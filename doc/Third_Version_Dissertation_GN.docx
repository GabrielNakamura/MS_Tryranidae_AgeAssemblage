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171C3" w14:textId="77777777" w:rsidR="00525A2F" w:rsidRPr="006A1028" w:rsidRDefault="00525A2F" w:rsidP="00525A2F">
      <w:pPr>
        <w:spacing w:line="236" w:lineRule="auto"/>
        <w:ind w:left="980" w:right="986"/>
        <w:jc w:val="center"/>
        <w:rPr>
          <w:rFonts w:ascii="Times New Roman" w:eastAsia="Arial" w:hAnsi="Times New Roman" w:cs="Times New Roman"/>
          <w:sz w:val="24"/>
          <w:szCs w:val="24"/>
          <w:lang w:val="pt-BR"/>
        </w:rPr>
      </w:pPr>
      <w:r w:rsidRPr="006A1028">
        <w:rPr>
          <w:rFonts w:ascii="Times New Roman" w:hAnsi="Times New Roman" w:cs="Times New Roman"/>
          <w:noProof/>
          <w:sz w:val="24"/>
          <w:szCs w:val="24"/>
        </w:rPr>
        <w:drawing>
          <wp:anchor distT="0" distB="0" distL="114300" distR="114300" simplePos="0" relativeHeight="251659264" behindDoc="1" locked="0" layoutInCell="1" allowOverlap="1" wp14:anchorId="7FCC1855" wp14:editId="53CE6D83">
            <wp:simplePos x="0" y="0"/>
            <wp:positionH relativeFrom="page">
              <wp:posOffset>932815</wp:posOffset>
            </wp:positionH>
            <wp:positionV relativeFrom="page">
              <wp:posOffset>1052830</wp:posOffset>
            </wp:positionV>
            <wp:extent cx="400050" cy="56197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0050" cy="561975"/>
                    </a:xfrm>
                    <a:prstGeom prst="rect">
                      <a:avLst/>
                    </a:prstGeom>
                    <a:noFill/>
                  </pic:spPr>
                </pic:pic>
              </a:graphicData>
            </a:graphic>
            <wp14:sizeRelH relativeFrom="page">
              <wp14:pctWidth>0</wp14:pctWidth>
            </wp14:sizeRelH>
            <wp14:sizeRelV relativeFrom="page">
              <wp14:pctHeight>0</wp14:pctHeight>
            </wp14:sizeRelV>
          </wp:anchor>
        </w:drawing>
      </w:r>
      <w:r w:rsidRPr="006A1028">
        <w:rPr>
          <w:rFonts w:ascii="Times New Roman" w:hAnsi="Times New Roman" w:cs="Times New Roman"/>
          <w:noProof/>
          <w:sz w:val="24"/>
          <w:szCs w:val="24"/>
        </w:rPr>
        <w:drawing>
          <wp:anchor distT="0" distB="0" distL="114300" distR="114300" simplePos="0" relativeHeight="251660288" behindDoc="1" locked="0" layoutInCell="1" allowOverlap="1" wp14:anchorId="314C2584" wp14:editId="5147F425">
            <wp:simplePos x="0" y="0"/>
            <wp:positionH relativeFrom="page">
              <wp:posOffset>6391275</wp:posOffset>
            </wp:positionH>
            <wp:positionV relativeFrom="page">
              <wp:posOffset>1055370</wp:posOffset>
            </wp:positionV>
            <wp:extent cx="571500" cy="5397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500" cy="539750"/>
                    </a:xfrm>
                    <a:prstGeom prst="rect">
                      <a:avLst/>
                    </a:prstGeom>
                    <a:noFill/>
                  </pic:spPr>
                </pic:pic>
              </a:graphicData>
            </a:graphic>
            <wp14:sizeRelH relativeFrom="page">
              <wp14:pctWidth>0</wp14:pctWidth>
            </wp14:sizeRelH>
            <wp14:sizeRelV relativeFrom="page">
              <wp14:pctHeight>0</wp14:pctHeight>
            </wp14:sizeRelV>
          </wp:anchor>
        </w:drawing>
      </w:r>
      <w:r w:rsidRPr="006A1028">
        <w:rPr>
          <w:rFonts w:ascii="Times New Roman" w:eastAsia="Arial" w:hAnsi="Times New Roman" w:cs="Times New Roman"/>
          <w:sz w:val="24"/>
          <w:szCs w:val="24"/>
          <w:lang w:val="pt-BR"/>
        </w:rPr>
        <w:t xml:space="preserve">UNIVERSIDADE FEDERAL DO RIO GRANDE DO SUL INSTITUTO DE BIOCIÊNCIAS </w:t>
      </w:r>
    </w:p>
    <w:p w14:paraId="52C63F3A" w14:textId="77777777" w:rsidR="00525A2F" w:rsidRPr="006A1028" w:rsidRDefault="00525A2F" w:rsidP="00525A2F">
      <w:pPr>
        <w:spacing w:line="236" w:lineRule="auto"/>
        <w:ind w:left="980" w:right="986"/>
        <w:jc w:val="center"/>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PROGRAMA DE PÓS-GRADUAÇÃO EM ECOLOGIA</w:t>
      </w:r>
    </w:p>
    <w:p w14:paraId="1A746871"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7ED77EC1"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C26ABCC"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62998A59"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375D5EFC"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1411BD8B"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07A148BA"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516FC922"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4883F4B8"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095008BE"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5E6C28F4"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766C00DD" w14:textId="77777777" w:rsidR="00525A2F" w:rsidRPr="006A1028" w:rsidRDefault="00525A2F" w:rsidP="00525A2F">
      <w:pPr>
        <w:spacing w:line="284" w:lineRule="exact"/>
        <w:rPr>
          <w:rFonts w:ascii="Times New Roman" w:eastAsia="Times New Roman" w:hAnsi="Times New Roman" w:cs="Times New Roman"/>
          <w:sz w:val="24"/>
          <w:szCs w:val="24"/>
          <w:lang w:val="pt-BR"/>
        </w:rPr>
      </w:pPr>
    </w:p>
    <w:p w14:paraId="286A1187" w14:textId="77777777" w:rsidR="00525A2F" w:rsidRPr="006A1028" w:rsidRDefault="00525A2F" w:rsidP="00525A2F">
      <w:pPr>
        <w:spacing w:line="0" w:lineRule="atLeast"/>
        <w:ind w:right="-13"/>
        <w:jc w:val="center"/>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Dissertação de Mestrado</w:t>
      </w:r>
    </w:p>
    <w:p w14:paraId="082F299C"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145BF6AE"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7131CBF"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3429352"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4C1A72A7"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DAD3D8C"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6A1EE545"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3E4E77DC"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63590D0F"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6A56E5FE"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2C2308B"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0ECD1439" w14:textId="77777777" w:rsidR="00525A2F" w:rsidRPr="006A1028" w:rsidRDefault="00525A2F" w:rsidP="00525A2F">
      <w:pPr>
        <w:spacing w:line="360" w:lineRule="auto"/>
        <w:rPr>
          <w:rFonts w:ascii="Times New Roman" w:eastAsia="Times New Roman" w:hAnsi="Times New Roman" w:cs="Times New Roman"/>
          <w:sz w:val="24"/>
          <w:szCs w:val="24"/>
          <w:lang w:val="pt-BR"/>
        </w:rPr>
      </w:pPr>
    </w:p>
    <w:p w14:paraId="6C8D8C5F" w14:textId="77777777" w:rsidR="00525A2F" w:rsidRPr="006A1028" w:rsidRDefault="00525A2F" w:rsidP="00525A2F">
      <w:pPr>
        <w:spacing w:line="360" w:lineRule="auto"/>
        <w:jc w:val="center"/>
        <w:rPr>
          <w:rFonts w:ascii="Times New Roman" w:eastAsia="Times New Roman" w:hAnsi="Times New Roman" w:cs="Times New Roman"/>
          <w:i/>
          <w:sz w:val="24"/>
          <w:szCs w:val="24"/>
          <w:lang w:val="pt-BR"/>
        </w:rPr>
      </w:pPr>
      <w:r w:rsidRPr="006A1028">
        <w:rPr>
          <w:rFonts w:ascii="Times New Roman" w:eastAsia="Times New Roman" w:hAnsi="Times New Roman" w:cs="Times New Roman"/>
          <w:i/>
          <w:sz w:val="24"/>
          <w:szCs w:val="24"/>
          <w:lang w:val="pt-BR"/>
        </w:rPr>
        <w:t>Gradiente latitudinal de riqueza de espécies:</w:t>
      </w:r>
    </w:p>
    <w:p w14:paraId="0D4F0529" w14:textId="77777777" w:rsidR="00525A2F" w:rsidRPr="006A1028" w:rsidRDefault="00525A2F" w:rsidP="00525A2F">
      <w:pPr>
        <w:spacing w:line="360" w:lineRule="auto"/>
        <w:jc w:val="center"/>
        <w:rPr>
          <w:rFonts w:ascii="Times New Roman" w:eastAsia="Times New Roman" w:hAnsi="Times New Roman" w:cs="Times New Roman"/>
          <w:sz w:val="24"/>
          <w:szCs w:val="24"/>
          <w:lang w:val="pt-BR"/>
        </w:rPr>
      </w:pPr>
      <w:r w:rsidRPr="006A1028">
        <w:rPr>
          <w:rFonts w:ascii="Times New Roman" w:eastAsia="Times New Roman" w:hAnsi="Times New Roman" w:cs="Times New Roman"/>
          <w:i/>
          <w:sz w:val="24"/>
          <w:szCs w:val="24"/>
          <w:lang w:val="pt-BR"/>
        </w:rPr>
        <w:t xml:space="preserve"> A evolução pode explicar este padrão?</w:t>
      </w:r>
    </w:p>
    <w:p w14:paraId="2B85B80F"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43F2D9D6"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569BBE08"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FD62A33"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461DB294"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7C58BF9D" w14:textId="77777777" w:rsidR="00525A2F" w:rsidRPr="006A1028" w:rsidRDefault="00525A2F" w:rsidP="00525A2F">
      <w:pPr>
        <w:spacing w:line="360" w:lineRule="auto"/>
        <w:rPr>
          <w:rFonts w:ascii="Times New Roman" w:eastAsia="Times New Roman" w:hAnsi="Times New Roman" w:cs="Times New Roman"/>
          <w:sz w:val="24"/>
          <w:szCs w:val="24"/>
          <w:lang w:val="pt-BR"/>
        </w:rPr>
      </w:pPr>
    </w:p>
    <w:p w14:paraId="73BBE0CB"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09ABC835"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1E2C417E"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2D94702" w14:textId="77777777" w:rsidR="00525A2F" w:rsidRPr="006A1028" w:rsidRDefault="00525A2F" w:rsidP="00525A2F">
      <w:pPr>
        <w:spacing w:line="282" w:lineRule="exact"/>
        <w:rPr>
          <w:rFonts w:ascii="Times New Roman" w:eastAsia="Times New Roman" w:hAnsi="Times New Roman" w:cs="Times New Roman"/>
          <w:sz w:val="24"/>
          <w:szCs w:val="24"/>
          <w:lang w:val="pt-BR"/>
        </w:rPr>
      </w:pPr>
    </w:p>
    <w:p w14:paraId="0485CF1A" w14:textId="77777777" w:rsidR="00525A2F" w:rsidRPr="006A1028" w:rsidRDefault="00525A2F" w:rsidP="00525A2F">
      <w:pPr>
        <w:spacing w:line="0" w:lineRule="atLeast"/>
        <w:ind w:right="-13"/>
        <w:jc w:val="center"/>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 xml:space="preserve">Alina van </w:t>
      </w:r>
      <w:proofErr w:type="spellStart"/>
      <w:r w:rsidRPr="006A1028">
        <w:rPr>
          <w:rFonts w:ascii="Times New Roman" w:eastAsia="Arial" w:hAnsi="Times New Roman" w:cs="Times New Roman"/>
          <w:sz w:val="24"/>
          <w:szCs w:val="24"/>
          <w:lang w:val="pt-BR"/>
        </w:rPr>
        <w:t>Dijk</w:t>
      </w:r>
      <w:proofErr w:type="spellEnd"/>
    </w:p>
    <w:p w14:paraId="1C66D4D7"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FFFFF05"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0AE71E2A"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5F7CDF56"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5490DB47"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5439285B"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FCE04AD"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0D961D9E"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52FAF5C9"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00B4137D"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175C525E"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4BD09D37"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1D2C2DBF"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42E3C39D"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36D445F6"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088CC5BD"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1B8A8F32"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2DA43919"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102F35F2"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7E3551C9"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5E8F9A28" w14:textId="77777777" w:rsidR="00525A2F" w:rsidRPr="006A1028" w:rsidRDefault="00525A2F" w:rsidP="00525A2F">
      <w:pPr>
        <w:spacing w:line="358" w:lineRule="exact"/>
        <w:rPr>
          <w:rFonts w:ascii="Times New Roman" w:eastAsia="Times New Roman" w:hAnsi="Times New Roman" w:cs="Times New Roman"/>
          <w:sz w:val="24"/>
          <w:szCs w:val="24"/>
          <w:lang w:val="pt-BR"/>
        </w:rPr>
      </w:pPr>
    </w:p>
    <w:p w14:paraId="4619E066" w14:textId="77777777" w:rsidR="00525A2F" w:rsidRPr="006A1028" w:rsidRDefault="001D226E" w:rsidP="00525A2F">
      <w:pPr>
        <w:spacing w:line="0" w:lineRule="atLeast"/>
        <w:ind w:right="-13"/>
        <w:jc w:val="center"/>
        <w:rPr>
          <w:rFonts w:ascii="Times New Roman" w:eastAsia="Arial" w:hAnsi="Times New Roman" w:cs="Times New Roman"/>
          <w:sz w:val="24"/>
          <w:szCs w:val="24"/>
          <w:lang w:val="pt-BR"/>
        </w:rPr>
      </w:pPr>
      <w:r>
        <w:rPr>
          <w:rFonts w:ascii="Times New Roman" w:eastAsia="Arial" w:hAnsi="Times New Roman" w:cs="Times New Roman"/>
          <w:sz w:val="24"/>
          <w:szCs w:val="24"/>
          <w:lang w:val="pt-BR"/>
        </w:rPr>
        <w:t xml:space="preserve">Porto Alegre, </w:t>
      </w:r>
      <w:r w:rsidR="00897A94">
        <w:rPr>
          <w:rFonts w:ascii="Times New Roman" w:eastAsia="Arial" w:hAnsi="Times New Roman" w:cs="Times New Roman"/>
          <w:sz w:val="24"/>
          <w:szCs w:val="24"/>
          <w:lang w:val="pt-BR"/>
        </w:rPr>
        <w:t xml:space="preserve">Agosto </w:t>
      </w:r>
      <w:r w:rsidR="00525A2F" w:rsidRPr="006A1028">
        <w:rPr>
          <w:rFonts w:ascii="Times New Roman" w:eastAsia="Arial" w:hAnsi="Times New Roman" w:cs="Times New Roman"/>
          <w:sz w:val="24"/>
          <w:szCs w:val="24"/>
          <w:lang w:val="pt-BR"/>
        </w:rPr>
        <w:t>de 2019.</w:t>
      </w:r>
    </w:p>
    <w:p w14:paraId="69C28A29" w14:textId="77777777" w:rsidR="00525A2F" w:rsidRPr="000E4D5F" w:rsidRDefault="00525A2F" w:rsidP="00525A2F">
      <w:pPr>
        <w:spacing w:line="0" w:lineRule="atLeast"/>
        <w:ind w:right="-13"/>
        <w:jc w:val="center"/>
        <w:rPr>
          <w:rFonts w:ascii="Arial" w:eastAsia="Arial" w:hAnsi="Arial"/>
          <w:sz w:val="24"/>
          <w:lang w:val="pt-BR"/>
        </w:rPr>
        <w:sectPr w:rsidR="00525A2F" w:rsidRPr="000E4D5F" w:rsidSect="00525A2F">
          <w:footerReference w:type="default" r:id="rId10"/>
          <w:pgSz w:w="11900" w:h="16838"/>
          <w:pgMar w:top="1440" w:right="1440" w:bottom="1006" w:left="1440" w:header="0" w:footer="0" w:gutter="0"/>
          <w:cols w:space="0" w:equalWidth="0">
            <w:col w:w="9026"/>
          </w:cols>
          <w:titlePg/>
          <w:docGrid w:linePitch="360"/>
        </w:sectPr>
      </w:pPr>
    </w:p>
    <w:p w14:paraId="673B3051" w14:textId="77777777" w:rsidR="00525A2F" w:rsidRPr="000E4D5F" w:rsidRDefault="00525A2F" w:rsidP="00525A2F">
      <w:pPr>
        <w:spacing w:line="200" w:lineRule="exact"/>
        <w:rPr>
          <w:rFonts w:ascii="Times New Roman" w:eastAsia="Times New Roman" w:hAnsi="Times New Roman"/>
          <w:lang w:val="pt-BR"/>
        </w:rPr>
      </w:pPr>
      <w:bookmarkStart w:id="0" w:name="page2"/>
      <w:bookmarkEnd w:id="0"/>
    </w:p>
    <w:p w14:paraId="64B98311" w14:textId="77777777" w:rsidR="00525A2F" w:rsidRPr="000E4D5F" w:rsidRDefault="00525A2F" w:rsidP="00525A2F">
      <w:pPr>
        <w:spacing w:line="200" w:lineRule="exact"/>
        <w:rPr>
          <w:rFonts w:ascii="Times New Roman" w:eastAsia="Times New Roman" w:hAnsi="Times New Roman"/>
          <w:lang w:val="pt-BR"/>
        </w:rPr>
      </w:pPr>
    </w:p>
    <w:p w14:paraId="3BE615BE" w14:textId="77777777" w:rsidR="00525A2F" w:rsidRPr="000E4D5F" w:rsidRDefault="00525A2F" w:rsidP="00525A2F">
      <w:pPr>
        <w:spacing w:line="200" w:lineRule="exact"/>
        <w:rPr>
          <w:rFonts w:ascii="Times New Roman" w:eastAsia="Times New Roman" w:hAnsi="Times New Roman"/>
          <w:lang w:val="pt-BR"/>
        </w:rPr>
      </w:pPr>
    </w:p>
    <w:p w14:paraId="04DCE974" w14:textId="77777777" w:rsidR="00525A2F" w:rsidRPr="000E4D5F" w:rsidRDefault="00525A2F" w:rsidP="00525A2F">
      <w:pPr>
        <w:spacing w:line="200" w:lineRule="exact"/>
        <w:rPr>
          <w:rFonts w:ascii="Times New Roman" w:eastAsia="Times New Roman" w:hAnsi="Times New Roman"/>
          <w:lang w:val="pt-BR"/>
        </w:rPr>
      </w:pPr>
    </w:p>
    <w:p w14:paraId="29F4A8EF" w14:textId="77777777" w:rsidR="00525A2F" w:rsidRPr="000E4D5F" w:rsidRDefault="00525A2F" w:rsidP="00525A2F">
      <w:pPr>
        <w:spacing w:line="200" w:lineRule="exact"/>
        <w:rPr>
          <w:rFonts w:ascii="Times New Roman" w:eastAsia="Times New Roman" w:hAnsi="Times New Roman"/>
          <w:lang w:val="pt-BR"/>
        </w:rPr>
      </w:pPr>
    </w:p>
    <w:p w14:paraId="2A01AF98" w14:textId="77777777" w:rsidR="00525A2F" w:rsidRPr="000E4D5F" w:rsidRDefault="00525A2F" w:rsidP="00525A2F">
      <w:pPr>
        <w:spacing w:line="200" w:lineRule="exact"/>
        <w:rPr>
          <w:rFonts w:ascii="Times New Roman" w:eastAsia="Times New Roman" w:hAnsi="Times New Roman"/>
          <w:lang w:val="pt-BR"/>
        </w:rPr>
      </w:pPr>
    </w:p>
    <w:p w14:paraId="1DBA1ABC" w14:textId="77777777" w:rsidR="00525A2F" w:rsidRDefault="00525A2F" w:rsidP="00525A2F">
      <w:pPr>
        <w:spacing w:line="200" w:lineRule="exact"/>
        <w:rPr>
          <w:rFonts w:ascii="Times New Roman" w:eastAsia="Times New Roman" w:hAnsi="Times New Roman"/>
          <w:lang w:val="pt-BR"/>
        </w:rPr>
      </w:pPr>
    </w:p>
    <w:p w14:paraId="07A060D6" w14:textId="77777777" w:rsidR="00525A2F" w:rsidRDefault="00525A2F" w:rsidP="00525A2F">
      <w:pPr>
        <w:spacing w:line="200" w:lineRule="exact"/>
        <w:rPr>
          <w:rFonts w:ascii="Times New Roman" w:eastAsia="Times New Roman" w:hAnsi="Times New Roman"/>
          <w:lang w:val="pt-BR"/>
        </w:rPr>
      </w:pPr>
    </w:p>
    <w:p w14:paraId="2EAFB09C" w14:textId="77777777" w:rsidR="00525A2F" w:rsidRPr="000E4D5F" w:rsidRDefault="00525A2F" w:rsidP="00525A2F">
      <w:pPr>
        <w:spacing w:line="200" w:lineRule="exact"/>
        <w:rPr>
          <w:rFonts w:ascii="Times New Roman" w:eastAsia="Times New Roman" w:hAnsi="Times New Roman"/>
          <w:lang w:val="pt-BR"/>
        </w:rPr>
      </w:pPr>
    </w:p>
    <w:p w14:paraId="2517135C" w14:textId="77777777" w:rsidR="00525A2F" w:rsidRPr="000E4D5F" w:rsidRDefault="00525A2F" w:rsidP="00525A2F">
      <w:pPr>
        <w:spacing w:line="200" w:lineRule="exact"/>
        <w:rPr>
          <w:rFonts w:ascii="Times New Roman" w:eastAsia="Times New Roman" w:hAnsi="Times New Roman"/>
          <w:lang w:val="pt-BR"/>
        </w:rPr>
      </w:pPr>
    </w:p>
    <w:p w14:paraId="014E7D3A" w14:textId="77777777" w:rsidR="00525A2F" w:rsidRPr="000E4D5F" w:rsidRDefault="00525A2F" w:rsidP="00525A2F">
      <w:pPr>
        <w:spacing w:line="200" w:lineRule="exact"/>
        <w:rPr>
          <w:rFonts w:ascii="Times New Roman" w:eastAsia="Times New Roman" w:hAnsi="Times New Roman"/>
          <w:lang w:val="pt-BR"/>
        </w:rPr>
      </w:pPr>
    </w:p>
    <w:p w14:paraId="3B26D484" w14:textId="77777777" w:rsidR="00525A2F" w:rsidRPr="000E4D5F" w:rsidRDefault="00525A2F" w:rsidP="00525A2F">
      <w:pPr>
        <w:spacing w:line="360" w:lineRule="auto"/>
        <w:rPr>
          <w:rFonts w:ascii="Times New Roman" w:eastAsia="Times New Roman" w:hAnsi="Times New Roman"/>
          <w:lang w:val="pt-BR"/>
        </w:rPr>
      </w:pPr>
    </w:p>
    <w:p w14:paraId="5BB39981" w14:textId="77777777" w:rsidR="00525A2F" w:rsidRDefault="00525A2F" w:rsidP="00525A2F">
      <w:pPr>
        <w:spacing w:line="360" w:lineRule="auto"/>
        <w:jc w:val="center"/>
        <w:rPr>
          <w:rFonts w:ascii="Times New Roman" w:eastAsia="Times New Roman" w:hAnsi="Times New Roman"/>
          <w:i/>
          <w:sz w:val="28"/>
          <w:szCs w:val="28"/>
          <w:lang w:val="pt-BR"/>
        </w:rPr>
      </w:pPr>
      <w:r>
        <w:rPr>
          <w:rFonts w:ascii="Times New Roman" w:eastAsia="Times New Roman" w:hAnsi="Times New Roman"/>
          <w:i/>
          <w:sz w:val="28"/>
          <w:szCs w:val="28"/>
          <w:lang w:val="pt-BR"/>
        </w:rPr>
        <w:t>G</w:t>
      </w:r>
      <w:r w:rsidRPr="0052268A">
        <w:rPr>
          <w:rFonts w:ascii="Times New Roman" w:eastAsia="Times New Roman" w:hAnsi="Times New Roman"/>
          <w:i/>
          <w:sz w:val="28"/>
          <w:szCs w:val="28"/>
          <w:lang w:val="pt-BR"/>
        </w:rPr>
        <w:t>radiente latitudinal de riqueza de espécies:</w:t>
      </w:r>
    </w:p>
    <w:p w14:paraId="1414CF18" w14:textId="77777777" w:rsidR="00525A2F" w:rsidRPr="0052268A" w:rsidRDefault="00525A2F" w:rsidP="00525A2F">
      <w:pPr>
        <w:spacing w:line="360" w:lineRule="auto"/>
        <w:jc w:val="center"/>
        <w:rPr>
          <w:rFonts w:ascii="Times New Roman" w:eastAsia="Times New Roman" w:hAnsi="Times New Roman"/>
          <w:sz w:val="28"/>
          <w:szCs w:val="28"/>
          <w:lang w:val="pt-BR"/>
        </w:rPr>
      </w:pPr>
      <w:r>
        <w:rPr>
          <w:rFonts w:ascii="Times New Roman" w:eastAsia="Times New Roman" w:hAnsi="Times New Roman"/>
          <w:i/>
          <w:sz w:val="28"/>
          <w:szCs w:val="28"/>
          <w:lang w:val="pt-BR"/>
        </w:rPr>
        <w:t xml:space="preserve"> A </w:t>
      </w:r>
      <w:r w:rsidRPr="0052268A">
        <w:rPr>
          <w:rFonts w:ascii="Times New Roman" w:eastAsia="Times New Roman" w:hAnsi="Times New Roman"/>
          <w:i/>
          <w:sz w:val="28"/>
          <w:szCs w:val="28"/>
          <w:lang w:val="pt-BR"/>
        </w:rPr>
        <w:t xml:space="preserve">evolução </w:t>
      </w:r>
      <w:r>
        <w:rPr>
          <w:rFonts w:ascii="Times New Roman" w:eastAsia="Times New Roman" w:hAnsi="Times New Roman"/>
          <w:i/>
          <w:sz w:val="28"/>
          <w:szCs w:val="28"/>
          <w:lang w:val="pt-BR"/>
        </w:rPr>
        <w:t xml:space="preserve">pode </w:t>
      </w:r>
      <w:r w:rsidRPr="0052268A">
        <w:rPr>
          <w:rFonts w:ascii="Times New Roman" w:eastAsia="Times New Roman" w:hAnsi="Times New Roman"/>
          <w:i/>
          <w:sz w:val="28"/>
          <w:szCs w:val="28"/>
          <w:lang w:val="pt-BR"/>
        </w:rPr>
        <w:t>explicar este padrão?</w:t>
      </w:r>
    </w:p>
    <w:p w14:paraId="7D598E67" w14:textId="77777777" w:rsidR="00525A2F" w:rsidRPr="000E4D5F" w:rsidRDefault="00525A2F" w:rsidP="00525A2F">
      <w:pPr>
        <w:spacing w:line="200" w:lineRule="exact"/>
        <w:rPr>
          <w:rFonts w:ascii="Times New Roman" w:eastAsia="Times New Roman" w:hAnsi="Times New Roman"/>
          <w:sz w:val="24"/>
          <w:lang w:val="pt-BR"/>
        </w:rPr>
      </w:pPr>
    </w:p>
    <w:p w14:paraId="6FB8F895" w14:textId="77777777" w:rsidR="00525A2F" w:rsidRPr="000E4D5F" w:rsidRDefault="00525A2F" w:rsidP="00525A2F">
      <w:pPr>
        <w:spacing w:line="0" w:lineRule="atLeast"/>
        <w:ind w:right="6"/>
        <w:jc w:val="center"/>
        <w:rPr>
          <w:rFonts w:ascii="Times New Roman" w:eastAsia="Times New Roman" w:hAnsi="Times New Roman"/>
          <w:i/>
          <w:sz w:val="27"/>
          <w:lang w:val="pt-BR"/>
        </w:rPr>
      </w:pPr>
    </w:p>
    <w:p w14:paraId="26254D03" w14:textId="77777777" w:rsidR="00525A2F" w:rsidRPr="000E4D5F" w:rsidRDefault="00525A2F" w:rsidP="00525A2F">
      <w:pPr>
        <w:spacing w:line="200" w:lineRule="exact"/>
        <w:rPr>
          <w:rFonts w:ascii="Times New Roman" w:eastAsia="Times New Roman" w:hAnsi="Times New Roman"/>
          <w:lang w:val="pt-BR"/>
        </w:rPr>
      </w:pPr>
    </w:p>
    <w:p w14:paraId="000840B0" w14:textId="77777777" w:rsidR="00525A2F" w:rsidRPr="000E4D5F" w:rsidRDefault="00525A2F" w:rsidP="00525A2F">
      <w:pPr>
        <w:spacing w:line="200" w:lineRule="exact"/>
        <w:rPr>
          <w:rFonts w:ascii="Times New Roman" w:eastAsia="Times New Roman" w:hAnsi="Times New Roman"/>
          <w:lang w:val="pt-BR"/>
        </w:rPr>
      </w:pPr>
    </w:p>
    <w:p w14:paraId="57A6562F" w14:textId="77777777" w:rsidR="00525A2F" w:rsidRPr="000E4D5F" w:rsidRDefault="00525A2F" w:rsidP="00525A2F">
      <w:pPr>
        <w:spacing w:line="200" w:lineRule="exact"/>
        <w:rPr>
          <w:rFonts w:ascii="Times New Roman" w:eastAsia="Times New Roman" w:hAnsi="Times New Roman"/>
          <w:lang w:val="pt-BR"/>
        </w:rPr>
      </w:pPr>
    </w:p>
    <w:p w14:paraId="23453666" w14:textId="77777777" w:rsidR="00525A2F" w:rsidRPr="000E4D5F" w:rsidRDefault="00525A2F" w:rsidP="00525A2F">
      <w:pPr>
        <w:spacing w:line="200" w:lineRule="exact"/>
        <w:rPr>
          <w:rFonts w:ascii="Times New Roman" w:eastAsia="Times New Roman" w:hAnsi="Times New Roman"/>
          <w:lang w:val="pt-BR"/>
        </w:rPr>
      </w:pPr>
    </w:p>
    <w:p w14:paraId="3144A8B1" w14:textId="77777777" w:rsidR="00525A2F" w:rsidRPr="000E4D5F" w:rsidRDefault="00525A2F" w:rsidP="00525A2F">
      <w:pPr>
        <w:spacing w:line="200" w:lineRule="exact"/>
        <w:rPr>
          <w:rFonts w:ascii="Times New Roman" w:eastAsia="Times New Roman" w:hAnsi="Times New Roman"/>
          <w:lang w:val="pt-BR"/>
        </w:rPr>
      </w:pPr>
    </w:p>
    <w:p w14:paraId="32086CA3" w14:textId="77777777" w:rsidR="00525A2F" w:rsidRPr="000E4D5F" w:rsidRDefault="00525A2F" w:rsidP="00525A2F">
      <w:pPr>
        <w:spacing w:line="200" w:lineRule="exact"/>
        <w:rPr>
          <w:rFonts w:ascii="Times New Roman" w:eastAsia="Times New Roman" w:hAnsi="Times New Roman"/>
          <w:lang w:val="pt-BR"/>
        </w:rPr>
      </w:pPr>
    </w:p>
    <w:p w14:paraId="083C76FF" w14:textId="77777777" w:rsidR="00525A2F" w:rsidRPr="000E4D5F" w:rsidRDefault="00525A2F" w:rsidP="00525A2F">
      <w:pPr>
        <w:spacing w:line="223" w:lineRule="exact"/>
        <w:rPr>
          <w:rFonts w:ascii="Times New Roman" w:eastAsia="Times New Roman" w:hAnsi="Times New Roman"/>
          <w:lang w:val="pt-BR"/>
        </w:rPr>
      </w:pPr>
    </w:p>
    <w:p w14:paraId="12ADB695" w14:textId="77777777" w:rsidR="00525A2F" w:rsidRPr="000E4D5F" w:rsidRDefault="00525A2F" w:rsidP="00525A2F">
      <w:pPr>
        <w:spacing w:line="360" w:lineRule="auto"/>
        <w:ind w:right="6"/>
        <w:jc w:val="center"/>
        <w:rPr>
          <w:rFonts w:ascii="Times New Roman" w:eastAsia="Times New Roman" w:hAnsi="Times New Roman"/>
          <w:lang w:val="pt-BR"/>
        </w:rPr>
      </w:pPr>
      <w:r>
        <w:rPr>
          <w:rFonts w:ascii="Times New Roman" w:eastAsia="Times New Roman" w:hAnsi="Times New Roman"/>
          <w:sz w:val="24"/>
          <w:lang w:val="pt-BR"/>
        </w:rPr>
        <w:t xml:space="preserve">Alina van </w:t>
      </w:r>
      <w:proofErr w:type="spellStart"/>
      <w:r>
        <w:rPr>
          <w:rFonts w:ascii="Times New Roman" w:eastAsia="Times New Roman" w:hAnsi="Times New Roman"/>
          <w:sz w:val="24"/>
          <w:lang w:val="pt-BR"/>
        </w:rPr>
        <w:t>Dijk</w:t>
      </w:r>
      <w:proofErr w:type="spellEnd"/>
    </w:p>
    <w:p w14:paraId="2D423079" w14:textId="77777777" w:rsidR="00525A2F" w:rsidRPr="000E4D5F" w:rsidRDefault="00525A2F" w:rsidP="00525A2F">
      <w:pPr>
        <w:spacing w:line="200" w:lineRule="exact"/>
        <w:rPr>
          <w:rFonts w:ascii="Times New Roman" w:eastAsia="Times New Roman" w:hAnsi="Times New Roman"/>
          <w:lang w:val="pt-BR"/>
        </w:rPr>
      </w:pPr>
    </w:p>
    <w:p w14:paraId="5F4A4A3A" w14:textId="77777777" w:rsidR="00525A2F" w:rsidRPr="000E4D5F" w:rsidRDefault="00525A2F" w:rsidP="00525A2F">
      <w:pPr>
        <w:spacing w:line="200" w:lineRule="exact"/>
        <w:rPr>
          <w:rFonts w:ascii="Times New Roman" w:eastAsia="Times New Roman" w:hAnsi="Times New Roman"/>
          <w:lang w:val="pt-BR"/>
        </w:rPr>
      </w:pPr>
    </w:p>
    <w:p w14:paraId="400E7CB8" w14:textId="77777777" w:rsidR="00525A2F" w:rsidRPr="000E4D5F" w:rsidRDefault="00525A2F" w:rsidP="00525A2F">
      <w:pPr>
        <w:spacing w:line="200" w:lineRule="exact"/>
        <w:rPr>
          <w:rFonts w:ascii="Times New Roman" w:eastAsia="Times New Roman" w:hAnsi="Times New Roman"/>
          <w:lang w:val="pt-BR"/>
        </w:rPr>
      </w:pPr>
    </w:p>
    <w:p w14:paraId="06D37D08" w14:textId="77777777" w:rsidR="00525A2F" w:rsidRPr="000E4D5F" w:rsidRDefault="00525A2F" w:rsidP="00525A2F">
      <w:pPr>
        <w:spacing w:line="200" w:lineRule="exact"/>
        <w:rPr>
          <w:rFonts w:ascii="Times New Roman" w:eastAsia="Times New Roman" w:hAnsi="Times New Roman"/>
          <w:lang w:val="pt-BR"/>
        </w:rPr>
      </w:pPr>
    </w:p>
    <w:p w14:paraId="7A705BBE" w14:textId="77777777" w:rsidR="00525A2F" w:rsidRPr="000E4D5F" w:rsidRDefault="00525A2F" w:rsidP="00525A2F">
      <w:pPr>
        <w:spacing w:line="253" w:lineRule="exact"/>
        <w:rPr>
          <w:rFonts w:ascii="Times New Roman" w:eastAsia="Times New Roman" w:hAnsi="Times New Roman"/>
          <w:lang w:val="pt-BR"/>
        </w:rPr>
      </w:pPr>
    </w:p>
    <w:p w14:paraId="437C7EEF" w14:textId="77777777" w:rsidR="00525A2F" w:rsidRPr="006A1028" w:rsidRDefault="00525A2F" w:rsidP="001D226E">
      <w:pPr>
        <w:spacing w:line="0" w:lineRule="atLeast"/>
        <w:ind w:left="4860" w:hanging="182"/>
        <w:jc w:val="both"/>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 xml:space="preserve">Dissertação apresentada ao </w:t>
      </w:r>
      <w:r w:rsidR="001D226E">
        <w:rPr>
          <w:rFonts w:ascii="Times New Roman" w:eastAsia="Arial" w:hAnsi="Times New Roman" w:cs="Times New Roman"/>
          <w:sz w:val="24"/>
          <w:szCs w:val="24"/>
          <w:lang w:val="pt-BR"/>
        </w:rPr>
        <w:t>P</w:t>
      </w:r>
      <w:r w:rsidRPr="006A1028">
        <w:rPr>
          <w:rFonts w:ascii="Times New Roman" w:eastAsia="Arial" w:hAnsi="Times New Roman" w:cs="Times New Roman"/>
          <w:sz w:val="24"/>
          <w:szCs w:val="24"/>
          <w:lang w:val="pt-BR"/>
        </w:rPr>
        <w:t>rograma de</w:t>
      </w:r>
    </w:p>
    <w:p w14:paraId="1A1E7ADB" w14:textId="77777777" w:rsidR="00525A2F" w:rsidRPr="006A1028" w:rsidRDefault="00525A2F" w:rsidP="001D226E">
      <w:pPr>
        <w:spacing w:line="22" w:lineRule="exact"/>
        <w:jc w:val="both"/>
        <w:rPr>
          <w:rFonts w:ascii="Times New Roman" w:eastAsia="Times New Roman" w:hAnsi="Times New Roman" w:cs="Times New Roman"/>
          <w:sz w:val="24"/>
          <w:szCs w:val="24"/>
          <w:lang w:val="pt-BR"/>
        </w:rPr>
      </w:pPr>
    </w:p>
    <w:p w14:paraId="1E5BE9D8" w14:textId="77777777" w:rsidR="00525A2F" w:rsidRPr="006A1028" w:rsidRDefault="00525A2F" w:rsidP="001D226E">
      <w:pPr>
        <w:tabs>
          <w:tab w:val="left" w:pos="6640"/>
          <w:tab w:val="left" w:pos="7260"/>
          <w:tab w:val="left" w:pos="8500"/>
        </w:tabs>
        <w:spacing w:line="0" w:lineRule="atLeast"/>
        <w:ind w:left="4860" w:hanging="182"/>
        <w:jc w:val="both"/>
        <w:rPr>
          <w:rFonts w:ascii="Times New Roman" w:eastAsia="Times New Roman" w:hAnsi="Times New Roman" w:cs="Times New Roman"/>
          <w:sz w:val="24"/>
          <w:szCs w:val="24"/>
          <w:lang w:val="pt-BR"/>
        </w:rPr>
      </w:pPr>
      <w:r w:rsidRPr="006A1028">
        <w:rPr>
          <w:rFonts w:ascii="Times New Roman" w:eastAsia="Arial" w:hAnsi="Times New Roman" w:cs="Times New Roman"/>
          <w:sz w:val="24"/>
          <w:szCs w:val="24"/>
          <w:lang w:val="pt-BR"/>
        </w:rPr>
        <w:t>Pós-Graduação</w:t>
      </w:r>
      <w:r w:rsidRPr="006A1028">
        <w:rPr>
          <w:rFonts w:ascii="Times New Roman" w:eastAsia="Times New Roman" w:hAnsi="Times New Roman" w:cs="Times New Roman"/>
          <w:sz w:val="24"/>
          <w:szCs w:val="24"/>
          <w:lang w:val="pt-BR"/>
        </w:rPr>
        <w:t xml:space="preserve"> </w:t>
      </w:r>
      <w:r w:rsidRPr="006A1028">
        <w:rPr>
          <w:rFonts w:ascii="Times New Roman" w:eastAsia="Arial" w:hAnsi="Times New Roman" w:cs="Times New Roman"/>
          <w:sz w:val="24"/>
          <w:szCs w:val="24"/>
          <w:lang w:val="pt-BR"/>
        </w:rPr>
        <w:t>em</w:t>
      </w:r>
      <w:r>
        <w:rPr>
          <w:rFonts w:ascii="Times New Roman" w:eastAsia="Times New Roman" w:hAnsi="Times New Roman" w:cs="Times New Roman"/>
          <w:sz w:val="24"/>
          <w:szCs w:val="24"/>
          <w:lang w:val="pt-BR"/>
        </w:rPr>
        <w:t xml:space="preserve"> </w:t>
      </w:r>
      <w:r w:rsidRPr="006A1028">
        <w:rPr>
          <w:rFonts w:ascii="Times New Roman" w:eastAsia="Arial" w:hAnsi="Times New Roman" w:cs="Times New Roman"/>
          <w:sz w:val="24"/>
          <w:szCs w:val="24"/>
          <w:lang w:val="pt-BR"/>
        </w:rPr>
        <w:t>Ecologia,</w:t>
      </w:r>
      <w:r w:rsidRPr="006A1028">
        <w:rPr>
          <w:rFonts w:ascii="Times New Roman" w:eastAsia="Times New Roman" w:hAnsi="Times New Roman" w:cs="Times New Roman"/>
          <w:sz w:val="24"/>
          <w:szCs w:val="24"/>
          <w:lang w:val="pt-BR"/>
        </w:rPr>
        <w:t xml:space="preserve"> </w:t>
      </w:r>
      <w:r w:rsidRPr="006A1028">
        <w:rPr>
          <w:rFonts w:ascii="Times New Roman" w:eastAsia="Arial" w:hAnsi="Times New Roman" w:cs="Times New Roman"/>
          <w:sz w:val="24"/>
          <w:szCs w:val="24"/>
          <w:lang w:val="pt-BR"/>
        </w:rPr>
        <w:t>do</w:t>
      </w:r>
      <w:r w:rsidR="001D226E">
        <w:rPr>
          <w:rFonts w:ascii="Times New Roman" w:eastAsia="Arial" w:hAnsi="Times New Roman" w:cs="Times New Roman"/>
          <w:sz w:val="24"/>
          <w:szCs w:val="24"/>
          <w:lang w:val="pt-BR"/>
        </w:rPr>
        <w:t xml:space="preserve"> </w:t>
      </w:r>
    </w:p>
    <w:p w14:paraId="4726C57B" w14:textId="77777777" w:rsidR="00525A2F" w:rsidRPr="006A1028" w:rsidRDefault="00525A2F" w:rsidP="001D226E">
      <w:pPr>
        <w:spacing w:line="0" w:lineRule="atLeast"/>
        <w:ind w:left="4860" w:hanging="182"/>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Instituto de Biociências da Universidade</w:t>
      </w:r>
    </w:p>
    <w:p w14:paraId="3572DA7F" w14:textId="77777777" w:rsidR="00525A2F" w:rsidRPr="006A1028" w:rsidRDefault="00525A2F" w:rsidP="001D226E">
      <w:pPr>
        <w:spacing w:line="35" w:lineRule="exact"/>
        <w:jc w:val="both"/>
        <w:rPr>
          <w:rFonts w:ascii="Times New Roman" w:eastAsia="Times New Roman" w:hAnsi="Times New Roman" w:cs="Times New Roman"/>
          <w:sz w:val="24"/>
          <w:szCs w:val="24"/>
          <w:lang w:val="pt-BR"/>
        </w:rPr>
      </w:pPr>
    </w:p>
    <w:p w14:paraId="123519AC" w14:textId="77777777" w:rsidR="00525A2F" w:rsidRPr="006A1028" w:rsidRDefault="00525A2F" w:rsidP="001D226E">
      <w:pPr>
        <w:spacing w:line="0" w:lineRule="atLeast"/>
        <w:ind w:left="4860" w:hanging="182"/>
        <w:jc w:val="both"/>
        <w:rPr>
          <w:rFonts w:ascii="Times New Roman" w:eastAsia="Times New Roman" w:hAnsi="Times New Roman" w:cs="Times New Roman"/>
          <w:sz w:val="24"/>
          <w:szCs w:val="24"/>
          <w:lang w:val="pt-BR"/>
        </w:rPr>
      </w:pPr>
      <w:r w:rsidRPr="006A1028">
        <w:rPr>
          <w:rFonts w:ascii="Times New Roman" w:eastAsia="Arial" w:hAnsi="Times New Roman" w:cs="Times New Roman"/>
          <w:sz w:val="24"/>
          <w:szCs w:val="24"/>
          <w:lang w:val="pt-BR"/>
        </w:rPr>
        <w:t xml:space="preserve">Federal do Rio </w:t>
      </w:r>
      <w:r>
        <w:rPr>
          <w:rFonts w:ascii="Times New Roman" w:eastAsia="Arial" w:hAnsi="Times New Roman" w:cs="Times New Roman"/>
          <w:sz w:val="24"/>
          <w:szCs w:val="24"/>
          <w:lang w:val="pt-BR"/>
        </w:rPr>
        <w:t xml:space="preserve">Grande do Sul, </w:t>
      </w:r>
      <w:r w:rsidRPr="006A1028">
        <w:rPr>
          <w:rFonts w:ascii="Times New Roman" w:eastAsia="Arial" w:hAnsi="Times New Roman" w:cs="Times New Roman"/>
          <w:sz w:val="24"/>
          <w:szCs w:val="24"/>
          <w:lang w:val="pt-BR"/>
        </w:rPr>
        <w:t>como</w:t>
      </w:r>
      <w:r w:rsidR="001D226E">
        <w:rPr>
          <w:rFonts w:ascii="Times New Roman" w:eastAsia="Arial" w:hAnsi="Times New Roman" w:cs="Times New Roman"/>
          <w:sz w:val="24"/>
          <w:szCs w:val="24"/>
          <w:lang w:val="pt-BR"/>
        </w:rPr>
        <w:t xml:space="preserve"> </w:t>
      </w:r>
    </w:p>
    <w:p w14:paraId="1A26A5AB" w14:textId="77777777" w:rsidR="00525A2F" w:rsidRPr="006A1028" w:rsidRDefault="00525A2F" w:rsidP="001D226E">
      <w:pPr>
        <w:spacing w:line="0" w:lineRule="atLeast"/>
        <w:ind w:left="4860" w:hanging="182"/>
        <w:jc w:val="both"/>
        <w:rPr>
          <w:rFonts w:ascii="Times New Roman" w:eastAsia="Arial" w:hAnsi="Times New Roman" w:cs="Times New Roman"/>
          <w:sz w:val="24"/>
          <w:szCs w:val="24"/>
          <w:lang w:val="pt-BR"/>
        </w:rPr>
      </w:pPr>
      <w:proofErr w:type="gramStart"/>
      <w:r w:rsidRPr="006A1028">
        <w:rPr>
          <w:rFonts w:ascii="Times New Roman" w:eastAsia="Arial" w:hAnsi="Times New Roman" w:cs="Times New Roman"/>
          <w:sz w:val="24"/>
          <w:szCs w:val="24"/>
          <w:lang w:val="pt-BR"/>
        </w:rPr>
        <w:t>parte  d</w:t>
      </w:r>
      <w:r w:rsidR="001D226E">
        <w:rPr>
          <w:rFonts w:ascii="Times New Roman" w:eastAsia="Arial" w:hAnsi="Times New Roman" w:cs="Times New Roman"/>
          <w:sz w:val="24"/>
          <w:szCs w:val="24"/>
          <w:lang w:val="pt-BR"/>
        </w:rPr>
        <w:t>os</w:t>
      </w:r>
      <w:proofErr w:type="gramEnd"/>
      <w:r w:rsidR="001D226E">
        <w:rPr>
          <w:rFonts w:ascii="Times New Roman" w:eastAsia="Arial" w:hAnsi="Times New Roman" w:cs="Times New Roman"/>
          <w:sz w:val="24"/>
          <w:szCs w:val="24"/>
          <w:lang w:val="pt-BR"/>
        </w:rPr>
        <w:t xml:space="preserve">  requisitos  para  obtenção </w:t>
      </w:r>
      <w:r w:rsidRPr="006A1028">
        <w:rPr>
          <w:rFonts w:ascii="Times New Roman" w:eastAsia="Arial" w:hAnsi="Times New Roman" w:cs="Times New Roman"/>
          <w:sz w:val="24"/>
          <w:szCs w:val="24"/>
          <w:lang w:val="pt-BR"/>
        </w:rPr>
        <w:t>do</w:t>
      </w:r>
    </w:p>
    <w:p w14:paraId="57AE3DDA" w14:textId="77777777" w:rsidR="00525A2F" w:rsidRPr="006A1028" w:rsidRDefault="00525A2F" w:rsidP="001D226E">
      <w:pPr>
        <w:spacing w:line="22" w:lineRule="exact"/>
        <w:jc w:val="both"/>
        <w:rPr>
          <w:rFonts w:ascii="Times New Roman" w:eastAsia="Times New Roman" w:hAnsi="Times New Roman" w:cs="Times New Roman"/>
          <w:sz w:val="24"/>
          <w:szCs w:val="24"/>
          <w:lang w:val="pt-BR"/>
        </w:rPr>
      </w:pPr>
    </w:p>
    <w:p w14:paraId="5287BEE4" w14:textId="77777777" w:rsidR="00525A2F" w:rsidRPr="006A1028" w:rsidRDefault="00525A2F" w:rsidP="001D226E">
      <w:pPr>
        <w:spacing w:line="0" w:lineRule="atLeast"/>
        <w:ind w:left="4860" w:hanging="182"/>
        <w:jc w:val="both"/>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título de Mestre em Ecologia.</w:t>
      </w:r>
    </w:p>
    <w:p w14:paraId="3CB323D8"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3F72E857"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36482766"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091C4D13" w14:textId="77777777" w:rsidR="00525A2F" w:rsidRPr="006A1028" w:rsidRDefault="00525A2F" w:rsidP="001D226E">
      <w:pPr>
        <w:spacing w:line="226" w:lineRule="exact"/>
        <w:jc w:val="both"/>
        <w:rPr>
          <w:rFonts w:ascii="Times New Roman" w:eastAsia="Times New Roman" w:hAnsi="Times New Roman" w:cs="Times New Roman"/>
          <w:sz w:val="24"/>
          <w:szCs w:val="24"/>
          <w:lang w:val="pt-BR"/>
        </w:rPr>
      </w:pPr>
    </w:p>
    <w:p w14:paraId="1DC57D4A" w14:textId="77777777" w:rsidR="00525A2F" w:rsidRPr="006A1028" w:rsidRDefault="001D226E" w:rsidP="001D226E">
      <w:pPr>
        <w:spacing w:line="0" w:lineRule="atLeast"/>
        <w:ind w:left="4678" w:firstLine="0"/>
        <w:jc w:val="both"/>
        <w:rPr>
          <w:rFonts w:ascii="Times New Roman" w:eastAsia="Arial" w:hAnsi="Times New Roman" w:cs="Times New Roman"/>
          <w:sz w:val="24"/>
          <w:szCs w:val="24"/>
          <w:lang w:val="pt-BR"/>
        </w:rPr>
      </w:pPr>
      <w:r>
        <w:rPr>
          <w:rFonts w:ascii="Times New Roman" w:eastAsia="Arial" w:hAnsi="Times New Roman" w:cs="Times New Roman"/>
          <w:sz w:val="24"/>
          <w:szCs w:val="24"/>
          <w:lang w:val="pt-BR"/>
        </w:rPr>
        <w:t xml:space="preserve">Orientador: Prof. Dr. Leandro S. </w:t>
      </w:r>
      <w:r w:rsidR="00525A2F" w:rsidRPr="006A1028">
        <w:rPr>
          <w:rFonts w:ascii="Times New Roman" w:eastAsia="Arial" w:hAnsi="Times New Roman" w:cs="Times New Roman"/>
          <w:sz w:val="24"/>
          <w:szCs w:val="24"/>
          <w:lang w:val="pt-BR"/>
        </w:rPr>
        <w:t>Duarte</w:t>
      </w:r>
    </w:p>
    <w:p w14:paraId="3C6439E1" w14:textId="77777777" w:rsidR="00525A2F" w:rsidRPr="006A1028" w:rsidRDefault="00525A2F" w:rsidP="001D226E">
      <w:pPr>
        <w:spacing w:line="0" w:lineRule="atLeast"/>
        <w:ind w:left="4860"/>
        <w:jc w:val="both"/>
        <w:rPr>
          <w:rFonts w:ascii="Times New Roman" w:eastAsia="Arial" w:hAnsi="Times New Roman" w:cs="Times New Roman"/>
          <w:sz w:val="24"/>
          <w:szCs w:val="24"/>
          <w:lang w:val="pt-BR"/>
        </w:rPr>
      </w:pPr>
    </w:p>
    <w:p w14:paraId="6C0D36D7" w14:textId="77777777" w:rsidR="00525A2F" w:rsidRPr="006A1028" w:rsidRDefault="00525A2F" w:rsidP="001D226E">
      <w:pPr>
        <w:spacing w:line="0" w:lineRule="atLeast"/>
        <w:ind w:left="4678" w:firstLine="0"/>
        <w:jc w:val="both"/>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 xml:space="preserve">Coorientador: Prof. Dr. Renan </w:t>
      </w:r>
      <w:proofErr w:type="spellStart"/>
      <w:r w:rsidRPr="006A1028">
        <w:rPr>
          <w:rFonts w:ascii="Times New Roman" w:eastAsia="Arial" w:hAnsi="Times New Roman" w:cs="Times New Roman"/>
          <w:sz w:val="24"/>
          <w:szCs w:val="24"/>
          <w:lang w:val="pt-BR"/>
        </w:rPr>
        <w:t>Maestri</w:t>
      </w:r>
      <w:proofErr w:type="spellEnd"/>
    </w:p>
    <w:p w14:paraId="51FDC898"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10055E0A"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38F571E9"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3B1FCE0A" w14:textId="77777777" w:rsidR="00525A2F" w:rsidRPr="006A1028" w:rsidRDefault="00525A2F" w:rsidP="001D226E">
      <w:pPr>
        <w:spacing w:line="0" w:lineRule="atLeast"/>
        <w:ind w:left="4860"/>
        <w:jc w:val="both"/>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Comissão Examinadora</w:t>
      </w:r>
    </w:p>
    <w:p w14:paraId="4E3019AB" w14:textId="77777777" w:rsidR="00525A2F" w:rsidRPr="006A1028" w:rsidRDefault="00525A2F" w:rsidP="001D226E">
      <w:pPr>
        <w:spacing w:line="0" w:lineRule="atLeast"/>
        <w:ind w:left="4860"/>
        <w:jc w:val="both"/>
        <w:rPr>
          <w:rFonts w:ascii="Times New Roman" w:eastAsia="Arial" w:hAnsi="Times New Roman" w:cs="Times New Roman"/>
          <w:sz w:val="24"/>
          <w:szCs w:val="24"/>
          <w:lang w:val="pt-BR"/>
        </w:rPr>
      </w:pPr>
    </w:p>
    <w:p w14:paraId="26558C44" w14:textId="77777777" w:rsidR="00525A2F" w:rsidRPr="006A1028" w:rsidRDefault="00525A2F" w:rsidP="001D226E">
      <w:pPr>
        <w:spacing w:line="0" w:lineRule="atLeast"/>
        <w:ind w:left="4860"/>
        <w:jc w:val="both"/>
        <w:rPr>
          <w:rFonts w:ascii="Times New Roman" w:eastAsia="Times New Roman" w:hAnsi="Times New Roman" w:cs="Times New Roman"/>
          <w:sz w:val="24"/>
          <w:szCs w:val="24"/>
          <w:lang w:val="pt-BR"/>
        </w:rPr>
      </w:pPr>
      <w:r w:rsidRPr="006A1028">
        <w:rPr>
          <w:rFonts w:ascii="Times New Roman" w:eastAsia="Arial" w:hAnsi="Times New Roman" w:cs="Times New Roman"/>
          <w:sz w:val="24"/>
          <w:szCs w:val="24"/>
          <w:lang w:val="pt-BR"/>
        </w:rPr>
        <w:t xml:space="preserve">Prof. Dr. </w:t>
      </w:r>
    </w:p>
    <w:p w14:paraId="3AF2C9B2" w14:textId="77777777" w:rsidR="00525A2F" w:rsidRPr="006A1028" w:rsidRDefault="00525A2F" w:rsidP="001D226E">
      <w:pPr>
        <w:spacing w:line="12" w:lineRule="exact"/>
        <w:jc w:val="both"/>
        <w:rPr>
          <w:rFonts w:ascii="Times New Roman" w:eastAsia="Times New Roman" w:hAnsi="Times New Roman" w:cs="Times New Roman"/>
          <w:sz w:val="24"/>
          <w:szCs w:val="24"/>
          <w:lang w:val="pt-BR"/>
        </w:rPr>
      </w:pPr>
    </w:p>
    <w:p w14:paraId="0F3085F6" w14:textId="77777777" w:rsidR="00525A2F" w:rsidRPr="006A1028" w:rsidRDefault="00525A2F" w:rsidP="001D226E">
      <w:pPr>
        <w:spacing w:line="0" w:lineRule="atLeast"/>
        <w:ind w:left="4860"/>
        <w:jc w:val="both"/>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 xml:space="preserve">Prof. Dra. </w:t>
      </w:r>
    </w:p>
    <w:p w14:paraId="538FEF1B" w14:textId="77777777" w:rsidR="00525A2F" w:rsidRPr="006A1028" w:rsidRDefault="00525A2F" w:rsidP="001D226E">
      <w:pPr>
        <w:spacing w:line="35" w:lineRule="exact"/>
        <w:jc w:val="both"/>
        <w:rPr>
          <w:rFonts w:ascii="Times New Roman" w:eastAsia="Times New Roman" w:hAnsi="Times New Roman" w:cs="Times New Roman"/>
          <w:sz w:val="24"/>
          <w:szCs w:val="24"/>
          <w:lang w:val="pt-BR"/>
        </w:rPr>
      </w:pPr>
    </w:p>
    <w:p w14:paraId="53D4B640" w14:textId="77777777" w:rsidR="00525A2F" w:rsidRPr="006A1028" w:rsidRDefault="00525A2F" w:rsidP="001D226E">
      <w:pPr>
        <w:spacing w:line="0" w:lineRule="atLeast"/>
        <w:ind w:left="4860"/>
        <w:jc w:val="both"/>
        <w:rPr>
          <w:rFonts w:ascii="Times New Roman" w:eastAsia="Times New Roman" w:hAnsi="Times New Roman" w:cs="Times New Roman"/>
          <w:sz w:val="24"/>
          <w:szCs w:val="24"/>
          <w:lang w:val="pt-BR"/>
        </w:rPr>
      </w:pPr>
      <w:r w:rsidRPr="006A1028">
        <w:rPr>
          <w:rFonts w:ascii="Times New Roman" w:eastAsia="Arial" w:hAnsi="Times New Roman" w:cs="Times New Roman"/>
          <w:sz w:val="24"/>
          <w:szCs w:val="24"/>
          <w:lang w:val="pt-BR"/>
        </w:rPr>
        <w:t xml:space="preserve">Profa. Dra. </w:t>
      </w:r>
    </w:p>
    <w:p w14:paraId="22608E1E"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6D38D8B5"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38DE805B" w14:textId="77777777" w:rsidR="00525A2F" w:rsidRPr="006A1028" w:rsidRDefault="00525A2F" w:rsidP="001D226E">
      <w:pPr>
        <w:spacing w:line="200" w:lineRule="exact"/>
        <w:jc w:val="both"/>
        <w:rPr>
          <w:rFonts w:ascii="Times New Roman" w:eastAsia="Times New Roman" w:hAnsi="Times New Roman" w:cs="Times New Roman"/>
          <w:sz w:val="24"/>
          <w:szCs w:val="24"/>
          <w:lang w:val="pt-BR"/>
        </w:rPr>
      </w:pPr>
    </w:p>
    <w:p w14:paraId="4AEEEC6A" w14:textId="77777777" w:rsidR="00525A2F" w:rsidRPr="006A1028" w:rsidRDefault="00525A2F" w:rsidP="00525A2F">
      <w:pPr>
        <w:spacing w:line="200" w:lineRule="exact"/>
        <w:rPr>
          <w:rFonts w:ascii="Times New Roman" w:eastAsia="Times New Roman" w:hAnsi="Times New Roman" w:cs="Times New Roman"/>
          <w:sz w:val="24"/>
          <w:szCs w:val="24"/>
          <w:lang w:val="pt-BR"/>
        </w:rPr>
      </w:pPr>
    </w:p>
    <w:p w14:paraId="4AF071AE" w14:textId="77777777" w:rsidR="00525A2F" w:rsidRPr="006A1028" w:rsidRDefault="00525A2F" w:rsidP="00525A2F">
      <w:pPr>
        <w:spacing w:line="400" w:lineRule="exact"/>
        <w:rPr>
          <w:rFonts w:ascii="Times New Roman" w:eastAsia="Times New Roman" w:hAnsi="Times New Roman" w:cs="Times New Roman"/>
          <w:sz w:val="24"/>
          <w:szCs w:val="24"/>
          <w:lang w:val="pt-BR"/>
        </w:rPr>
      </w:pPr>
    </w:p>
    <w:p w14:paraId="0545EB85" w14:textId="77777777" w:rsidR="00525A2F" w:rsidRPr="006A1028" w:rsidRDefault="00525A2F" w:rsidP="00525A2F">
      <w:pPr>
        <w:spacing w:line="0" w:lineRule="atLeast"/>
        <w:ind w:right="6"/>
        <w:jc w:val="center"/>
        <w:rPr>
          <w:rFonts w:ascii="Times New Roman" w:eastAsia="Arial" w:hAnsi="Times New Roman" w:cs="Times New Roman"/>
          <w:sz w:val="24"/>
          <w:szCs w:val="24"/>
          <w:lang w:val="pt-BR"/>
        </w:rPr>
      </w:pPr>
      <w:r w:rsidRPr="006A1028">
        <w:rPr>
          <w:rFonts w:ascii="Times New Roman" w:eastAsia="Arial" w:hAnsi="Times New Roman" w:cs="Times New Roman"/>
          <w:sz w:val="24"/>
          <w:szCs w:val="24"/>
          <w:lang w:val="pt-BR"/>
        </w:rPr>
        <w:t xml:space="preserve">Porto Alegre, </w:t>
      </w:r>
      <w:r w:rsidR="00897A94">
        <w:rPr>
          <w:rFonts w:ascii="Times New Roman" w:eastAsia="Arial" w:hAnsi="Times New Roman" w:cs="Times New Roman"/>
          <w:sz w:val="24"/>
          <w:szCs w:val="24"/>
          <w:lang w:val="pt-BR"/>
        </w:rPr>
        <w:t xml:space="preserve">Agosto </w:t>
      </w:r>
      <w:r w:rsidRPr="006A1028">
        <w:rPr>
          <w:rFonts w:ascii="Times New Roman" w:eastAsia="Arial" w:hAnsi="Times New Roman" w:cs="Times New Roman"/>
          <w:sz w:val="24"/>
          <w:szCs w:val="24"/>
          <w:lang w:val="pt-BR"/>
        </w:rPr>
        <w:t>de 2019.</w:t>
      </w:r>
    </w:p>
    <w:p w14:paraId="6668EF7B" w14:textId="77777777" w:rsidR="00525A2F" w:rsidRPr="0052268A" w:rsidRDefault="00525A2F" w:rsidP="00525A2F">
      <w:pPr>
        <w:spacing w:line="200" w:lineRule="exact"/>
        <w:rPr>
          <w:rFonts w:ascii="Times New Roman" w:eastAsia="Times New Roman" w:hAnsi="Times New Roman"/>
          <w:lang w:val="pt-BR"/>
        </w:rPr>
      </w:pPr>
    </w:p>
    <w:p w14:paraId="62B83B4A" w14:textId="77777777" w:rsidR="00525A2F" w:rsidRPr="0052268A" w:rsidRDefault="00525A2F" w:rsidP="00525A2F">
      <w:pPr>
        <w:spacing w:line="263" w:lineRule="exact"/>
        <w:rPr>
          <w:rFonts w:ascii="Times New Roman" w:eastAsia="Times New Roman" w:hAnsi="Times New Roman"/>
          <w:lang w:val="pt-BR"/>
        </w:rPr>
      </w:pPr>
    </w:p>
    <w:p w14:paraId="50C77E84" w14:textId="77777777" w:rsidR="00525A2F" w:rsidRPr="000E4D5F" w:rsidRDefault="00525A2F" w:rsidP="00525A2F">
      <w:pPr>
        <w:spacing w:line="0" w:lineRule="atLeast"/>
        <w:ind w:right="266"/>
        <w:jc w:val="right"/>
        <w:rPr>
          <w:rFonts w:ascii="Times New Roman" w:eastAsia="Times New Roman" w:hAnsi="Times New Roman"/>
          <w:lang w:val="pt-BR"/>
        </w:rPr>
      </w:pPr>
    </w:p>
    <w:p w14:paraId="104D78BB" w14:textId="77777777" w:rsidR="00525A2F" w:rsidRPr="000E4D5F" w:rsidRDefault="00525A2F" w:rsidP="00525A2F">
      <w:pPr>
        <w:spacing w:line="0" w:lineRule="atLeast"/>
        <w:ind w:right="266"/>
        <w:jc w:val="right"/>
        <w:rPr>
          <w:rFonts w:ascii="Times New Roman" w:eastAsia="Times New Roman" w:hAnsi="Times New Roman"/>
          <w:lang w:val="pt-BR"/>
        </w:rPr>
        <w:sectPr w:rsidR="00525A2F" w:rsidRPr="000E4D5F" w:rsidSect="00525A2F">
          <w:headerReference w:type="default" r:id="rId11"/>
          <w:pgSz w:w="11900" w:h="16838"/>
          <w:pgMar w:top="1440" w:right="1440" w:bottom="380" w:left="1440" w:header="0" w:footer="0" w:gutter="0"/>
          <w:cols w:space="0" w:equalWidth="0">
            <w:col w:w="9026"/>
          </w:cols>
          <w:titlePg/>
          <w:docGrid w:linePitch="360"/>
        </w:sectPr>
      </w:pPr>
    </w:p>
    <w:p w14:paraId="071D4B32" w14:textId="77777777" w:rsidR="00525A2F" w:rsidRPr="00AF1E09" w:rsidRDefault="00525A2F" w:rsidP="00525A2F">
      <w:pPr>
        <w:autoSpaceDE w:val="0"/>
        <w:autoSpaceDN w:val="0"/>
        <w:adjustRightInd w:val="0"/>
        <w:rPr>
          <w:rFonts w:ascii="Times New Roman" w:hAnsi="Times New Roman" w:cs="Times New Roman"/>
          <w:color w:val="000000"/>
          <w:sz w:val="24"/>
          <w:szCs w:val="24"/>
          <w:lang w:val="pt-BR"/>
        </w:rPr>
      </w:pPr>
      <w:bookmarkStart w:id="1" w:name="page3"/>
      <w:bookmarkEnd w:id="1"/>
    </w:p>
    <w:p w14:paraId="09DA658E" w14:textId="77777777" w:rsidR="00525A2F" w:rsidRPr="00AF1E09" w:rsidRDefault="00525A2F" w:rsidP="00525A2F">
      <w:pPr>
        <w:autoSpaceDE w:val="0"/>
        <w:autoSpaceDN w:val="0"/>
        <w:adjustRightInd w:val="0"/>
        <w:rPr>
          <w:rFonts w:ascii="Times New Roman" w:hAnsi="Times New Roman" w:cs="Times New Roman"/>
          <w:bCs/>
          <w:color w:val="000000"/>
          <w:sz w:val="24"/>
          <w:szCs w:val="24"/>
          <w:lang w:val="pt-BR"/>
        </w:rPr>
      </w:pPr>
    </w:p>
    <w:p w14:paraId="1A76A865" w14:textId="77777777" w:rsidR="008D2D8A" w:rsidRPr="00AF1E09" w:rsidRDefault="008D2D8A" w:rsidP="00525A2F">
      <w:pPr>
        <w:autoSpaceDE w:val="0"/>
        <w:autoSpaceDN w:val="0"/>
        <w:adjustRightInd w:val="0"/>
        <w:rPr>
          <w:rFonts w:ascii="Times New Roman" w:hAnsi="Times New Roman" w:cs="Times New Roman"/>
          <w:bCs/>
          <w:color w:val="000000"/>
          <w:sz w:val="24"/>
          <w:szCs w:val="24"/>
          <w:lang w:val="pt-BR"/>
        </w:rPr>
      </w:pPr>
    </w:p>
    <w:p w14:paraId="5526D9D2" w14:textId="77777777" w:rsidR="008D2D8A" w:rsidRPr="00AF1E09" w:rsidRDefault="008D2D8A" w:rsidP="00525A2F">
      <w:pPr>
        <w:autoSpaceDE w:val="0"/>
        <w:autoSpaceDN w:val="0"/>
        <w:adjustRightInd w:val="0"/>
        <w:rPr>
          <w:rFonts w:ascii="Times New Roman" w:hAnsi="Times New Roman" w:cs="Times New Roman"/>
          <w:bCs/>
          <w:color w:val="000000"/>
          <w:sz w:val="24"/>
          <w:szCs w:val="24"/>
          <w:lang w:val="pt-BR"/>
        </w:rPr>
      </w:pPr>
    </w:p>
    <w:p w14:paraId="4E7F30CB" w14:textId="77777777" w:rsidR="008D2D8A" w:rsidRPr="00AF1E09" w:rsidRDefault="008D2D8A" w:rsidP="00525A2F">
      <w:pPr>
        <w:autoSpaceDE w:val="0"/>
        <w:autoSpaceDN w:val="0"/>
        <w:adjustRightInd w:val="0"/>
        <w:rPr>
          <w:rFonts w:ascii="Times New Roman" w:hAnsi="Times New Roman" w:cs="Times New Roman"/>
          <w:bCs/>
          <w:color w:val="000000"/>
          <w:sz w:val="24"/>
          <w:szCs w:val="24"/>
          <w:lang w:val="pt-BR"/>
        </w:rPr>
      </w:pPr>
    </w:p>
    <w:p w14:paraId="007FBDFB" w14:textId="77777777" w:rsidR="008D2D8A" w:rsidRPr="00AF1E09" w:rsidRDefault="008D2D8A" w:rsidP="00525A2F">
      <w:pPr>
        <w:autoSpaceDE w:val="0"/>
        <w:autoSpaceDN w:val="0"/>
        <w:adjustRightInd w:val="0"/>
        <w:rPr>
          <w:rFonts w:ascii="Times New Roman" w:hAnsi="Times New Roman" w:cs="Times New Roman"/>
          <w:bCs/>
          <w:color w:val="000000"/>
          <w:sz w:val="24"/>
          <w:szCs w:val="24"/>
          <w:lang w:val="pt-BR"/>
        </w:rPr>
      </w:pPr>
    </w:p>
    <w:p w14:paraId="3FA7FEAE" w14:textId="77777777" w:rsidR="008D2D8A" w:rsidRPr="00AF1E09" w:rsidRDefault="008D2D8A" w:rsidP="00525A2F">
      <w:pPr>
        <w:autoSpaceDE w:val="0"/>
        <w:autoSpaceDN w:val="0"/>
        <w:adjustRightInd w:val="0"/>
        <w:rPr>
          <w:rFonts w:ascii="Times New Roman" w:hAnsi="Times New Roman" w:cs="Times New Roman"/>
          <w:bCs/>
          <w:color w:val="000000"/>
          <w:sz w:val="24"/>
          <w:szCs w:val="24"/>
          <w:lang w:val="pt-BR"/>
        </w:rPr>
      </w:pPr>
    </w:p>
    <w:p w14:paraId="2AE23168" w14:textId="77777777" w:rsidR="008D2D8A" w:rsidRPr="00AF1E09" w:rsidRDefault="008D2D8A" w:rsidP="00525A2F">
      <w:pPr>
        <w:autoSpaceDE w:val="0"/>
        <w:autoSpaceDN w:val="0"/>
        <w:adjustRightInd w:val="0"/>
        <w:rPr>
          <w:rFonts w:ascii="Times New Roman" w:hAnsi="Times New Roman" w:cs="Times New Roman"/>
          <w:bCs/>
          <w:color w:val="000000"/>
          <w:sz w:val="24"/>
          <w:szCs w:val="24"/>
          <w:lang w:val="pt-BR"/>
        </w:rPr>
      </w:pPr>
    </w:p>
    <w:p w14:paraId="428E19B4" w14:textId="77777777" w:rsidR="008D2D8A" w:rsidRPr="00AF1E09" w:rsidRDefault="008D2D8A" w:rsidP="00525A2F">
      <w:pPr>
        <w:autoSpaceDE w:val="0"/>
        <w:autoSpaceDN w:val="0"/>
        <w:adjustRightInd w:val="0"/>
        <w:rPr>
          <w:rFonts w:ascii="Times New Roman" w:hAnsi="Times New Roman" w:cs="Times New Roman"/>
          <w:bCs/>
          <w:color w:val="000000"/>
          <w:sz w:val="24"/>
          <w:szCs w:val="24"/>
          <w:lang w:val="pt-BR"/>
        </w:rPr>
      </w:pPr>
    </w:p>
    <w:p w14:paraId="607CEDB3" w14:textId="77777777" w:rsidR="00525A2F" w:rsidRPr="00AF1E09" w:rsidRDefault="00525A2F" w:rsidP="00525A2F">
      <w:pPr>
        <w:autoSpaceDE w:val="0"/>
        <w:autoSpaceDN w:val="0"/>
        <w:adjustRightInd w:val="0"/>
        <w:rPr>
          <w:rFonts w:ascii="Times New Roman" w:hAnsi="Times New Roman" w:cs="Times New Roman"/>
          <w:color w:val="000000"/>
          <w:sz w:val="24"/>
          <w:szCs w:val="24"/>
          <w:lang w:val="pt-BR"/>
        </w:rPr>
      </w:pPr>
    </w:p>
    <w:p w14:paraId="33B7C7AA" w14:textId="77777777" w:rsidR="00525A2F" w:rsidRPr="008D2D8A" w:rsidRDefault="008D2D8A" w:rsidP="008D2D8A">
      <w:pPr>
        <w:autoSpaceDE w:val="0"/>
        <w:autoSpaceDN w:val="0"/>
        <w:adjustRightInd w:val="0"/>
        <w:ind w:left="707"/>
        <w:jc w:val="right"/>
        <w:rPr>
          <w:rFonts w:ascii="Times New Roman" w:hAnsi="Times New Roman" w:cs="Times New Roman"/>
          <w:color w:val="000000"/>
          <w:sz w:val="24"/>
          <w:szCs w:val="24"/>
          <w:lang w:val="pt-BR"/>
        </w:rPr>
      </w:pPr>
      <w:r w:rsidRPr="008D2D8A">
        <w:rPr>
          <w:rFonts w:ascii="Times New Roman" w:hAnsi="Times New Roman" w:cs="Times New Roman"/>
          <w:i/>
          <w:color w:val="000000"/>
          <w:sz w:val="24"/>
          <w:szCs w:val="24"/>
          <w:lang w:val="pt-BR"/>
        </w:rPr>
        <w:t>In memoriam</w:t>
      </w:r>
      <w:r w:rsidRPr="008D2D8A">
        <w:rPr>
          <w:rFonts w:ascii="Times New Roman" w:hAnsi="Times New Roman" w:cs="Times New Roman"/>
          <w:color w:val="000000"/>
          <w:sz w:val="24"/>
          <w:szCs w:val="24"/>
          <w:lang w:val="pt-BR"/>
        </w:rPr>
        <w:t xml:space="preserve"> Tia </w:t>
      </w:r>
      <w:proofErr w:type="spellStart"/>
      <w:r w:rsidRPr="008D2D8A">
        <w:rPr>
          <w:rFonts w:ascii="Times New Roman" w:hAnsi="Times New Roman" w:cs="Times New Roman"/>
          <w:color w:val="000000"/>
          <w:sz w:val="24"/>
          <w:szCs w:val="24"/>
          <w:lang w:val="pt-BR"/>
        </w:rPr>
        <w:t>Corie</w:t>
      </w:r>
      <w:proofErr w:type="spellEnd"/>
      <w:r w:rsidRPr="008D2D8A">
        <w:rPr>
          <w:rFonts w:ascii="Times New Roman" w:hAnsi="Times New Roman" w:cs="Times New Roman"/>
          <w:color w:val="000000"/>
          <w:sz w:val="24"/>
          <w:szCs w:val="24"/>
          <w:lang w:val="pt-BR"/>
        </w:rPr>
        <w:t xml:space="preserve"> e </w:t>
      </w:r>
      <w:proofErr w:type="spellStart"/>
      <w:r w:rsidRPr="008D2D8A">
        <w:rPr>
          <w:rFonts w:ascii="Times New Roman" w:hAnsi="Times New Roman" w:cs="Times New Roman"/>
          <w:color w:val="000000"/>
          <w:sz w:val="24"/>
          <w:szCs w:val="24"/>
          <w:lang w:val="pt-BR"/>
        </w:rPr>
        <w:t>Oma</w:t>
      </w:r>
      <w:proofErr w:type="spellEnd"/>
      <w:r w:rsidRPr="008D2D8A">
        <w:rPr>
          <w:rFonts w:ascii="Times New Roman" w:hAnsi="Times New Roman" w:cs="Times New Roman"/>
          <w:color w:val="000000"/>
          <w:sz w:val="24"/>
          <w:szCs w:val="24"/>
          <w:lang w:val="pt-BR"/>
        </w:rPr>
        <w:t xml:space="preserve"> </w:t>
      </w:r>
      <w:proofErr w:type="spellStart"/>
      <w:r w:rsidRPr="008D2D8A">
        <w:rPr>
          <w:rFonts w:ascii="Times New Roman" w:hAnsi="Times New Roman" w:cs="Times New Roman"/>
          <w:color w:val="000000"/>
          <w:sz w:val="24"/>
          <w:szCs w:val="24"/>
          <w:lang w:val="pt-BR"/>
        </w:rPr>
        <w:t>Didy</w:t>
      </w:r>
      <w:proofErr w:type="spellEnd"/>
    </w:p>
    <w:p w14:paraId="2C73A438" w14:textId="77777777" w:rsidR="00525A2F" w:rsidRDefault="00525A2F" w:rsidP="00525A2F">
      <w:pPr>
        <w:autoSpaceDE w:val="0"/>
        <w:autoSpaceDN w:val="0"/>
        <w:adjustRightInd w:val="0"/>
        <w:rPr>
          <w:rFonts w:ascii="Times New Roman" w:hAnsi="Times New Roman" w:cs="Times New Roman"/>
          <w:color w:val="000000"/>
          <w:sz w:val="24"/>
          <w:szCs w:val="24"/>
          <w:lang w:val="pt-BR"/>
        </w:rPr>
      </w:pPr>
    </w:p>
    <w:p w14:paraId="6B6FBB8D" w14:textId="77777777" w:rsidR="008D2D8A" w:rsidRDefault="008D2D8A" w:rsidP="00525A2F">
      <w:pPr>
        <w:autoSpaceDE w:val="0"/>
        <w:autoSpaceDN w:val="0"/>
        <w:adjustRightInd w:val="0"/>
        <w:rPr>
          <w:rFonts w:ascii="Times New Roman" w:hAnsi="Times New Roman" w:cs="Times New Roman"/>
          <w:color w:val="000000"/>
          <w:sz w:val="24"/>
          <w:szCs w:val="24"/>
          <w:lang w:val="pt-BR"/>
        </w:rPr>
      </w:pPr>
    </w:p>
    <w:p w14:paraId="387B0DCE" w14:textId="77777777" w:rsidR="008D2D8A" w:rsidRDefault="008D2D8A" w:rsidP="00525A2F">
      <w:pPr>
        <w:autoSpaceDE w:val="0"/>
        <w:autoSpaceDN w:val="0"/>
        <w:adjustRightInd w:val="0"/>
        <w:rPr>
          <w:rFonts w:ascii="Times New Roman" w:hAnsi="Times New Roman" w:cs="Times New Roman"/>
          <w:color w:val="000000"/>
          <w:sz w:val="24"/>
          <w:szCs w:val="24"/>
          <w:lang w:val="pt-BR"/>
        </w:rPr>
      </w:pPr>
    </w:p>
    <w:p w14:paraId="63CD5BCB" w14:textId="77777777" w:rsidR="008D2D8A" w:rsidRDefault="008D2D8A" w:rsidP="00525A2F">
      <w:pPr>
        <w:autoSpaceDE w:val="0"/>
        <w:autoSpaceDN w:val="0"/>
        <w:adjustRightInd w:val="0"/>
        <w:rPr>
          <w:rFonts w:ascii="Times New Roman" w:hAnsi="Times New Roman" w:cs="Times New Roman"/>
          <w:color w:val="000000"/>
          <w:sz w:val="24"/>
          <w:szCs w:val="24"/>
          <w:lang w:val="pt-BR"/>
        </w:rPr>
      </w:pPr>
    </w:p>
    <w:p w14:paraId="58477148" w14:textId="77777777" w:rsidR="008D2D8A" w:rsidRDefault="008D2D8A" w:rsidP="00525A2F">
      <w:pPr>
        <w:autoSpaceDE w:val="0"/>
        <w:autoSpaceDN w:val="0"/>
        <w:adjustRightInd w:val="0"/>
        <w:rPr>
          <w:rFonts w:ascii="Times New Roman" w:hAnsi="Times New Roman" w:cs="Times New Roman"/>
          <w:color w:val="000000"/>
          <w:sz w:val="24"/>
          <w:szCs w:val="24"/>
          <w:lang w:val="pt-BR"/>
        </w:rPr>
      </w:pPr>
    </w:p>
    <w:p w14:paraId="47D1BEA2" w14:textId="77777777" w:rsidR="008D2D8A" w:rsidRDefault="008D2D8A" w:rsidP="00525A2F">
      <w:pPr>
        <w:autoSpaceDE w:val="0"/>
        <w:autoSpaceDN w:val="0"/>
        <w:adjustRightInd w:val="0"/>
        <w:rPr>
          <w:rFonts w:ascii="Times New Roman" w:hAnsi="Times New Roman" w:cs="Times New Roman"/>
          <w:color w:val="000000"/>
          <w:sz w:val="24"/>
          <w:szCs w:val="24"/>
          <w:lang w:val="pt-BR"/>
        </w:rPr>
      </w:pPr>
    </w:p>
    <w:p w14:paraId="548B20C5" w14:textId="77777777" w:rsidR="008D2D8A" w:rsidRDefault="008D2D8A" w:rsidP="00525A2F">
      <w:pPr>
        <w:autoSpaceDE w:val="0"/>
        <w:autoSpaceDN w:val="0"/>
        <w:adjustRightInd w:val="0"/>
        <w:rPr>
          <w:rFonts w:ascii="Times New Roman" w:hAnsi="Times New Roman" w:cs="Times New Roman"/>
          <w:color w:val="000000"/>
          <w:sz w:val="24"/>
          <w:szCs w:val="24"/>
          <w:lang w:val="pt-BR"/>
        </w:rPr>
      </w:pPr>
    </w:p>
    <w:p w14:paraId="78751030" w14:textId="77777777" w:rsidR="004F75DD" w:rsidRDefault="004F75DD" w:rsidP="00525A2F">
      <w:pPr>
        <w:autoSpaceDE w:val="0"/>
        <w:autoSpaceDN w:val="0"/>
        <w:adjustRightInd w:val="0"/>
        <w:rPr>
          <w:rFonts w:ascii="Times New Roman" w:hAnsi="Times New Roman" w:cs="Times New Roman"/>
          <w:color w:val="000000"/>
          <w:sz w:val="24"/>
          <w:szCs w:val="24"/>
          <w:lang w:val="pt-BR"/>
        </w:rPr>
      </w:pPr>
    </w:p>
    <w:p w14:paraId="3DFAED7C" w14:textId="77777777" w:rsidR="004F75DD" w:rsidRDefault="004F75DD" w:rsidP="00525A2F">
      <w:pPr>
        <w:autoSpaceDE w:val="0"/>
        <w:autoSpaceDN w:val="0"/>
        <w:adjustRightInd w:val="0"/>
        <w:rPr>
          <w:rFonts w:ascii="Times New Roman" w:hAnsi="Times New Roman" w:cs="Times New Roman"/>
          <w:color w:val="000000"/>
          <w:sz w:val="24"/>
          <w:szCs w:val="24"/>
          <w:lang w:val="pt-BR"/>
        </w:rPr>
      </w:pPr>
    </w:p>
    <w:p w14:paraId="5E758530" w14:textId="77777777" w:rsidR="004F75DD" w:rsidRDefault="004F75DD" w:rsidP="00525A2F">
      <w:pPr>
        <w:autoSpaceDE w:val="0"/>
        <w:autoSpaceDN w:val="0"/>
        <w:adjustRightInd w:val="0"/>
        <w:rPr>
          <w:rFonts w:ascii="Times New Roman" w:hAnsi="Times New Roman" w:cs="Times New Roman"/>
          <w:color w:val="000000"/>
          <w:sz w:val="24"/>
          <w:szCs w:val="24"/>
          <w:lang w:val="pt-BR"/>
        </w:rPr>
      </w:pPr>
    </w:p>
    <w:p w14:paraId="5D8365CA" w14:textId="77777777" w:rsidR="004F75DD" w:rsidRDefault="004F75DD" w:rsidP="00525A2F">
      <w:pPr>
        <w:autoSpaceDE w:val="0"/>
        <w:autoSpaceDN w:val="0"/>
        <w:adjustRightInd w:val="0"/>
        <w:rPr>
          <w:rFonts w:ascii="Times New Roman" w:hAnsi="Times New Roman" w:cs="Times New Roman"/>
          <w:color w:val="000000"/>
          <w:sz w:val="24"/>
          <w:szCs w:val="24"/>
          <w:lang w:val="pt-BR"/>
        </w:rPr>
      </w:pPr>
    </w:p>
    <w:p w14:paraId="14E4F10B" w14:textId="77777777" w:rsidR="008D2D8A" w:rsidRDefault="008D2D8A" w:rsidP="00525A2F">
      <w:pPr>
        <w:autoSpaceDE w:val="0"/>
        <w:autoSpaceDN w:val="0"/>
        <w:adjustRightInd w:val="0"/>
        <w:rPr>
          <w:rFonts w:ascii="Times New Roman" w:hAnsi="Times New Roman" w:cs="Times New Roman"/>
          <w:color w:val="000000"/>
          <w:sz w:val="24"/>
          <w:szCs w:val="24"/>
          <w:lang w:val="pt-BR"/>
        </w:rPr>
      </w:pPr>
    </w:p>
    <w:p w14:paraId="2DFFF3BC" w14:textId="77777777" w:rsidR="00525A2F" w:rsidRPr="001D6060" w:rsidRDefault="00525A2F" w:rsidP="008D2D8A">
      <w:pPr>
        <w:autoSpaceDE w:val="0"/>
        <w:autoSpaceDN w:val="0"/>
        <w:adjustRightInd w:val="0"/>
        <w:spacing w:line="480" w:lineRule="auto"/>
        <w:jc w:val="right"/>
        <w:rPr>
          <w:rFonts w:ascii="Times New Roman" w:hAnsi="Times New Roman" w:cs="Times New Roman"/>
          <w:color w:val="000000"/>
          <w:sz w:val="24"/>
          <w:szCs w:val="24"/>
          <w:lang w:val="pt-BR"/>
        </w:rPr>
      </w:pPr>
    </w:p>
    <w:p w14:paraId="4F364ABD" w14:textId="77777777" w:rsidR="00525A2F" w:rsidRPr="00AB58C0" w:rsidRDefault="00525A2F" w:rsidP="008D2D8A">
      <w:pPr>
        <w:autoSpaceDE w:val="0"/>
        <w:autoSpaceDN w:val="0"/>
        <w:adjustRightInd w:val="0"/>
        <w:spacing w:line="480" w:lineRule="auto"/>
        <w:jc w:val="right"/>
        <w:rPr>
          <w:rFonts w:ascii="Times New Roman" w:hAnsi="Times New Roman" w:cs="Times New Roman"/>
          <w:color w:val="000000"/>
          <w:sz w:val="24"/>
          <w:szCs w:val="24"/>
          <w:lang w:val="en-US"/>
        </w:rPr>
      </w:pPr>
      <w:r w:rsidRPr="00AB58C0">
        <w:rPr>
          <w:rFonts w:ascii="Times New Roman" w:hAnsi="Times New Roman" w:cs="Times New Roman"/>
          <w:color w:val="000000"/>
          <w:sz w:val="24"/>
          <w:szCs w:val="24"/>
          <w:lang w:val="en-US"/>
        </w:rPr>
        <w:t>“I hope that you will find what I have done here inte</w:t>
      </w:r>
      <w:r>
        <w:rPr>
          <w:rFonts w:ascii="Times New Roman" w:hAnsi="Times New Roman" w:cs="Times New Roman"/>
          <w:color w:val="000000"/>
          <w:sz w:val="24"/>
          <w:szCs w:val="24"/>
          <w:lang w:val="en-US"/>
        </w:rPr>
        <w:t>r</w:t>
      </w:r>
      <w:r w:rsidRPr="00AB58C0">
        <w:rPr>
          <w:rFonts w:ascii="Times New Roman" w:hAnsi="Times New Roman" w:cs="Times New Roman"/>
          <w:color w:val="000000"/>
          <w:sz w:val="24"/>
          <w:szCs w:val="24"/>
          <w:lang w:val="en-US"/>
        </w:rPr>
        <w:t>esting and useful. I also hope, however, that you will soon go well beyond where I have left off.”</w:t>
      </w:r>
    </w:p>
    <w:p w14:paraId="70DE0D86" w14:textId="77777777" w:rsidR="00525A2F" w:rsidRPr="00AD7D91" w:rsidRDefault="00525A2F" w:rsidP="008D2D8A">
      <w:pPr>
        <w:autoSpaceDE w:val="0"/>
        <w:autoSpaceDN w:val="0"/>
        <w:adjustRightInd w:val="0"/>
        <w:spacing w:line="480" w:lineRule="auto"/>
        <w:jc w:val="right"/>
        <w:rPr>
          <w:rFonts w:ascii="Times New Roman" w:hAnsi="Times New Roman" w:cs="Times New Roman"/>
          <w:color w:val="000000"/>
          <w:sz w:val="24"/>
          <w:szCs w:val="24"/>
          <w:lang w:val="pt-BR"/>
        </w:rPr>
      </w:pPr>
      <w:r w:rsidRPr="00AD7D91">
        <w:rPr>
          <w:rFonts w:ascii="Times New Roman" w:hAnsi="Times New Roman" w:cs="Times New Roman"/>
          <w:color w:val="000000"/>
          <w:sz w:val="24"/>
          <w:szCs w:val="24"/>
          <w:lang w:val="pt-BR"/>
        </w:rPr>
        <w:t xml:space="preserve">James Brown, </w:t>
      </w:r>
      <w:proofErr w:type="spellStart"/>
      <w:r w:rsidRPr="00AD7D91">
        <w:rPr>
          <w:rFonts w:ascii="Times New Roman" w:hAnsi="Times New Roman" w:cs="Times New Roman"/>
          <w:color w:val="000000"/>
          <w:sz w:val="24"/>
          <w:szCs w:val="24"/>
          <w:lang w:val="pt-BR"/>
        </w:rPr>
        <w:t>Macroecology</w:t>
      </w:r>
      <w:proofErr w:type="spellEnd"/>
      <w:r w:rsidRPr="00AD7D91">
        <w:rPr>
          <w:rFonts w:ascii="Times New Roman" w:hAnsi="Times New Roman" w:cs="Times New Roman"/>
          <w:color w:val="000000"/>
          <w:sz w:val="24"/>
          <w:szCs w:val="24"/>
          <w:lang w:val="pt-BR"/>
        </w:rPr>
        <w:t xml:space="preserve">, </w:t>
      </w:r>
      <w:proofErr w:type="spellStart"/>
      <w:r w:rsidRPr="00AD7D91">
        <w:rPr>
          <w:rFonts w:ascii="Times New Roman" w:hAnsi="Times New Roman" w:cs="Times New Roman"/>
          <w:color w:val="000000"/>
          <w:sz w:val="24"/>
          <w:szCs w:val="24"/>
          <w:lang w:val="pt-BR"/>
        </w:rPr>
        <w:t>pag</w:t>
      </w:r>
      <w:proofErr w:type="spellEnd"/>
      <w:r w:rsidRPr="00AD7D91">
        <w:rPr>
          <w:rFonts w:ascii="Times New Roman" w:hAnsi="Times New Roman" w:cs="Times New Roman"/>
          <w:color w:val="000000"/>
          <w:sz w:val="24"/>
          <w:szCs w:val="24"/>
          <w:lang w:val="pt-BR"/>
        </w:rPr>
        <w:t xml:space="preserve"> 247,1995.</w:t>
      </w:r>
    </w:p>
    <w:p w14:paraId="11B9B7DB" w14:textId="77777777" w:rsidR="00525A2F" w:rsidRPr="00AD7D91" w:rsidRDefault="00525A2F" w:rsidP="008D2D8A">
      <w:pPr>
        <w:autoSpaceDE w:val="0"/>
        <w:autoSpaceDN w:val="0"/>
        <w:adjustRightInd w:val="0"/>
        <w:jc w:val="right"/>
        <w:rPr>
          <w:rFonts w:cs="Calibri"/>
          <w:color w:val="000000"/>
          <w:sz w:val="16"/>
          <w:szCs w:val="16"/>
          <w:lang w:val="pt-BR"/>
        </w:rPr>
      </w:pPr>
    </w:p>
    <w:p w14:paraId="1CCF0EDF" w14:textId="77777777" w:rsidR="00525A2F" w:rsidRPr="00AD7D91" w:rsidRDefault="00525A2F" w:rsidP="008D2D8A">
      <w:pPr>
        <w:spacing w:line="21" w:lineRule="exact"/>
        <w:jc w:val="right"/>
        <w:rPr>
          <w:rFonts w:ascii="Times New Roman" w:eastAsia="Times New Roman" w:hAnsi="Times New Roman"/>
          <w:sz w:val="24"/>
          <w:lang w:val="pt-BR"/>
        </w:rPr>
      </w:pPr>
    </w:p>
    <w:p w14:paraId="4E7A5156" w14:textId="77777777" w:rsidR="00525A2F" w:rsidRPr="00AD7D91" w:rsidRDefault="00525A2F" w:rsidP="008D2D8A">
      <w:pPr>
        <w:spacing w:line="469" w:lineRule="auto"/>
        <w:ind w:left="260" w:right="266"/>
        <w:jc w:val="right"/>
        <w:rPr>
          <w:rFonts w:ascii="Times New Roman" w:eastAsia="Times New Roman" w:hAnsi="Times New Roman"/>
          <w:sz w:val="24"/>
          <w:lang w:val="pt-BR"/>
        </w:rPr>
      </w:pPr>
    </w:p>
    <w:p w14:paraId="458F1F4B" w14:textId="77777777" w:rsidR="00525A2F" w:rsidRPr="00AD7D91" w:rsidRDefault="00525A2F" w:rsidP="00525A2F">
      <w:pPr>
        <w:spacing w:line="301" w:lineRule="exact"/>
        <w:rPr>
          <w:rFonts w:ascii="Times New Roman" w:eastAsia="Times New Roman" w:hAnsi="Times New Roman"/>
          <w:lang w:val="pt-BR"/>
        </w:rPr>
      </w:pPr>
    </w:p>
    <w:p w14:paraId="1EB04BED" w14:textId="77777777" w:rsidR="00525A2F" w:rsidRPr="00AD7D91" w:rsidRDefault="00525A2F" w:rsidP="00525A2F">
      <w:pPr>
        <w:spacing w:line="200" w:lineRule="exact"/>
        <w:rPr>
          <w:rFonts w:ascii="Times New Roman" w:eastAsia="Times New Roman" w:hAnsi="Times New Roman"/>
          <w:sz w:val="23"/>
          <w:lang w:val="pt-BR"/>
        </w:rPr>
      </w:pPr>
    </w:p>
    <w:p w14:paraId="6C5D881B" w14:textId="77777777" w:rsidR="00525A2F" w:rsidRPr="00AD7D91" w:rsidRDefault="00525A2F" w:rsidP="00525A2F">
      <w:pPr>
        <w:spacing w:line="200" w:lineRule="exact"/>
        <w:rPr>
          <w:rFonts w:ascii="Times New Roman" w:eastAsia="Times New Roman" w:hAnsi="Times New Roman"/>
          <w:sz w:val="23"/>
          <w:lang w:val="pt-BR"/>
        </w:rPr>
      </w:pPr>
    </w:p>
    <w:p w14:paraId="5B3B58D0" w14:textId="77777777" w:rsidR="00525A2F" w:rsidRPr="00AD7D91" w:rsidRDefault="00525A2F" w:rsidP="00525A2F">
      <w:pPr>
        <w:spacing w:line="200" w:lineRule="exact"/>
        <w:rPr>
          <w:rFonts w:ascii="Times New Roman" w:eastAsia="Times New Roman" w:hAnsi="Times New Roman"/>
          <w:sz w:val="23"/>
          <w:lang w:val="pt-BR"/>
        </w:rPr>
      </w:pPr>
    </w:p>
    <w:p w14:paraId="0ECAF7B6" w14:textId="77777777" w:rsidR="00525A2F" w:rsidRPr="00AD7D91" w:rsidRDefault="00525A2F" w:rsidP="00525A2F">
      <w:pPr>
        <w:spacing w:line="200" w:lineRule="exact"/>
        <w:rPr>
          <w:rFonts w:ascii="Times New Roman" w:eastAsia="Times New Roman" w:hAnsi="Times New Roman"/>
          <w:sz w:val="23"/>
          <w:lang w:val="pt-BR"/>
        </w:rPr>
      </w:pPr>
    </w:p>
    <w:p w14:paraId="1B8DB3EC" w14:textId="77777777" w:rsidR="00525A2F" w:rsidRPr="00AD7D91" w:rsidRDefault="00525A2F" w:rsidP="00525A2F">
      <w:pPr>
        <w:spacing w:line="200" w:lineRule="exact"/>
        <w:rPr>
          <w:rFonts w:ascii="Times New Roman" w:eastAsia="Times New Roman" w:hAnsi="Times New Roman"/>
          <w:sz w:val="23"/>
          <w:lang w:val="pt-BR"/>
        </w:rPr>
      </w:pPr>
    </w:p>
    <w:p w14:paraId="263C1E0E" w14:textId="77777777" w:rsidR="00525A2F" w:rsidRPr="00AD7D91" w:rsidRDefault="00525A2F" w:rsidP="00525A2F">
      <w:pPr>
        <w:spacing w:line="200" w:lineRule="exact"/>
        <w:rPr>
          <w:rFonts w:ascii="Times New Roman" w:eastAsia="Times New Roman" w:hAnsi="Times New Roman"/>
          <w:sz w:val="23"/>
          <w:lang w:val="pt-BR"/>
        </w:rPr>
      </w:pPr>
    </w:p>
    <w:p w14:paraId="6B59D733" w14:textId="77777777" w:rsidR="00525A2F" w:rsidRPr="00AD7D91" w:rsidRDefault="00525A2F" w:rsidP="00525A2F">
      <w:pPr>
        <w:spacing w:line="200" w:lineRule="exact"/>
        <w:rPr>
          <w:rFonts w:ascii="Times New Roman" w:eastAsia="Times New Roman" w:hAnsi="Times New Roman"/>
          <w:sz w:val="23"/>
          <w:lang w:val="pt-BR"/>
        </w:rPr>
      </w:pPr>
    </w:p>
    <w:p w14:paraId="70A1B0BE" w14:textId="77777777" w:rsidR="00525A2F" w:rsidRPr="00AD7D91" w:rsidRDefault="00525A2F" w:rsidP="00525A2F">
      <w:pPr>
        <w:spacing w:line="200" w:lineRule="exact"/>
        <w:rPr>
          <w:rFonts w:ascii="Times New Roman" w:eastAsia="Times New Roman" w:hAnsi="Times New Roman"/>
          <w:sz w:val="23"/>
          <w:lang w:val="pt-BR"/>
        </w:rPr>
      </w:pPr>
    </w:p>
    <w:p w14:paraId="0606548D" w14:textId="77777777" w:rsidR="00525A2F" w:rsidRPr="00AD7D91" w:rsidRDefault="00525A2F" w:rsidP="00525A2F">
      <w:pPr>
        <w:spacing w:line="200" w:lineRule="exact"/>
        <w:rPr>
          <w:rFonts w:ascii="Times New Roman" w:eastAsia="Times New Roman" w:hAnsi="Times New Roman"/>
          <w:sz w:val="23"/>
          <w:lang w:val="pt-BR"/>
        </w:rPr>
      </w:pPr>
    </w:p>
    <w:p w14:paraId="3BE64B83" w14:textId="77777777" w:rsidR="008D2D8A" w:rsidRDefault="008D2D8A" w:rsidP="008D2D8A">
      <w:pPr>
        <w:spacing w:line="200" w:lineRule="exact"/>
        <w:ind w:firstLine="0"/>
        <w:jc w:val="both"/>
        <w:rPr>
          <w:rFonts w:ascii="Times New Roman" w:eastAsia="Times New Roman" w:hAnsi="Times New Roman"/>
          <w:sz w:val="23"/>
          <w:lang w:val="pt-BR"/>
        </w:rPr>
      </w:pPr>
    </w:p>
    <w:p w14:paraId="0CEBB377" w14:textId="77777777" w:rsidR="008D2D8A" w:rsidRDefault="008D2D8A" w:rsidP="008D2D8A">
      <w:pPr>
        <w:spacing w:line="200" w:lineRule="exact"/>
        <w:ind w:firstLine="0"/>
        <w:jc w:val="both"/>
        <w:rPr>
          <w:rFonts w:ascii="Times New Roman" w:eastAsia="Times New Roman" w:hAnsi="Times New Roman"/>
          <w:sz w:val="23"/>
          <w:lang w:val="pt-BR"/>
        </w:rPr>
      </w:pPr>
    </w:p>
    <w:p w14:paraId="49508BA9" w14:textId="77777777" w:rsidR="008D2D8A" w:rsidRDefault="008D2D8A" w:rsidP="008D2D8A">
      <w:pPr>
        <w:spacing w:line="200" w:lineRule="exact"/>
        <w:ind w:firstLine="0"/>
        <w:jc w:val="both"/>
        <w:rPr>
          <w:rFonts w:ascii="Times New Roman" w:eastAsia="Times New Roman" w:hAnsi="Times New Roman"/>
          <w:sz w:val="23"/>
          <w:lang w:val="pt-BR"/>
        </w:rPr>
      </w:pPr>
    </w:p>
    <w:p w14:paraId="320AAB69" w14:textId="77777777" w:rsidR="008D2D8A" w:rsidRDefault="008D2D8A" w:rsidP="008D2D8A">
      <w:pPr>
        <w:spacing w:line="200" w:lineRule="exact"/>
        <w:ind w:firstLine="0"/>
        <w:jc w:val="both"/>
        <w:rPr>
          <w:rFonts w:ascii="Times New Roman" w:eastAsia="Times New Roman" w:hAnsi="Times New Roman"/>
          <w:sz w:val="23"/>
          <w:lang w:val="pt-BR"/>
        </w:rPr>
      </w:pPr>
    </w:p>
    <w:p w14:paraId="5E5EACE4" w14:textId="77777777" w:rsidR="008D2D8A" w:rsidRDefault="008D2D8A" w:rsidP="008D2D8A">
      <w:pPr>
        <w:spacing w:line="200" w:lineRule="exact"/>
        <w:ind w:firstLine="0"/>
        <w:jc w:val="both"/>
        <w:rPr>
          <w:rFonts w:ascii="Times New Roman" w:eastAsia="Times New Roman" w:hAnsi="Times New Roman"/>
          <w:sz w:val="23"/>
          <w:lang w:val="pt-BR"/>
        </w:rPr>
      </w:pPr>
    </w:p>
    <w:p w14:paraId="711B872F" w14:textId="77777777" w:rsidR="008D2D8A" w:rsidRDefault="008D2D8A" w:rsidP="008D2D8A">
      <w:pPr>
        <w:spacing w:line="200" w:lineRule="exact"/>
        <w:ind w:firstLine="0"/>
        <w:jc w:val="both"/>
        <w:rPr>
          <w:rFonts w:ascii="Times New Roman" w:eastAsia="Times New Roman" w:hAnsi="Times New Roman"/>
          <w:sz w:val="23"/>
          <w:lang w:val="pt-BR"/>
        </w:rPr>
      </w:pPr>
    </w:p>
    <w:p w14:paraId="481E068B" w14:textId="77777777" w:rsidR="008D2D8A" w:rsidRDefault="008D2D8A" w:rsidP="008D2D8A">
      <w:pPr>
        <w:spacing w:line="200" w:lineRule="exact"/>
        <w:ind w:firstLine="0"/>
        <w:jc w:val="both"/>
        <w:rPr>
          <w:rFonts w:ascii="Times New Roman" w:eastAsia="Times New Roman" w:hAnsi="Times New Roman"/>
          <w:sz w:val="23"/>
          <w:lang w:val="pt-BR"/>
        </w:rPr>
      </w:pPr>
    </w:p>
    <w:p w14:paraId="42EDCEB3" w14:textId="77777777" w:rsidR="008D2D8A" w:rsidRDefault="008D2D8A" w:rsidP="008D2D8A">
      <w:pPr>
        <w:spacing w:line="200" w:lineRule="exact"/>
        <w:ind w:firstLine="0"/>
        <w:jc w:val="both"/>
        <w:rPr>
          <w:rFonts w:ascii="Times New Roman" w:eastAsia="Times New Roman" w:hAnsi="Times New Roman"/>
          <w:sz w:val="23"/>
          <w:lang w:val="pt-BR"/>
        </w:rPr>
      </w:pPr>
    </w:p>
    <w:p w14:paraId="381F7874" w14:textId="77777777" w:rsidR="008D2D8A" w:rsidRDefault="008D2D8A" w:rsidP="008D2D8A">
      <w:pPr>
        <w:spacing w:line="200" w:lineRule="exact"/>
        <w:ind w:firstLine="0"/>
        <w:jc w:val="both"/>
        <w:rPr>
          <w:rFonts w:ascii="Times New Roman" w:eastAsia="Times New Roman" w:hAnsi="Times New Roman"/>
          <w:sz w:val="23"/>
          <w:lang w:val="pt-BR"/>
        </w:rPr>
      </w:pPr>
    </w:p>
    <w:p w14:paraId="2A5CC24C" w14:textId="77777777" w:rsidR="008D2D8A" w:rsidRDefault="008D2D8A" w:rsidP="008D2D8A">
      <w:pPr>
        <w:spacing w:line="200" w:lineRule="exact"/>
        <w:ind w:firstLine="0"/>
        <w:jc w:val="both"/>
        <w:rPr>
          <w:rFonts w:ascii="Times New Roman" w:eastAsia="Times New Roman" w:hAnsi="Times New Roman"/>
          <w:sz w:val="23"/>
          <w:lang w:val="pt-BR"/>
        </w:rPr>
      </w:pPr>
    </w:p>
    <w:p w14:paraId="4396B460" w14:textId="77777777" w:rsidR="008D2D8A" w:rsidRDefault="008D2D8A" w:rsidP="008D2D8A">
      <w:pPr>
        <w:spacing w:line="200" w:lineRule="exact"/>
        <w:ind w:firstLine="0"/>
        <w:jc w:val="both"/>
        <w:rPr>
          <w:rFonts w:ascii="Times New Roman" w:eastAsia="Times New Roman" w:hAnsi="Times New Roman"/>
          <w:sz w:val="23"/>
          <w:lang w:val="pt-BR"/>
        </w:rPr>
      </w:pPr>
    </w:p>
    <w:p w14:paraId="0792ADC1" w14:textId="77777777" w:rsidR="008D2D8A" w:rsidRDefault="008D2D8A" w:rsidP="008D2D8A">
      <w:pPr>
        <w:spacing w:line="200" w:lineRule="exact"/>
        <w:ind w:firstLine="0"/>
        <w:jc w:val="both"/>
        <w:rPr>
          <w:rFonts w:ascii="Times New Roman" w:eastAsia="Times New Roman" w:hAnsi="Times New Roman"/>
          <w:sz w:val="23"/>
          <w:lang w:val="pt-BR"/>
        </w:rPr>
      </w:pPr>
    </w:p>
    <w:p w14:paraId="212087A7" w14:textId="77777777" w:rsidR="008D2D8A" w:rsidRDefault="008D2D8A" w:rsidP="008D2D8A">
      <w:pPr>
        <w:spacing w:line="200" w:lineRule="exact"/>
        <w:ind w:firstLine="0"/>
        <w:jc w:val="both"/>
        <w:rPr>
          <w:rFonts w:ascii="Times New Roman" w:eastAsia="Times New Roman" w:hAnsi="Times New Roman"/>
          <w:sz w:val="23"/>
          <w:lang w:val="pt-BR"/>
        </w:rPr>
      </w:pPr>
    </w:p>
    <w:p w14:paraId="7800D088" w14:textId="77777777" w:rsidR="008D2D8A" w:rsidRPr="006A1028" w:rsidRDefault="008D2D8A" w:rsidP="008D2D8A">
      <w:pPr>
        <w:spacing w:line="200" w:lineRule="exact"/>
        <w:ind w:firstLine="0"/>
        <w:jc w:val="both"/>
        <w:rPr>
          <w:rFonts w:ascii="Times New Roman" w:eastAsia="Times New Roman" w:hAnsi="Times New Roman" w:cs="Times New Roman"/>
          <w:b/>
          <w:lang w:val="pt-BR"/>
        </w:rPr>
      </w:pPr>
      <w:r w:rsidRPr="006A1028">
        <w:rPr>
          <w:rFonts w:ascii="Times New Roman" w:eastAsia="Arial" w:hAnsi="Times New Roman" w:cs="Times New Roman"/>
          <w:b/>
          <w:sz w:val="24"/>
          <w:lang w:val="pt-BR"/>
        </w:rPr>
        <w:t>AGRADECIMENTOS</w:t>
      </w:r>
    </w:p>
    <w:p w14:paraId="524CDA74" w14:textId="77777777" w:rsidR="008D2D8A" w:rsidRPr="000E4D5F" w:rsidRDefault="008D2D8A" w:rsidP="008D2D8A">
      <w:pPr>
        <w:spacing w:line="200" w:lineRule="exact"/>
        <w:rPr>
          <w:rFonts w:ascii="Times New Roman" w:eastAsia="Times New Roman" w:hAnsi="Times New Roman"/>
          <w:lang w:val="pt-BR"/>
        </w:rPr>
      </w:pPr>
    </w:p>
    <w:p w14:paraId="69658774" w14:textId="77777777" w:rsidR="008D2D8A" w:rsidRPr="00707B3E" w:rsidRDefault="008D2D8A" w:rsidP="008D2D8A">
      <w:pPr>
        <w:pStyle w:val="SemEspaamento"/>
        <w:rPr>
          <w:rFonts w:ascii="Times New Roman" w:hAnsi="Times New Roman" w:cs="Times New Roman"/>
          <w:sz w:val="24"/>
          <w:szCs w:val="24"/>
          <w:lang w:val="pt-BR"/>
        </w:rPr>
      </w:pPr>
    </w:p>
    <w:p w14:paraId="770A5BE2" w14:textId="77777777" w:rsidR="008D2D8A" w:rsidRPr="00F474D5" w:rsidRDefault="008D2D8A" w:rsidP="008D2D8A">
      <w:pPr>
        <w:pStyle w:val="SemEspaamento"/>
        <w:rPr>
          <w:rFonts w:ascii="Times New Roman" w:hAnsi="Times New Roman" w:cs="Times New Roman"/>
          <w:bCs/>
          <w:sz w:val="24"/>
          <w:szCs w:val="24"/>
          <w:lang w:val="pt-BR"/>
        </w:rPr>
      </w:pPr>
      <w:r w:rsidRPr="00F474D5">
        <w:rPr>
          <w:rFonts w:ascii="Times New Roman" w:hAnsi="Times New Roman" w:cs="Times New Roman"/>
          <w:bCs/>
          <w:sz w:val="24"/>
          <w:szCs w:val="24"/>
          <w:lang w:val="pt-BR"/>
        </w:rPr>
        <w:t>Agradeço:</w:t>
      </w:r>
    </w:p>
    <w:p w14:paraId="6373D8C6" w14:textId="77777777" w:rsidR="008D2D8A" w:rsidRPr="00F474D5" w:rsidRDefault="008D2D8A" w:rsidP="008D2D8A">
      <w:pPr>
        <w:pStyle w:val="SemEspaamento"/>
        <w:rPr>
          <w:rFonts w:ascii="Times New Roman" w:hAnsi="Times New Roman" w:cs="Times New Roman"/>
          <w:bCs/>
          <w:sz w:val="24"/>
          <w:szCs w:val="24"/>
          <w:lang w:val="pt-BR"/>
        </w:rPr>
      </w:pPr>
    </w:p>
    <w:p w14:paraId="6E4FFE84" w14:textId="77777777" w:rsidR="008D2D8A" w:rsidRPr="00F474D5" w:rsidRDefault="008D2D8A" w:rsidP="008D2D8A">
      <w:pPr>
        <w:pStyle w:val="SemEspaamento"/>
        <w:rPr>
          <w:rFonts w:ascii="Times New Roman" w:hAnsi="Times New Roman" w:cs="Times New Roman"/>
          <w:sz w:val="24"/>
          <w:szCs w:val="24"/>
          <w:lang w:val="pt-BR"/>
        </w:rPr>
      </w:pPr>
      <w:r w:rsidRPr="00F474D5">
        <w:rPr>
          <w:rFonts w:ascii="Times New Roman" w:hAnsi="Times New Roman" w:cs="Times New Roman"/>
          <w:bCs/>
          <w:sz w:val="24"/>
          <w:szCs w:val="24"/>
          <w:lang w:val="pt-BR"/>
        </w:rPr>
        <w:t>Ao CNPq pelo financiamento,</w:t>
      </w:r>
    </w:p>
    <w:p w14:paraId="0DE3FEF3" w14:textId="77777777" w:rsidR="008D2D8A" w:rsidRPr="00F474D5" w:rsidRDefault="008D2D8A" w:rsidP="008D2D8A">
      <w:pPr>
        <w:pStyle w:val="SemEspaamento"/>
        <w:rPr>
          <w:rFonts w:ascii="Times New Roman" w:hAnsi="Times New Roman" w:cs="Times New Roman"/>
          <w:bCs/>
          <w:sz w:val="24"/>
          <w:szCs w:val="24"/>
          <w:lang w:val="pt-BR"/>
        </w:rPr>
      </w:pPr>
      <w:r w:rsidRPr="00F474D5">
        <w:rPr>
          <w:rFonts w:ascii="Times New Roman" w:hAnsi="Times New Roman" w:cs="Times New Roman"/>
          <w:bCs/>
          <w:sz w:val="24"/>
          <w:szCs w:val="24"/>
          <w:lang w:val="pt-BR"/>
        </w:rPr>
        <w:t>Ao PPG Ecologia pelo financiamento e aprendizado,</w:t>
      </w:r>
    </w:p>
    <w:p w14:paraId="7EB86074" w14:textId="77777777" w:rsidR="008D2D8A" w:rsidRPr="00F474D5" w:rsidRDefault="008D2D8A" w:rsidP="008D2D8A">
      <w:pPr>
        <w:pStyle w:val="SemEspaamento"/>
        <w:rPr>
          <w:rFonts w:ascii="Times New Roman" w:hAnsi="Times New Roman" w:cs="Times New Roman"/>
          <w:bCs/>
          <w:sz w:val="24"/>
          <w:szCs w:val="24"/>
          <w:lang w:val="pt-BR"/>
        </w:rPr>
      </w:pPr>
      <w:r w:rsidRPr="00F474D5">
        <w:rPr>
          <w:rFonts w:ascii="Times New Roman" w:hAnsi="Times New Roman" w:cs="Times New Roman"/>
          <w:bCs/>
          <w:sz w:val="24"/>
          <w:szCs w:val="24"/>
          <w:lang w:val="pt-BR"/>
        </w:rPr>
        <w:t>Ao Leandro pela confiança,</w:t>
      </w:r>
    </w:p>
    <w:p w14:paraId="02593A7B" w14:textId="77777777" w:rsidR="008D2D8A" w:rsidRPr="00F474D5" w:rsidRDefault="008D2D8A" w:rsidP="008D2D8A">
      <w:pPr>
        <w:pStyle w:val="SemEspaamento"/>
        <w:rPr>
          <w:rFonts w:ascii="Times New Roman" w:hAnsi="Times New Roman" w:cs="Times New Roman"/>
          <w:bCs/>
          <w:sz w:val="24"/>
          <w:szCs w:val="24"/>
          <w:lang w:val="pt-BR"/>
        </w:rPr>
      </w:pPr>
      <w:r w:rsidRPr="00F474D5">
        <w:rPr>
          <w:rFonts w:ascii="Times New Roman" w:hAnsi="Times New Roman" w:cs="Times New Roman"/>
          <w:bCs/>
          <w:sz w:val="24"/>
          <w:szCs w:val="24"/>
          <w:lang w:val="pt-BR"/>
        </w:rPr>
        <w:t>Ao Renan pela compreensão,</w:t>
      </w:r>
    </w:p>
    <w:p w14:paraId="3425295F" w14:textId="77777777" w:rsidR="008D2D8A" w:rsidRPr="00F474D5" w:rsidRDefault="008D2D8A" w:rsidP="008D2D8A">
      <w:pPr>
        <w:pStyle w:val="SemEspaamento"/>
        <w:rPr>
          <w:rFonts w:ascii="Times New Roman" w:hAnsi="Times New Roman" w:cs="Times New Roman"/>
          <w:bCs/>
          <w:sz w:val="24"/>
          <w:szCs w:val="24"/>
          <w:lang w:val="pt-BR"/>
        </w:rPr>
      </w:pPr>
      <w:r w:rsidRPr="00F474D5">
        <w:rPr>
          <w:rFonts w:ascii="Times New Roman" w:hAnsi="Times New Roman" w:cs="Times New Roman"/>
          <w:bCs/>
          <w:sz w:val="24"/>
          <w:szCs w:val="24"/>
          <w:lang w:val="pt-BR"/>
        </w:rPr>
        <w:t>Ao Gabriel pela paciência,</w:t>
      </w:r>
    </w:p>
    <w:p w14:paraId="10B0ED32" w14:textId="77777777" w:rsidR="008D2D8A" w:rsidRPr="00F474D5" w:rsidRDefault="008D2D8A" w:rsidP="008D2D8A">
      <w:pPr>
        <w:pStyle w:val="SemEspaamento"/>
        <w:rPr>
          <w:rFonts w:ascii="Times New Roman" w:hAnsi="Times New Roman" w:cs="Times New Roman"/>
          <w:bCs/>
          <w:sz w:val="24"/>
          <w:szCs w:val="24"/>
          <w:lang w:val="pt-BR"/>
        </w:rPr>
      </w:pPr>
      <w:r w:rsidRPr="00F474D5">
        <w:rPr>
          <w:rFonts w:ascii="Times New Roman" w:hAnsi="Times New Roman" w:cs="Times New Roman"/>
          <w:sz w:val="24"/>
          <w:szCs w:val="24"/>
          <w:lang w:val="pt-BR"/>
        </w:rPr>
        <w:t>Aos pertencentes do LEFF e do LEMA pela companhia e amizade,</w:t>
      </w:r>
    </w:p>
    <w:p w14:paraId="6E884CCF" w14:textId="77777777" w:rsidR="008D2D8A" w:rsidRPr="00F474D5" w:rsidRDefault="008D2D8A" w:rsidP="008D2D8A">
      <w:pPr>
        <w:pStyle w:val="SemEspaamento"/>
        <w:rPr>
          <w:rFonts w:ascii="Times New Roman" w:hAnsi="Times New Roman" w:cs="Times New Roman"/>
          <w:sz w:val="24"/>
          <w:szCs w:val="24"/>
          <w:lang w:val="pt-BR"/>
        </w:rPr>
      </w:pPr>
      <w:r w:rsidRPr="00F474D5">
        <w:rPr>
          <w:rFonts w:ascii="Times New Roman" w:hAnsi="Times New Roman" w:cs="Times New Roman"/>
          <w:sz w:val="24"/>
          <w:szCs w:val="24"/>
          <w:lang w:val="pt-BR"/>
        </w:rPr>
        <w:t xml:space="preserve">Ao fórum do </w:t>
      </w:r>
      <w:proofErr w:type="spellStart"/>
      <w:r w:rsidRPr="00F474D5">
        <w:rPr>
          <w:rFonts w:ascii="Times New Roman" w:hAnsi="Times New Roman" w:cs="Times New Roman"/>
          <w:sz w:val="24"/>
          <w:szCs w:val="24"/>
          <w:lang w:val="pt-BR"/>
        </w:rPr>
        <w:t>BioGeoBEARS</w:t>
      </w:r>
      <w:proofErr w:type="spellEnd"/>
      <w:r w:rsidRPr="00F474D5">
        <w:rPr>
          <w:rFonts w:ascii="Times New Roman" w:hAnsi="Times New Roman" w:cs="Times New Roman"/>
          <w:sz w:val="24"/>
          <w:szCs w:val="24"/>
          <w:lang w:val="pt-BR"/>
        </w:rPr>
        <w:t xml:space="preserve"> e r-</w:t>
      </w:r>
      <w:proofErr w:type="spellStart"/>
      <w:r w:rsidRPr="00F474D5">
        <w:rPr>
          <w:rFonts w:ascii="Times New Roman" w:hAnsi="Times New Roman" w:cs="Times New Roman"/>
          <w:sz w:val="24"/>
          <w:szCs w:val="24"/>
          <w:lang w:val="pt-BR"/>
        </w:rPr>
        <w:t>sig</w:t>
      </w:r>
      <w:proofErr w:type="spellEnd"/>
      <w:r w:rsidRPr="00F474D5">
        <w:rPr>
          <w:rFonts w:ascii="Times New Roman" w:hAnsi="Times New Roman" w:cs="Times New Roman"/>
          <w:sz w:val="24"/>
          <w:szCs w:val="24"/>
          <w:lang w:val="pt-BR"/>
        </w:rPr>
        <w:t>-</w:t>
      </w:r>
      <w:proofErr w:type="spellStart"/>
      <w:r w:rsidRPr="00F474D5">
        <w:rPr>
          <w:rFonts w:ascii="Times New Roman" w:hAnsi="Times New Roman" w:cs="Times New Roman"/>
          <w:sz w:val="24"/>
          <w:szCs w:val="24"/>
          <w:lang w:val="pt-BR"/>
        </w:rPr>
        <w:t>phylo</w:t>
      </w:r>
      <w:proofErr w:type="spellEnd"/>
      <w:r w:rsidRPr="00F474D5">
        <w:rPr>
          <w:rFonts w:ascii="Times New Roman" w:hAnsi="Times New Roman" w:cs="Times New Roman"/>
          <w:sz w:val="24"/>
          <w:szCs w:val="24"/>
          <w:lang w:val="pt-BR"/>
        </w:rPr>
        <w:t xml:space="preserve">, em especial, ao </w:t>
      </w:r>
      <w:r w:rsidRPr="00F474D5">
        <w:rPr>
          <w:rFonts w:ascii="Times New Roman" w:hAnsi="Times New Roman" w:cs="Times New Roman"/>
          <w:sz w:val="24"/>
          <w:szCs w:val="24"/>
          <w:shd w:val="clear" w:color="auto" w:fill="FFFFFF"/>
          <w:lang w:val="pt-BR"/>
        </w:rPr>
        <w:t xml:space="preserve">Brian C. </w:t>
      </w:r>
      <w:proofErr w:type="spellStart"/>
      <w:r w:rsidRPr="00F474D5">
        <w:rPr>
          <w:rFonts w:ascii="Times New Roman" w:hAnsi="Times New Roman" w:cs="Times New Roman"/>
          <w:sz w:val="24"/>
          <w:szCs w:val="24"/>
          <w:shd w:val="clear" w:color="auto" w:fill="FFFFFF"/>
          <w:lang w:val="pt-BR"/>
        </w:rPr>
        <w:t>O'Meara</w:t>
      </w:r>
      <w:proofErr w:type="spellEnd"/>
      <w:r w:rsidRPr="00F474D5">
        <w:rPr>
          <w:rFonts w:ascii="Times New Roman" w:hAnsi="Times New Roman" w:cs="Times New Roman"/>
          <w:sz w:val="24"/>
          <w:szCs w:val="24"/>
          <w:lang w:val="pt-BR"/>
        </w:rPr>
        <w:t xml:space="preserve">, </w:t>
      </w:r>
      <w:r w:rsidRPr="00F474D5">
        <w:rPr>
          <w:rFonts w:ascii="Times New Roman" w:hAnsi="Times New Roman" w:cs="Times New Roman"/>
          <w:sz w:val="24"/>
          <w:szCs w:val="24"/>
          <w:lang w:val="pt-BR" w:eastAsia="pt-BR"/>
        </w:rPr>
        <w:t xml:space="preserve">Joseph Brown, </w:t>
      </w:r>
      <w:r w:rsidRPr="00F474D5">
        <w:rPr>
          <w:rFonts w:ascii="Times New Roman" w:hAnsi="Times New Roman" w:cs="Times New Roman"/>
          <w:spacing w:val="3"/>
          <w:sz w:val="24"/>
          <w:szCs w:val="24"/>
          <w:lang w:val="pt-BR"/>
        </w:rPr>
        <w:t xml:space="preserve">Emmanuel </w:t>
      </w:r>
      <w:proofErr w:type="spellStart"/>
      <w:r w:rsidRPr="00F474D5">
        <w:rPr>
          <w:rFonts w:ascii="Times New Roman" w:hAnsi="Times New Roman" w:cs="Times New Roman"/>
          <w:spacing w:val="3"/>
          <w:sz w:val="24"/>
          <w:szCs w:val="24"/>
          <w:lang w:val="pt-BR"/>
        </w:rPr>
        <w:t>Paradis</w:t>
      </w:r>
      <w:proofErr w:type="spellEnd"/>
      <w:r w:rsidRPr="00F474D5">
        <w:rPr>
          <w:rFonts w:ascii="Times New Roman" w:hAnsi="Times New Roman" w:cs="Times New Roman"/>
          <w:spacing w:val="3"/>
          <w:sz w:val="24"/>
          <w:szCs w:val="24"/>
          <w:lang w:val="pt-BR"/>
        </w:rPr>
        <w:t>,</w:t>
      </w:r>
      <w:r w:rsidRPr="00F474D5">
        <w:rPr>
          <w:rFonts w:ascii="Times New Roman" w:hAnsi="Times New Roman" w:cs="Times New Roman"/>
          <w:bCs/>
          <w:sz w:val="24"/>
          <w:szCs w:val="24"/>
          <w:lang w:val="pt-BR"/>
        </w:rPr>
        <w:t xml:space="preserve"> </w:t>
      </w:r>
      <w:proofErr w:type="spellStart"/>
      <w:r w:rsidRPr="00F474D5">
        <w:rPr>
          <w:rFonts w:ascii="Times New Roman" w:hAnsi="Times New Roman" w:cs="Times New Roman"/>
          <w:bCs/>
          <w:sz w:val="24"/>
          <w:szCs w:val="24"/>
          <w:lang w:val="pt-BR"/>
        </w:rPr>
        <w:t>Roee</w:t>
      </w:r>
      <w:proofErr w:type="spellEnd"/>
      <w:r w:rsidRPr="00F474D5">
        <w:rPr>
          <w:rFonts w:ascii="Times New Roman" w:hAnsi="Times New Roman" w:cs="Times New Roman"/>
          <w:bCs/>
          <w:sz w:val="24"/>
          <w:szCs w:val="24"/>
          <w:lang w:val="pt-BR"/>
        </w:rPr>
        <w:t xml:space="preserve"> </w:t>
      </w:r>
      <w:proofErr w:type="spellStart"/>
      <w:r w:rsidRPr="00F474D5">
        <w:rPr>
          <w:rFonts w:ascii="Times New Roman" w:hAnsi="Times New Roman" w:cs="Times New Roman"/>
          <w:bCs/>
          <w:sz w:val="24"/>
          <w:szCs w:val="24"/>
          <w:lang w:val="pt-BR"/>
        </w:rPr>
        <w:t>Maor</w:t>
      </w:r>
      <w:proofErr w:type="spellEnd"/>
      <w:r w:rsidRPr="00F474D5">
        <w:rPr>
          <w:rFonts w:ascii="Times New Roman" w:hAnsi="Times New Roman" w:cs="Times New Roman"/>
          <w:bCs/>
          <w:sz w:val="24"/>
          <w:szCs w:val="24"/>
          <w:lang w:val="pt-BR"/>
        </w:rPr>
        <w:t>,</w:t>
      </w:r>
      <w:r w:rsidRPr="00F474D5">
        <w:rPr>
          <w:rFonts w:ascii="Times New Roman" w:hAnsi="Times New Roman" w:cs="Times New Roman"/>
          <w:sz w:val="24"/>
          <w:szCs w:val="24"/>
          <w:shd w:val="clear" w:color="auto" w:fill="FFFFFF"/>
          <w:lang w:val="pt-BR"/>
        </w:rPr>
        <w:t xml:space="preserve"> Liam </w:t>
      </w:r>
      <w:proofErr w:type="spellStart"/>
      <w:r w:rsidRPr="00F474D5">
        <w:rPr>
          <w:rFonts w:ascii="Times New Roman" w:hAnsi="Times New Roman" w:cs="Times New Roman"/>
          <w:sz w:val="24"/>
          <w:szCs w:val="24"/>
          <w:shd w:val="clear" w:color="auto" w:fill="FFFFFF"/>
          <w:lang w:val="pt-BR"/>
        </w:rPr>
        <w:t>Revell</w:t>
      </w:r>
      <w:proofErr w:type="spellEnd"/>
      <w:r w:rsidRPr="00F474D5">
        <w:rPr>
          <w:rFonts w:ascii="Times New Roman" w:hAnsi="Times New Roman" w:cs="Times New Roman"/>
          <w:sz w:val="24"/>
          <w:szCs w:val="24"/>
          <w:shd w:val="clear" w:color="auto" w:fill="FFFFFF"/>
          <w:lang w:val="pt-BR"/>
        </w:rPr>
        <w:t>,</w:t>
      </w:r>
      <w:r w:rsidRPr="00F474D5">
        <w:rPr>
          <w:rFonts w:ascii="Times New Roman" w:hAnsi="Times New Roman" w:cs="Times New Roman"/>
          <w:sz w:val="24"/>
          <w:szCs w:val="24"/>
          <w:lang w:val="pt-BR"/>
        </w:rPr>
        <w:t xml:space="preserve"> por me ajudarem a encontrar soluções, </w:t>
      </w:r>
    </w:p>
    <w:p w14:paraId="7DF7A37F" w14:textId="77777777" w:rsidR="008D2D8A" w:rsidRPr="00F474D5" w:rsidRDefault="008D2D8A" w:rsidP="008D2D8A">
      <w:pPr>
        <w:pStyle w:val="SemEspaamento"/>
        <w:rPr>
          <w:rFonts w:ascii="Times New Roman" w:hAnsi="Times New Roman" w:cs="Times New Roman"/>
          <w:sz w:val="24"/>
          <w:szCs w:val="24"/>
          <w:lang w:val="pt-BR"/>
        </w:rPr>
      </w:pPr>
      <w:r w:rsidRPr="00F474D5">
        <w:rPr>
          <w:rFonts w:ascii="Times New Roman" w:hAnsi="Times New Roman" w:cs="Times New Roman"/>
          <w:sz w:val="24"/>
          <w:szCs w:val="24"/>
          <w:lang w:val="pt-BR"/>
        </w:rPr>
        <w:t>Ao Ignacio Quintero por me explicar o porquê,</w:t>
      </w:r>
    </w:p>
    <w:p w14:paraId="20483A8C" w14:textId="77777777" w:rsidR="008D2D8A" w:rsidRPr="00F474D5" w:rsidRDefault="008D2D8A" w:rsidP="008D2D8A">
      <w:pPr>
        <w:pStyle w:val="SemEspaamento"/>
        <w:rPr>
          <w:rFonts w:ascii="Times New Roman" w:hAnsi="Times New Roman" w:cs="Times New Roman"/>
          <w:sz w:val="24"/>
          <w:szCs w:val="24"/>
          <w:lang w:val="pt-BR"/>
        </w:rPr>
      </w:pPr>
      <w:r w:rsidRPr="00F474D5">
        <w:rPr>
          <w:rFonts w:ascii="Times New Roman" w:hAnsi="Times New Roman" w:cs="Times New Roman"/>
          <w:sz w:val="24"/>
          <w:szCs w:val="24"/>
          <w:lang w:val="pt-BR"/>
        </w:rPr>
        <w:t xml:space="preserve">Aos meus amigos da Unicamp por me ensinarem que ser próximo nem sempre significa estar perto, </w:t>
      </w:r>
    </w:p>
    <w:p w14:paraId="0DFAC6A2" w14:textId="77777777" w:rsidR="008D2D8A" w:rsidRPr="00F474D5" w:rsidRDefault="008D2D8A" w:rsidP="008D2D8A">
      <w:pPr>
        <w:pStyle w:val="SemEspaamento"/>
        <w:rPr>
          <w:rFonts w:ascii="Times New Roman" w:hAnsi="Times New Roman" w:cs="Times New Roman"/>
          <w:sz w:val="24"/>
          <w:szCs w:val="24"/>
          <w:lang w:val="pt-BR"/>
        </w:rPr>
      </w:pPr>
      <w:r w:rsidRPr="00F474D5">
        <w:rPr>
          <w:rFonts w:ascii="Times New Roman" w:hAnsi="Times New Roman" w:cs="Times New Roman"/>
          <w:sz w:val="24"/>
          <w:szCs w:val="24"/>
          <w:lang w:val="pt-BR"/>
        </w:rPr>
        <w:t xml:space="preserve">Aos meus amigos da </w:t>
      </w:r>
      <w:proofErr w:type="spellStart"/>
      <w:r w:rsidRPr="00F474D5">
        <w:rPr>
          <w:rFonts w:ascii="Times New Roman" w:hAnsi="Times New Roman" w:cs="Times New Roman"/>
          <w:sz w:val="24"/>
          <w:szCs w:val="24"/>
          <w:lang w:val="pt-BR"/>
        </w:rPr>
        <w:t>Ufrgs</w:t>
      </w:r>
      <w:proofErr w:type="spellEnd"/>
      <w:r w:rsidRPr="00F474D5">
        <w:rPr>
          <w:rFonts w:ascii="Times New Roman" w:hAnsi="Times New Roman" w:cs="Times New Roman"/>
          <w:sz w:val="24"/>
          <w:szCs w:val="24"/>
          <w:lang w:val="pt-BR"/>
        </w:rPr>
        <w:t xml:space="preserve"> que me ampararam a me sentir em casa,</w:t>
      </w:r>
    </w:p>
    <w:p w14:paraId="68A2EA0C" w14:textId="77777777" w:rsidR="008D2D8A" w:rsidRPr="00F474D5" w:rsidRDefault="008D2D8A" w:rsidP="008D2D8A">
      <w:pPr>
        <w:pStyle w:val="SemEspaamento"/>
        <w:rPr>
          <w:rFonts w:ascii="Times New Roman" w:hAnsi="Times New Roman" w:cs="Times New Roman"/>
          <w:sz w:val="24"/>
          <w:szCs w:val="24"/>
          <w:lang w:val="pt-BR"/>
        </w:rPr>
      </w:pPr>
      <w:r>
        <w:rPr>
          <w:rFonts w:ascii="Times New Roman" w:hAnsi="Times New Roman" w:cs="Times New Roman"/>
          <w:bCs/>
          <w:sz w:val="24"/>
          <w:szCs w:val="24"/>
          <w:lang w:val="pt-BR"/>
        </w:rPr>
        <w:t>A</w:t>
      </w:r>
      <w:r w:rsidRPr="00F474D5">
        <w:rPr>
          <w:rFonts w:ascii="Times New Roman" w:hAnsi="Times New Roman" w:cs="Times New Roman"/>
          <w:bCs/>
          <w:sz w:val="24"/>
          <w:szCs w:val="24"/>
          <w:lang w:val="pt-BR"/>
        </w:rPr>
        <w:t xml:space="preserve"> minha família e ao meu namorado pelo amor e apoio,</w:t>
      </w:r>
    </w:p>
    <w:p w14:paraId="4CF9CD36" w14:textId="77777777" w:rsidR="008D2D8A" w:rsidRPr="00F474D5" w:rsidRDefault="008D2D8A" w:rsidP="008D2D8A">
      <w:pPr>
        <w:pStyle w:val="SemEspaamento"/>
        <w:rPr>
          <w:rFonts w:ascii="Times New Roman" w:hAnsi="Times New Roman" w:cs="Times New Roman"/>
          <w:sz w:val="24"/>
          <w:szCs w:val="24"/>
          <w:lang w:val="pt-BR"/>
        </w:rPr>
      </w:pPr>
      <w:r w:rsidRPr="00F474D5">
        <w:rPr>
          <w:rFonts w:ascii="Times New Roman" w:hAnsi="Times New Roman" w:cs="Times New Roman"/>
          <w:sz w:val="24"/>
          <w:szCs w:val="24"/>
          <w:lang w:val="pt-BR"/>
        </w:rPr>
        <w:t xml:space="preserve">A todos os que vivem no Brasil por financiarem minha formação e pesquisa. </w:t>
      </w:r>
    </w:p>
    <w:p w14:paraId="26427E50" w14:textId="77777777" w:rsidR="008D2D8A" w:rsidRPr="00F474D5" w:rsidRDefault="008D2D8A" w:rsidP="008D2D8A">
      <w:pPr>
        <w:pStyle w:val="SemEspaamento"/>
        <w:rPr>
          <w:rFonts w:ascii="Times New Roman" w:hAnsi="Times New Roman" w:cs="Times New Roman"/>
          <w:sz w:val="24"/>
          <w:szCs w:val="24"/>
          <w:lang w:val="pt-BR"/>
        </w:rPr>
      </w:pPr>
    </w:p>
    <w:p w14:paraId="5FF499E7" w14:textId="77777777" w:rsidR="008D2D8A" w:rsidRPr="00E2461A" w:rsidRDefault="008D2D8A" w:rsidP="008D2D8A">
      <w:pPr>
        <w:pStyle w:val="SemEspaamento"/>
        <w:rPr>
          <w:rFonts w:ascii="Times New Roman" w:hAnsi="Times New Roman" w:cs="Times New Roman"/>
          <w:sz w:val="24"/>
          <w:szCs w:val="24"/>
          <w:lang w:val="pt-BR"/>
        </w:rPr>
      </w:pPr>
      <w:r w:rsidRPr="00E2461A">
        <w:rPr>
          <w:rFonts w:ascii="Times New Roman" w:hAnsi="Times New Roman" w:cs="Times New Roman"/>
          <w:sz w:val="24"/>
          <w:szCs w:val="24"/>
          <w:lang w:val="pt-BR"/>
        </w:rPr>
        <w:t xml:space="preserve">Muito obrigada! </w:t>
      </w:r>
    </w:p>
    <w:p w14:paraId="45C120C3" w14:textId="77777777" w:rsidR="00525A2F" w:rsidRPr="00AD7D91" w:rsidRDefault="00525A2F" w:rsidP="00525A2F">
      <w:pPr>
        <w:rPr>
          <w:rFonts w:ascii="Times New Roman" w:eastAsia="Times New Roman" w:hAnsi="Times New Roman"/>
          <w:lang w:val="pt-BR"/>
        </w:rPr>
      </w:pPr>
      <w:r w:rsidRPr="00AD7D91">
        <w:rPr>
          <w:rFonts w:ascii="Times New Roman" w:eastAsia="Times New Roman" w:hAnsi="Times New Roman"/>
          <w:lang w:val="pt-BR"/>
        </w:rPr>
        <w:t xml:space="preserve">                                                                                                                              </w:t>
      </w:r>
      <w:r>
        <w:rPr>
          <w:rFonts w:ascii="Times New Roman" w:eastAsia="Times New Roman" w:hAnsi="Times New Roman"/>
          <w:lang w:val="pt-BR"/>
        </w:rPr>
        <w:t xml:space="preserve">                             </w:t>
      </w:r>
    </w:p>
    <w:p w14:paraId="1D12BD9F" w14:textId="77777777" w:rsidR="00525A2F" w:rsidRDefault="00525A2F" w:rsidP="00525A2F">
      <w:pPr>
        <w:spacing w:line="0" w:lineRule="atLeast"/>
        <w:ind w:right="-353"/>
        <w:jc w:val="center"/>
        <w:rPr>
          <w:rFonts w:ascii="Arial" w:eastAsia="Arial" w:hAnsi="Arial"/>
          <w:b/>
          <w:sz w:val="18"/>
          <w:szCs w:val="18"/>
          <w:lang w:val="pt-BR"/>
        </w:rPr>
      </w:pPr>
    </w:p>
    <w:p w14:paraId="73013C00" w14:textId="77777777" w:rsidR="00525A2F" w:rsidRDefault="00525A2F" w:rsidP="00525A2F">
      <w:pPr>
        <w:spacing w:line="0" w:lineRule="atLeast"/>
        <w:ind w:right="-353"/>
        <w:jc w:val="center"/>
        <w:rPr>
          <w:rFonts w:ascii="Arial" w:eastAsia="Arial" w:hAnsi="Arial"/>
          <w:b/>
          <w:sz w:val="18"/>
          <w:szCs w:val="18"/>
          <w:lang w:val="pt-BR"/>
        </w:rPr>
      </w:pPr>
    </w:p>
    <w:p w14:paraId="1167B188" w14:textId="77777777" w:rsidR="008D2D8A" w:rsidRDefault="008D2D8A" w:rsidP="00525A2F">
      <w:pPr>
        <w:spacing w:line="0" w:lineRule="atLeast"/>
        <w:ind w:right="-353"/>
        <w:jc w:val="center"/>
        <w:rPr>
          <w:rFonts w:ascii="Arial" w:eastAsia="Arial" w:hAnsi="Arial"/>
          <w:b/>
          <w:sz w:val="18"/>
          <w:szCs w:val="18"/>
          <w:lang w:val="pt-BR"/>
        </w:rPr>
      </w:pPr>
    </w:p>
    <w:p w14:paraId="521266AD" w14:textId="77777777" w:rsidR="008D2D8A" w:rsidRDefault="008D2D8A" w:rsidP="00525A2F">
      <w:pPr>
        <w:spacing w:line="0" w:lineRule="atLeast"/>
        <w:ind w:right="-353"/>
        <w:jc w:val="center"/>
        <w:rPr>
          <w:rFonts w:ascii="Arial" w:eastAsia="Arial" w:hAnsi="Arial"/>
          <w:b/>
          <w:sz w:val="18"/>
          <w:szCs w:val="18"/>
          <w:lang w:val="pt-BR"/>
        </w:rPr>
      </w:pPr>
    </w:p>
    <w:p w14:paraId="26F9E480" w14:textId="77777777" w:rsidR="008D2D8A" w:rsidRDefault="008D2D8A" w:rsidP="00525A2F">
      <w:pPr>
        <w:spacing w:line="0" w:lineRule="atLeast"/>
        <w:ind w:right="-353"/>
        <w:jc w:val="center"/>
        <w:rPr>
          <w:rFonts w:ascii="Arial" w:eastAsia="Arial" w:hAnsi="Arial"/>
          <w:b/>
          <w:sz w:val="18"/>
          <w:szCs w:val="18"/>
          <w:lang w:val="pt-BR"/>
        </w:rPr>
      </w:pPr>
    </w:p>
    <w:p w14:paraId="5BBFBA52" w14:textId="77777777" w:rsidR="008D2D8A" w:rsidRDefault="008D2D8A" w:rsidP="00525A2F">
      <w:pPr>
        <w:spacing w:line="0" w:lineRule="atLeast"/>
        <w:ind w:right="-353"/>
        <w:jc w:val="center"/>
        <w:rPr>
          <w:rFonts w:ascii="Arial" w:eastAsia="Arial" w:hAnsi="Arial"/>
          <w:b/>
          <w:sz w:val="18"/>
          <w:szCs w:val="18"/>
          <w:lang w:val="pt-BR"/>
        </w:rPr>
      </w:pPr>
    </w:p>
    <w:p w14:paraId="655BC1FD" w14:textId="77777777" w:rsidR="008D2D8A" w:rsidRDefault="008D2D8A" w:rsidP="00525A2F">
      <w:pPr>
        <w:spacing w:line="0" w:lineRule="atLeast"/>
        <w:ind w:right="-353"/>
        <w:jc w:val="center"/>
        <w:rPr>
          <w:rFonts w:ascii="Arial" w:eastAsia="Arial" w:hAnsi="Arial"/>
          <w:b/>
          <w:sz w:val="18"/>
          <w:szCs w:val="18"/>
          <w:lang w:val="pt-BR"/>
        </w:rPr>
      </w:pPr>
    </w:p>
    <w:p w14:paraId="0C2DFDD3" w14:textId="77777777" w:rsidR="008D2D8A" w:rsidRDefault="008D2D8A" w:rsidP="00525A2F">
      <w:pPr>
        <w:spacing w:line="0" w:lineRule="atLeast"/>
        <w:ind w:right="-353"/>
        <w:jc w:val="center"/>
        <w:rPr>
          <w:rFonts w:ascii="Arial" w:eastAsia="Arial" w:hAnsi="Arial"/>
          <w:b/>
          <w:sz w:val="18"/>
          <w:szCs w:val="18"/>
          <w:lang w:val="pt-BR"/>
        </w:rPr>
      </w:pPr>
    </w:p>
    <w:p w14:paraId="5B6F453E" w14:textId="77777777" w:rsidR="008D2D8A" w:rsidRDefault="008D2D8A" w:rsidP="00525A2F">
      <w:pPr>
        <w:spacing w:line="0" w:lineRule="atLeast"/>
        <w:ind w:right="-353"/>
        <w:jc w:val="center"/>
        <w:rPr>
          <w:rFonts w:ascii="Arial" w:eastAsia="Arial" w:hAnsi="Arial"/>
          <w:b/>
          <w:sz w:val="18"/>
          <w:szCs w:val="18"/>
          <w:lang w:val="pt-BR"/>
        </w:rPr>
      </w:pPr>
    </w:p>
    <w:p w14:paraId="56C04133" w14:textId="77777777" w:rsidR="008D2D8A" w:rsidRDefault="008D2D8A" w:rsidP="00525A2F">
      <w:pPr>
        <w:spacing w:line="0" w:lineRule="atLeast"/>
        <w:ind w:right="-353"/>
        <w:jc w:val="center"/>
        <w:rPr>
          <w:rFonts w:ascii="Arial" w:eastAsia="Arial" w:hAnsi="Arial"/>
          <w:b/>
          <w:sz w:val="18"/>
          <w:szCs w:val="18"/>
          <w:lang w:val="pt-BR"/>
        </w:rPr>
      </w:pPr>
    </w:p>
    <w:p w14:paraId="28922E06" w14:textId="77777777" w:rsidR="008D2D8A" w:rsidRDefault="008D2D8A" w:rsidP="00525A2F">
      <w:pPr>
        <w:spacing w:line="0" w:lineRule="atLeast"/>
        <w:ind w:right="-353"/>
        <w:jc w:val="center"/>
        <w:rPr>
          <w:rFonts w:ascii="Arial" w:eastAsia="Arial" w:hAnsi="Arial"/>
          <w:b/>
          <w:sz w:val="18"/>
          <w:szCs w:val="18"/>
          <w:lang w:val="pt-BR"/>
        </w:rPr>
      </w:pPr>
    </w:p>
    <w:p w14:paraId="0AFC769F" w14:textId="77777777" w:rsidR="008D2D8A" w:rsidRDefault="008D2D8A" w:rsidP="00525A2F">
      <w:pPr>
        <w:spacing w:line="0" w:lineRule="atLeast"/>
        <w:ind w:right="-353"/>
        <w:jc w:val="center"/>
        <w:rPr>
          <w:rFonts w:ascii="Arial" w:eastAsia="Arial" w:hAnsi="Arial"/>
          <w:b/>
          <w:sz w:val="18"/>
          <w:szCs w:val="18"/>
          <w:lang w:val="pt-BR"/>
        </w:rPr>
      </w:pPr>
    </w:p>
    <w:p w14:paraId="125F6E75" w14:textId="77777777" w:rsidR="008D2D8A" w:rsidRDefault="008D2D8A" w:rsidP="00525A2F">
      <w:pPr>
        <w:spacing w:line="0" w:lineRule="atLeast"/>
        <w:ind w:right="-353"/>
        <w:jc w:val="center"/>
        <w:rPr>
          <w:rFonts w:ascii="Arial" w:eastAsia="Arial" w:hAnsi="Arial"/>
          <w:b/>
          <w:sz w:val="18"/>
          <w:szCs w:val="18"/>
          <w:lang w:val="pt-BR"/>
        </w:rPr>
      </w:pPr>
    </w:p>
    <w:p w14:paraId="721D36EC" w14:textId="77777777" w:rsidR="008D2D8A" w:rsidRDefault="008D2D8A" w:rsidP="00525A2F">
      <w:pPr>
        <w:spacing w:line="0" w:lineRule="atLeast"/>
        <w:ind w:right="-353"/>
        <w:jc w:val="center"/>
        <w:rPr>
          <w:rFonts w:ascii="Arial" w:eastAsia="Arial" w:hAnsi="Arial"/>
          <w:b/>
          <w:sz w:val="18"/>
          <w:szCs w:val="18"/>
          <w:lang w:val="pt-BR"/>
        </w:rPr>
      </w:pPr>
    </w:p>
    <w:p w14:paraId="65D0F351" w14:textId="77777777" w:rsidR="008D2D8A" w:rsidRDefault="008D2D8A" w:rsidP="00525A2F">
      <w:pPr>
        <w:spacing w:line="0" w:lineRule="atLeast"/>
        <w:ind w:right="-353"/>
        <w:jc w:val="center"/>
        <w:rPr>
          <w:rFonts w:ascii="Arial" w:eastAsia="Arial" w:hAnsi="Arial"/>
          <w:b/>
          <w:sz w:val="18"/>
          <w:szCs w:val="18"/>
          <w:lang w:val="pt-BR"/>
        </w:rPr>
      </w:pPr>
    </w:p>
    <w:p w14:paraId="1C1366BC" w14:textId="77777777" w:rsidR="008D2D8A" w:rsidRDefault="008D2D8A" w:rsidP="00525A2F">
      <w:pPr>
        <w:spacing w:line="0" w:lineRule="atLeast"/>
        <w:ind w:right="-353"/>
        <w:jc w:val="center"/>
        <w:rPr>
          <w:rFonts w:ascii="Arial" w:eastAsia="Arial" w:hAnsi="Arial"/>
          <w:b/>
          <w:sz w:val="18"/>
          <w:szCs w:val="18"/>
          <w:lang w:val="pt-BR"/>
        </w:rPr>
      </w:pPr>
    </w:p>
    <w:p w14:paraId="2F58FAE3" w14:textId="77777777" w:rsidR="008D2D8A" w:rsidRDefault="008D2D8A" w:rsidP="00525A2F">
      <w:pPr>
        <w:spacing w:line="0" w:lineRule="atLeast"/>
        <w:ind w:right="-353"/>
        <w:jc w:val="center"/>
        <w:rPr>
          <w:rFonts w:ascii="Arial" w:eastAsia="Arial" w:hAnsi="Arial"/>
          <w:b/>
          <w:sz w:val="18"/>
          <w:szCs w:val="18"/>
          <w:lang w:val="pt-BR"/>
        </w:rPr>
      </w:pPr>
    </w:p>
    <w:p w14:paraId="039D9FF9" w14:textId="77777777" w:rsidR="008D2D8A" w:rsidRDefault="008D2D8A" w:rsidP="00525A2F">
      <w:pPr>
        <w:spacing w:line="0" w:lineRule="atLeast"/>
        <w:ind w:right="-353"/>
        <w:jc w:val="center"/>
        <w:rPr>
          <w:rFonts w:ascii="Arial" w:eastAsia="Arial" w:hAnsi="Arial"/>
          <w:b/>
          <w:sz w:val="18"/>
          <w:szCs w:val="18"/>
          <w:lang w:val="pt-BR"/>
        </w:rPr>
      </w:pPr>
    </w:p>
    <w:p w14:paraId="510ECE33" w14:textId="77777777" w:rsidR="008D2D8A" w:rsidRDefault="008D2D8A" w:rsidP="00525A2F">
      <w:pPr>
        <w:spacing w:line="0" w:lineRule="atLeast"/>
        <w:ind w:right="-353"/>
        <w:jc w:val="center"/>
        <w:rPr>
          <w:rFonts w:ascii="Arial" w:eastAsia="Arial" w:hAnsi="Arial"/>
          <w:b/>
          <w:sz w:val="18"/>
          <w:szCs w:val="18"/>
          <w:lang w:val="pt-BR"/>
        </w:rPr>
      </w:pPr>
    </w:p>
    <w:p w14:paraId="400963F4" w14:textId="77777777" w:rsidR="008D2D8A" w:rsidRDefault="008D2D8A" w:rsidP="00525A2F">
      <w:pPr>
        <w:spacing w:line="0" w:lineRule="atLeast"/>
        <w:ind w:right="-353"/>
        <w:jc w:val="center"/>
        <w:rPr>
          <w:rFonts w:ascii="Arial" w:eastAsia="Arial" w:hAnsi="Arial"/>
          <w:b/>
          <w:sz w:val="18"/>
          <w:szCs w:val="18"/>
          <w:lang w:val="pt-BR"/>
        </w:rPr>
      </w:pPr>
    </w:p>
    <w:p w14:paraId="434C50EC" w14:textId="77777777" w:rsidR="008D2D8A" w:rsidRDefault="008D2D8A" w:rsidP="00525A2F">
      <w:pPr>
        <w:spacing w:line="0" w:lineRule="atLeast"/>
        <w:ind w:right="-353"/>
        <w:jc w:val="center"/>
        <w:rPr>
          <w:rFonts w:ascii="Arial" w:eastAsia="Arial" w:hAnsi="Arial"/>
          <w:b/>
          <w:sz w:val="18"/>
          <w:szCs w:val="18"/>
          <w:lang w:val="pt-BR"/>
        </w:rPr>
      </w:pPr>
    </w:p>
    <w:p w14:paraId="61C939EF" w14:textId="77777777" w:rsidR="008D2D8A" w:rsidRDefault="008D2D8A" w:rsidP="00525A2F">
      <w:pPr>
        <w:spacing w:line="0" w:lineRule="atLeast"/>
        <w:ind w:right="-353"/>
        <w:jc w:val="center"/>
        <w:rPr>
          <w:rFonts w:ascii="Arial" w:eastAsia="Arial" w:hAnsi="Arial"/>
          <w:b/>
          <w:sz w:val="18"/>
          <w:szCs w:val="18"/>
          <w:lang w:val="pt-BR"/>
        </w:rPr>
      </w:pPr>
    </w:p>
    <w:p w14:paraId="7FC07B9C" w14:textId="77777777" w:rsidR="008D2D8A" w:rsidRDefault="008D2D8A" w:rsidP="00525A2F">
      <w:pPr>
        <w:spacing w:line="0" w:lineRule="atLeast"/>
        <w:ind w:right="-353"/>
        <w:jc w:val="center"/>
        <w:rPr>
          <w:rFonts w:ascii="Arial" w:eastAsia="Arial" w:hAnsi="Arial"/>
          <w:b/>
          <w:sz w:val="18"/>
          <w:szCs w:val="18"/>
          <w:lang w:val="pt-BR"/>
        </w:rPr>
      </w:pPr>
    </w:p>
    <w:p w14:paraId="1652FE32" w14:textId="77777777" w:rsidR="008D2D8A" w:rsidRDefault="008D2D8A" w:rsidP="00525A2F">
      <w:pPr>
        <w:spacing w:line="0" w:lineRule="atLeast"/>
        <w:ind w:right="-353"/>
        <w:jc w:val="center"/>
        <w:rPr>
          <w:rFonts w:ascii="Arial" w:eastAsia="Arial" w:hAnsi="Arial"/>
          <w:b/>
          <w:sz w:val="18"/>
          <w:szCs w:val="18"/>
          <w:lang w:val="pt-BR"/>
        </w:rPr>
      </w:pPr>
    </w:p>
    <w:p w14:paraId="08EE74A5" w14:textId="77777777" w:rsidR="008D2D8A" w:rsidRDefault="008D2D8A" w:rsidP="00525A2F">
      <w:pPr>
        <w:spacing w:line="0" w:lineRule="atLeast"/>
        <w:ind w:right="-353"/>
        <w:jc w:val="center"/>
        <w:rPr>
          <w:rFonts w:ascii="Arial" w:eastAsia="Arial" w:hAnsi="Arial"/>
          <w:b/>
          <w:sz w:val="18"/>
          <w:szCs w:val="18"/>
          <w:lang w:val="pt-BR"/>
        </w:rPr>
      </w:pPr>
    </w:p>
    <w:p w14:paraId="3EFDA56C" w14:textId="77777777" w:rsidR="008D2D8A" w:rsidRDefault="008D2D8A" w:rsidP="00525A2F">
      <w:pPr>
        <w:spacing w:line="0" w:lineRule="atLeast"/>
        <w:ind w:right="-353"/>
        <w:jc w:val="center"/>
        <w:rPr>
          <w:rFonts w:ascii="Arial" w:eastAsia="Arial" w:hAnsi="Arial"/>
          <w:b/>
          <w:sz w:val="18"/>
          <w:szCs w:val="18"/>
          <w:lang w:val="pt-BR"/>
        </w:rPr>
      </w:pPr>
    </w:p>
    <w:p w14:paraId="23C00504" w14:textId="77777777" w:rsidR="008D2D8A" w:rsidRDefault="008D2D8A" w:rsidP="00525A2F">
      <w:pPr>
        <w:spacing w:line="0" w:lineRule="atLeast"/>
        <w:ind w:right="-353"/>
        <w:jc w:val="center"/>
        <w:rPr>
          <w:rFonts w:ascii="Arial" w:eastAsia="Arial" w:hAnsi="Arial"/>
          <w:b/>
          <w:sz w:val="18"/>
          <w:szCs w:val="18"/>
          <w:lang w:val="pt-BR"/>
        </w:rPr>
      </w:pPr>
    </w:p>
    <w:p w14:paraId="188D29B2" w14:textId="77777777" w:rsidR="008D2D8A" w:rsidRDefault="008D2D8A" w:rsidP="00525A2F">
      <w:pPr>
        <w:spacing w:line="0" w:lineRule="atLeast"/>
        <w:ind w:right="-353"/>
        <w:jc w:val="center"/>
        <w:rPr>
          <w:rFonts w:ascii="Arial" w:eastAsia="Arial" w:hAnsi="Arial"/>
          <w:b/>
          <w:sz w:val="18"/>
          <w:szCs w:val="18"/>
          <w:lang w:val="pt-BR"/>
        </w:rPr>
      </w:pPr>
    </w:p>
    <w:p w14:paraId="7A8550D3" w14:textId="77777777" w:rsidR="008D2D8A" w:rsidRDefault="008D2D8A" w:rsidP="00525A2F">
      <w:pPr>
        <w:spacing w:line="0" w:lineRule="atLeast"/>
        <w:ind w:right="-353"/>
        <w:jc w:val="center"/>
        <w:rPr>
          <w:rFonts w:ascii="Arial" w:eastAsia="Arial" w:hAnsi="Arial"/>
          <w:b/>
          <w:sz w:val="18"/>
          <w:szCs w:val="18"/>
          <w:lang w:val="pt-BR"/>
        </w:rPr>
      </w:pPr>
    </w:p>
    <w:p w14:paraId="677AB393" w14:textId="77777777" w:rsidR="008D2D8A" w:rsidRDefault="008D2D8A" w:rsidP="00525A2F">
      <w:pPr>
        <w:spacing w:line="0" w:lineRule="atLeast"/>
        <w:ind w:right="-353"/>
        <w:jc w:val="center"/>
        <w:rPr>
          <w:rFonts w:ascii="Arial" w:eastAsia="Arial" w:hAnsi="Arial"/>
          <w:b/>
          <w:sz w:val="18"/>
          <w:szCs w:val="18"/>
          <w:lang w:val="pt-BR"/>
        </w:rPr>
      </w:pPr>
    </w:p>
    <w:p w14:paraId="6947F13B" w14:textId="77777777" w:rsidR="008D2D8A" w:rsidRDefault="008D2D8A" w:rsidP="00525A2F">
      <w:pPr>
        <w:spacing w:line="0" w:lineRule="atLeast"/>
        <w:ind w:right="-353"/>
        <w:jc w:val="center"/>
        <w:rPr>
          <w:rFonts w:ascii="Arial" w:eastAsia="Arial" w:hAnsi="Arial"/>
          <w:b/>
          <w:sz w:val="18"/>
          <w:szCs w:val="18"/>
          <w:lang w:val="pt-BR"/>
        </w:rPr>
      </w:pPr>
    </w:p>
    <w:p w14:paraId="07FE54AE" w14:textId="77777777" w:rsidR="008D2D8A" w:rsidRDefault="008D2D8A" w:rsidP="00525A2F">
      <w:pPr>
        <w:spacing w:line="0" w:lineRule="atLeast"/>
        <w:ind w:right="-353"/>
        <w:jc w:val="center"/>
        <w:rPr>
          <w:rFonts w:ascii="Arial" w:eastAsia="Arial" w:hAnsi="Arial"/>
          <w:b/>
          <w:sz w:val="18"/>
          <w:szCs w:val="18"/>
          <w:lang w:val="pt-BR"/>
        </w:rPr>
      </w:pPr>
    </w:p>
    <w:p w14:paraId="43034E6F" w14:textId="77777777" w:rsidR="008D2D8A" w:rsidRDefault="008D2D8A" w:rsidP="00525A2F">
      <w:pPr>
        <w:spacing w:line="0" w:lineRule="atLeast"/>
        <w:ind w:right="-353"/>
        <w:jc w:val="center"/>
        <w:rPr>
          <w:rFonts w:ascii="Arial" w:eastAsia="Arial" w:hAnsi="Arial"/>
          <w:b/>
          <w:sz w:val="18"/>
          <w:szCs w:val="18"/>
          <w:lang w:val="pt-BR"/>
        </w:rPr>
      </w:pPr>
    </w:p>
    <w:p w14:paraId="70E4CD24" w14:textId="77777777" w:rsidR="00525A2F" w:rsidRDefault="00525A2F" w:rsidP="00525A2F">
      <w:pPr>
        <w:spacing w:line="0" w:lineRule="atLeast"/>
        <w:ind w:right="-353"/>
        <w:jc w:val="center"/>
        <w:rPr>
          <w:rFonts w:ascii="Arial" w:eastAsia="Arial" w:hAnsi="Arial"/>
          <w:b/>
          <w:sz w:val="18"/>
          <w:szCs w:val="18"/>
          <w:lang w:val="pt-BR"/>
        </w:rPr>
      </w:pPr>
    </w:p>
    <w:p w14:paraId="149ECF99" w14:textId="77777777" w:rsidR="004F75DD" w:rsidRDefault="004F75DD" w:rsidP="00525A2F">
      <w:pPr>
        <w:spacing w:line="0" w:lineRule="atLeast"/>
        <w:ind w:right="-353"/>
        <w:jc w:val="center"/>
        <w:rPr>
          <w:rFonts w:ascii="Arial" w:eastAsia="Arial" w:hAnsi="Arial"/>
          <w:b/>
          <w:sz w:val="18"/>
          <w:szCs w:val="18"/>
          <w:lang w:val="pt-BR"/>
        </w:rPr>
      </w:pPr>
    </w:p>
    <w:p w14:paraId="2B8EDB41" w14:textId="77777777" w:rsidR="00525A2F" w:rsidRPr="00AD7D91" w:rsidRDefault="00525A2F" w:rsidP="00525A2F">
      <w:pPr>
        <w:spacing w:line="0" w:lineRule="atLeast"/>
        <w:ind w:right="-353"/>
        <w:jc w:val="center"/>
        <w:rPr>
          <w:rFonts w:ascii="Arial" w:eastAsia="Arial" w:hAnsi="Arial"/>
          <w:b/>
          <w:sz w:val="18"/>
          <w:szCs w:val="18"/>
          <w:lang w:val="pt-BR"/>
        </w:rPr>
      </w:pPr>
    </w:p>
    <w:p w14:paraId="227E08B5" w14:textId="77777777" w:rsidR="00525A2F" w:rsidRPr="00211882" w:rsidRDefault="00525A2F" w:rsidP="00525A2F">
      <w:pPr>
        <w:spacing w:line="0" w:lineRule="atLeast"/>
        <w:ind w:right="-353"/>
        <w:rPr>
          <w:rFonts w:ascii="Times New Roman" w:eastAsiaTheme="minorHAnsi" w:hAnsi="Times New Roman" w:cs="Times New Roman"/>
          <w:b/>
          <w:color w:val="000000"/>
          <w:sz w:val="24"/>
          <w:szCs w:val="24"/>
          <w:lang w:val="pt-BR" w:eastAsia="en-US"/>
        </w:rPr>
      </w:pPr>
      <w:r w:rsidRPr="00211882">
        <w:rPr>
          <w:rFonts w:ascii="Times New Roman" w:eastAsiaTheme="minorHAnsi" w:hAnsi="Times New Roman" w:cs="Times New Roman"/>
          <w:b/>
          <w:color w:val="000000"/>
          <w:sz w:val="24"/>
          <w:szCs w:val="24"/>
          <w:lang w:val="pt-BR" w:eastAsia="en-US"/>
        </w:rPr>
        <w:lastRenderedPageBreak/>
        <w:t>RESUMO</w:t>
      </w:r>
    </w:p>
    <w:p w14:paraId="5820D527" w14:textId="77777777" w:rsidR="00525A2F" w:rsidRPr="00D60753" w:rsidRDefault="00525A2F" w:rsidP="00525A2F">
      <w:pPr>
        <w:rPr>
          <w:lang w:val="pt-BR"/>
        </w:rPr>
      </w:pPr>
    </w:p>
    <w:p w14:paraId="7E9E2B5B" w14:textId="757B1056" w:rsidR="00BF295D" w:rsidRPr="00E82915" w:rsidRDefault="00525A2F" w:rsidP="009E081C">
      <w:pPr>
        <w:spacing w:line="480" w:lineRule="auto"/>
        <w:ind w:firstLine="708"/>
        <w:jc w:val="both"/>
        <w:rPr>
          <w:rFonts w:ascii="Times New Roman" w:hAnsi="Times New Roman" w:cs="Times New Roman"/>
          <w:sz w:val="24"/>
          <w:szCs w:val="24"/>
          <w:lang w:val="pt-BR"/>
        </w:rPr>
      </w:pPr>
      <w:commentRangeStart w:id="2"/>
      <w:r w:rsidRPr="00CF1A09">
        <w:rPr>
          <w:rFonts w:ascii="Times New Roman" w:hAnsi="Times New Roman" w:cs="Times New Roman"/>
          <w:sz w:val="24"/>
          <w:szCs w:val="24"/>
          <w:lang w:val="pt-BR"/>
        </w:rPr>
        <w:t xml:space="preserve">Por que os trópicos possuem maior quantidade de espécies? </w:t>
      </w:r>
      <w:commentRangeEnd w:id="2"/>
      <w:r w:rsidR="00B0741D">
        <w:rPr>
          <w:rStyle w:val="Refdecomentrio"/>
        </w:rPr>
        <w:commentReference w:id="2"/>
      </w:r>
      <w:r w:rsidRPr="00CF1A09">
        <w:rPr>
          <w:rFonts w:ascii="Times New Roman" w:hAnsi="Times New Roman" w:cs="Times New Roman"/>
          <w:sz w:val="24"/>
          <w:szCs w:val="24"/>
          <w:lang w:val="pt-BR"/>
        </w:rPr>
        <w:t>Este padrão é descrito pelo crescente aumento da riqueza de espé</w:t>
      </w:r>
      <w:r w:rsidR="009E081C">
        <w:rPr>
          <w:rFonts w:ascii="Times New Roman" w:hAnsi="Times New Roman" w:cs="Times New Roman"/>
          <w:sz w:val="24"/>
          <w:szCs w:val="24"/>
          <w:lang w:val="pt-BR"/>
        </w:rPr>
        <w:t xml:space="preserve">cies dos polos para os trópicos e </w:t>
      </w:r>
      <w:r w:rsidRPr="00CF1A09">
        <w:rPr>
          <w:rFonts w:ascii="Times New Roman" w:hAnsi="Times New Roman" w:cs="Times New Roman"/>
          <w:sz w:val="24"/>
          <w:szCs w:val="24"/>
          <w:lang w:val="pt-BR"/>
        </w:rPr>
        <w:t>duas hipóteses</w:t>
      </w:r>
      <w:r w:rsidR="009E081C">
        <w:rPr>
          <w:rFonts w:ascii="Times New Roman" w:hAnsi="Times New Roman" w:cs="Times New Roman"/>
          <w:sz w:val="24"/>
          <w:szCs w:val="24"/>
          <w:lang w:val="pt-BR"/>
        </w:rPr>
        <w:t xml:space="preserve"> propostas para explicá-lo são</w:t>
      </w:r>
      <w:r w:rsidRPr="00CF1A09">
        <w:rPr>
          <w:rFonts w:ascii="Times New Roman" w:hAnsi="Times New Roman" w:cs="Times New Roman"/>
          <w:sz w:val="24"/>
          <w:szCs w:val="24"/>
          <w:lang w:val="pt-BR"/>
        </w:rPr>
        <w:t xml:space="preserve">: a Conservação de </w:t>
      </w:r>
      <w:r w:rsidR="00AF1E09">
        <w:rPr>
          <w:rFonts w:ascii="Times New Roman" w:hAnsi="Times New Roman" w:cs="Times New Roman"/>
          <w:sz w:val="24"/>
          <w:szCs w:val="24"/>
          <w:lang w:val="pt-BR"/>
        </w:rPr>
        <w:t>Nicho Tropical</w:t>
      </w:r>
      <w:r w:rsidR="00EB3D94">
        <w:rPr>
          <w:rFonts w:ascii="Times New Roman" w:hAnsi="Times New Roman" w:cs="Times New Roman"/>
          <w:sz w:val="24"/>
          <w:szCs w:val="24"/>
          <w:lang w:val="pt-BR"/>
        </w:rPr>
        <w:t xml:space="preserve"> (TNC) </w:t>
      </w:r>
      <w:r w:rsidRPr="00CF1A09">
        <w:rPr>
          <w:rFonts w:ascii="Times New Roman" w:hAnsi="Times New Roman" w:cs="Times New Roman"/>
          <w:sz w:val="24"/>
          <w:szCs w:val="24"/>
          <w:lang w:val="pt-BR"/>
        </w:rPr>
        <w:t>e a Fora dos Trópicos</w:t>
      </w:r>
      <w:r w:rsidR="00EB3D94">
        <w:rPr>
          <w:rFonts w:ascii="Times New Roman" w:hAnsi="Times New Roman" w:cs="Times New Roman"/>
          <w:sz w:val="24"/>
          <w:szCs w:val="24"/>
          <w:lang w:val="pt-BR"/>
        </w:rPr>
        <w:t xml:space="preserve"> (OTT)</w:t>
      </w:r>
      <w:r w:rsidRPr="00CF1A09">
        <w:rPr>
          <w:rFonts w:ascii="Times New Roman" w:hAnsi="Times New Roman" w:cs="Times New Roman"/>
          <w:sz w:val="24"/>
          <w:szCs w:val="24"/>
          <w:lang w:val="pt-BR"/>
        </w:rPr>
        <w:t>. O principal diferencial entre ambas as hipóteses é a predição quanto à importância da dispersão: na primeira a dispersão é rara, enquanto na segunda a dispersão é frequente.</w:t>
      </w:r>
      <w:r w:rsidR="00BF295D">
        <w:rPr>
          <w:rFonts w:ascii="Times New Roman" w:hAnsi="Times New Roman" w:cs="Times New Roman"/>
          <w:sz w:val="24"/>
          <w:szCs w:val="24"/>
          <w:lang w:val="pt-BR"/>
        </w:rPr>
        <w:t xml:space="preserve"> Isto causa duas importantes implicações. Primeiro, na estrutura filogenética da assembleia: </w:t>
      </w:r>
      <w:commentRangeStart w:id="3"/>
      <w:r w:rsidR="00BF295D">
        <w:rPr>
          <w:rFonts w:ascii="Times New Roman" w:hAnsi="Times New Roman" w:cs="Times New Roman"/>
          <w:sz w:val="24"/>
          <w:szCs w:val="24"/>
          <w:lang w:val="pt-BR"/>
        </w:rPr>
        <w:t xml:space="preserve">Se, poucas linhagens chegaram aos biomas temperados </w:t>
      </w:r>
      <w:r w:rsidR="00EB3D94">
        <w:rPr>
          <w:rFonts w:ascii="Times New Roman" w:hAnsi="Times New Roman" w:cs="Times New Roman"/>
          <w:sz w:val="24"/>
          <w:szCs w:val="24"/>
          <w:lang w:val="pt-BR"/>
        </w:rPr>
        <w:t>às</w:t>
      </w:r>
      <w:r w:rsidR="00BF295D">
        <w:rPr>
          <w:rFonts w:ascii="Times New Roman" w:hAnsi="Times New Roman" w:cs="Times New Roman"/>
          <w:sz w:val="24"/>
          <w:szCs w:val="24"/>
          <w:lang w:val="pt-BR"/>
        </w:rPr>
        <w:t xml:space="preserve"> assembleias serão agrupadas</w:t>
      </w:r>
      <w:commentRangeEnd w:id="3"/>
      <w:r w:rsidR="004F4833">
        <w:rPr>
          <w:rStyle w:val="Refdecomentrio"/>
        </w:rPr>
        <w:commentReference w:id="3"/>
      </w:r>
      <w:r w:rsidR="00BF295D">
        <w:rPr>
          <w:rFonts w:ascii="Times New Roman" w:hAnsi="Times New Roman" w:cs="Times New Roman"/>
          <w:sz w:val="24"/>
          <w:szCs w:val="24"/>
          <w:lang w:val="pt-BR"/>
        </w:rPr>
        <w:t xml:space="preserve">. </w:t>
      </w:r>
      <w:commentRangeStart w:id="4"/>
      <w:r w:rsidR="00BF295D">
        <w:rPr>
          <w:rFonts w:ascii="Times New Roman" w:hAnsi="Times New Roman" w:cs="Times New Roman"/>
          <w:sz w:val="24"/>
          <w:szCs w:val="24"/>
          <w:lang w:val="pt-BR"/>
        </w:rPr>
        <w:t>Porém, se muitas linhagens dispersaram, as assembleias nas regiões temperadas serão dispersas filogeneticamente</w:t>
      </w:r>
      <w:commentRangeEnd w:id="4"/>
      <w:r w:rsidR="004F4833">
        <w:rPr>
          <w:rStyle w:val="Refdecomentrio"/>
        </w:rPr>
        <w:commentReference w:id="4"/>
      </w:r>
      <w:r w:rsidR="00BF295D">
        <w:rPr>
          <w:rFonts w:ascii="Times New Roman" w:hAnsi="Times New Roman" w:cs="Times New Roman"/>
          <w:sz w:val="24"/>
          <w:szCs w:val="24"/>
          <w:lang w:val="pt-BR"/>
        </w:rPr>
        <w:t>. A segunda implicaç</w:t>
      </w:r>
      <w:r w:rsidR="00EB3D94">
        <w:rPr>
          <w:rFonts w:ascii="Times New Roman" w:hAnsi="Times New Roman" w:cs="Times New Roman"/>
          <w:sz w:val="24"/>
          <w:szCs w:val="24"/>
          <w:lang w:val="pt-BR"/>
        </w:rPr>
        <w:t xml:space="preserve">ão </w:t>
      </w:r>
      <w:r w:rsidR="00BF295D">
        <w:rPr>
          <w:rFonts w:ascii="Times New Roman" w:hAnsi="Times New Roman" w:cs="Times New Roman"/>
          <w:sz w:val="24"/>
          <w:szCs w:val="24"/>
          <w:lang w:val="pt-BR"/>
        </w:rPr>
        <w:t xml:space="preserve">é na idade da assembleia das regiões </w:t>
      </w:r>
      <w:r w:rsidR="00EB3D94">
        <w:rPr>
          <w:rFonts w:ascii="Times New Roman" w:hAnsi="Times New Roman" w:cs="Times New Roman"/>
          <w:sz w:val="24"/>
          <w:szCs w:val="24"/>
          <w:lang w:val="pt-BR"/>
        </w:rPr>
        <w:t xml:space="preserve">temperadas, </w:t>
      </w:r>
      <w:commentRangeStart w:id="5"/>
      <w:r w:rsidR="00EB3D94">
        <w:rPr>
          <w:rFonts w:ascii="Times New Roman" w:hAnsi="Times New Roman" w:cs="Times New Roman"/>
          <w:sz w:val="24"/>
          <w:szCs w:val="24"/>
          <w:lang w:val="pt-BR"/>
        </w:rPr>
        <w:t>no entanto, para testá-la desenvolvemos uma métrica que permite inferir quando o ancestral chegou ao bioma</w:t>
      </w:r>
      <w:commentRangeEnd w:id="5"/>
      <w:r w:rsidR="004F4833">
        <w:rPr>
          <w:rStyle w:val="Refdecomentrio"/>
        </w:rPr>
        <w:commentReference w:id="5"/>
      </w:r>
      <w:r w:rsidR="00EB3D94">
        <w:rPr>
          <w:rFonts w:ascii="Times New Roman" w:hAnsi="Times New Roman" w:cs="Times New Roman"/>
          <w:sz w:val="24"/>
          <w:szCs w:val="24"/>
          <w:lang w:val="pt-BR"/>
        </w:rPr>
        <w:t>: Se a idade da assembleia é alta, indica que o clado est</w:t>
      </w:r>
      <w:ins w:id="6" w:author="Gabriel Nakamura" w:date="2019-07-22T14:52:00Z">
        <w:r w:rsidR="004F4833">
          <w:rPr>
            <w:rFonts w:ascii="Times New Roman" w:hAnsi="Times New Roman" w:cs="Times New Roman"/>
            <w:sz w:val="24"/>
            <w:szCs w:val="24"/>
            <w:lang w:val="pt-BR"/>
          </w:rPr>
          <w:t>á</w:t>
        </w:r>
      </w:ins>
      <w:del w:id="7" w:author="Gabriel Nakamura" w:date="2019-07-22T14:51:00Z">
        <w:r w:rsidR="004F4833" w:rsidDel="004F4833">
          <w:rPr>
            <w:rFonts w:ascii="Times New Roman" w:hAnsi="Times New Roman" w:cs="Times New Roman"/>
            <w:sz w:val="24"/>
            <w:szCs w:val="24"/>
            <w:lang w:val="pt-BR"/>
          </w:rPr>
          <w:delText>á</w:delText>
        </w:r>
      </w:del>
      <w:r w:rsidR="00EB3D94">
        <w:rPr>
          <w:rFonts w:ascii="Times New Roman" w:hAnsi="Times New Roman" w:cs="Times New Roman"/>
          <w:sz w:val="24"/>
          <w:szCs w:val="24"/>
          <w:lang w:val="pt-BR"/>
        </w:rPr>
        <w:t xml:space="preserve"> </w:t>
      </w:r>
      <w:r w:rsidR="00787CC2">
        <w:rPr>
          <w:rFonts w:ascii="Times New Roman" w:hAnsi="Times New Roman" w:cs="Times New Roman"/>
          <w:sz w:val="24"/>
          <w:szCs w:val="24"/>
          <w:lang w:val="pt-BR"/>
        </w:rPr>
        <w:t>há</w:t>
      </w:r>
      <w:r w:rsidR="00EB3D94">
        <w:rPr>
          <w:rFonts w:ascii="Times New Roman" w:hAnsi="Times New Roman" w:cs="Times New Roman"/>
          <w:sz w:val="24"/>
          <w:szCs w:val="24"/>
          <w:lang w:val="pt-BR"/>
        </w:rPr>
        <w:t xml:space="preserve"> muito tempo naquele bioma. Se, no entanto, a idade for baixa</w:t>
      </w:r>
      <w:r w:rsidR="00787CC2">
        <w:rPr>
          <w:rFonts w:ascii="Times New Roman" w:hAnsi="Times New Roman" w:cs="Times New Roman"/>
          <w:sz w:val="24"/>
          <w:szCs w:val="24"/>
          <w:lang w:val="pt-BR"/>
        </w:rPr>
        <w:t xml:space="preserve">, </w:t>
      </w:r>
      <w:r w:rsidR="00EB3D94">
        <w:rPr>
          <w:rFonts w:ascii="Times New Roman" w:hAnsi="Times New Roman" w:cs="Times New Roman"/>
          <w:sz w:val="24"/>
          <w:szCs w:val="24"/>
          <w:lang w:val="pt-BR"/>
        </w:rPr>
        <w:t xml:space="preserve">sugere uma chegada recente ao bioma. </w:t>
      </w:r>
      <w:r w:rsidR="00EB3D94" w:rsidRPr="00EB3D94">
        <w:rPr>
          <w:rFonts w:ascii="Times New Roman" w:hAnsi="Times New Roman" w:cs="Times New Roman"/>
          <w:sz w:val="24"/>
          <w:szCs w:val="24"/>
          <w:lang w:val="pt-BR"/>
        </w:rPr>
        <w:t>Para testar estas hipóteses, nos utilizamos uma família de pássaros (</w:t>
      </w:r>
      <w:proofErr w:type="spellStart"/>
      <w:r w:rsidR="00BF295D" w:rsidRPr="00EB3D94">
        <w:rPr>
          <w:rFonts w:ascii="Times New Roman" w:hAnsi="Times New Roman" w:cs="Times New Roman"/>
          <w:sz w:val="24"/>
          <w:szCs w:val="24"/>
          <w:lang w:val="pt-BR"/>
        </w:rPr>
        <w:t>Tyrannidae</w:t>
      </w:r>
      <w:proofErr w:type="spellEnd"/>
      <w:r w:rsidR="00EB3D94" w:rsidRPr="00EB3D94">
        <w:rPr>
          <w:rFonts w:ascii="Times New Roman" w:hAnsi="Times New Roman" w:cs="Times New Roman"/>
          <w:sz w:val="24"/>
          <w:szCs w:val="24"/>
          <w:lang w:val="pt-BR"/>
        </w:rPr>
        <w:t>)</w:t>
      </w:r>
      <w:r w:rsidR="00EB3D94">
        <w:rPr>
          <w:rFonts w:ascii="Times New Roman" w:hAnsi="Times New Roman" w:cs="Times New Roman"/>
          <w:sz w:val="24"/>
          <w:szCs w:val="24"/>
          <w:lang w:val="pt-BR"/>
        </w:rPr>
        <w:t xml:space="preserve"> e encontramos que as assembleias nos biomas temperados são agrupadas e </w:t>
      </w:r>
      <w:commentRangeStart w:id="8"/>
      <w:r w:rsidR="00EB3D94">
        <w:rPr>
          <w:rFonts w:ascii="Times New Roman" w:hAnsi="Times New Roman" w:cs="Times New Roman"/>
          <w:sz w:val="24"/>
          <w:szCs w:val="24"/>
          <w:lang w:val="pt-BR"/>
        </w:rPr>
        <w:t>que exibem um baixo valor de idade</w:t>
      </w:r>
      <w:commentRangeEnd w:id="8"/>
      <w:r w:rsidR="00B0741D">
        <w:rPr>
          <w:rStyle w:val="Refdecomentrio"/>
        </w:rPr>
        <w:commentReference w:id="8"/>
      </w:r>
      <w:r w:rsidR="00EB3D94">
        <w:rPr>
          <w:rFonts w:ascii="Times New Roman" w:hAnsi="Times New Roman" w:cs="Times New Roman"/>
          <w:sz w:val="24"/>
          <w:szCs w:val="24"/>
          <w:lang w:val="pt-BR"/>
        </w:rPr>
        <w:t xml:space="preserve"> suportando as predições da Conservação de Nicho </w:t>
      </w:r>
      <w:r w:rsidR="00AC7946">
        <w:rPr>
          <w:rFonts w:ascii="Times New Roman" w:hAnsi="Times New Roman" w:cs="Times New Roman"/>
          <w:sz w:val="24"/>
          <w:szCs w:val="24"/>
          <w:lang w:val="pt-BR"/>
        </w:rPr>
        <w:t>T</w:t>
      </w:r>
      <w:r w:rsidR="00EB3D94">
        <w:rPr>
          <w:rFonts w:ascii="Times New Roman" w:hAnsi="Times New Roman" w:cs="Times New Roman"/>
          <w:sz w:val="24"/>
          <w:szCs w:val="24"/>
          <w:lang w:val="pt-BR"/>
        </w:rPr>
        <w:t>ropical</w:t>
      </w:r>
      <w:del w:id="9" w:author="Gabriel Nakamura" w:date="2019-07-22T14:52:00Z">
        <w:r w:rsidR="00EB3D94" w:rsidDel="00B0741D">
          <w:rPr>
            <w:rFonts w:ascii="Times New Roman" w:hAnsi="Times New Roman" w:cs="Times New Roman"/>
            <w:sz w:val="24"/>
            <w:szCs w:val="24"/>
            <w:lang w:val="pt-BR"/>
          </w:rPr>
          <w:delText>: Poucos e recentes eventos de dispersão para as assembleias temperadas</w:delText>
        </w:r>
      </w:del>
      <w:r w:rsidR="00EB3D94">
        <w:rPr>
          <w:rFonts w:ascii="Times New Roman" w:hAnsi="Times New Roman" w:cs="Times New Roman"/>
          <w:sz w:val="24"/>
          <w:szCs w:val="24"/>
          <w:lang w:val="pt-BR"/>
        </w:rPr>
        <w:t xml:space="preserve">. </w:t>
      </w:r>
    </w:p>
    <w:p w14:paraId="14F23B5F" w14:textId="77777777" w:rsidR="00EB3D94" w:rsidRDefault="00525A2F" w:rsidP="009E081C">
      <w:pPr>
        <w:spacing w:line="480" w:lineRule="auto"/>
        <w:jc w:val="both"/>
        <w:rPr>
          <w:rFonts w:ascii="Times New Roman" w:eastAsia="Times New Roman" w:hAnsi="Times New Roman" w:cs="Times New Roman"/>
          <w:sz w:val="24"/>
          <w:szCs w:val="24"/>
          <w:lang w:val="pt-BR"/>
        </w:rPr>
      </w:pPr>
      <w:r w:rsidRPr="00CF1A09">
        <w:rPr>
          <w:rFonts w:ascii="Times New Roman" w:eastAsia="Times New Roman" w:hAnsi="Times New Roman" w:cs="Times New Roman"/>
          <w:b/>
          <w:sz w:val="24"/>
          <w:szCs w:val="24"/>
          <w:lang w:val="pt-BR"/>
        </w:rPr>
        <w:t xml:space="preserve">Palavras-chave: </w:t>
      </w:r>
      <w:r w:rsidRPr="00CF1A09">
        <w:rPr>
          <w:rFonts w:ascii="Times New Roman" w:eastAsia="Times New Roman" w:hAnsi="Times New Roman" w:cs="Times New Roman"/>
          <w:sz w:val="24"/>
          <w:szCs w:val="24"/>
          <w:lang w:val="pt-BR"/>
        </w:rPr>
        <w:t xml:space="preserve">Padrão global de riqueza, </w:t>
      </w:r>
      <w:r w:rsidR="00787CC2">
        <w:rPr>
          <w:rFonts w:ascii="Times New Roman" w:eastAsia="Times New Roman" w:hAnsi="Times New Roman" w:cs="Times New Roman"/>
          <w:sz w:val="24"/>
          <w:szCs w:val="24"/>
          <w:lang w:val="pt-BR"/>
        </w:rPr>
        <w:t>dispersão ancestral</w:t>
      </w:r>
      <w:r w:rsidRPr="00CF1A09">
        <w:rPr>
          <w:rFonts w:ascii="Times New Roman" w:eastAsia="Times New Roman" w:hAnsi="Times New Roman" w:cs="Times New Roman"/>
          <w:sz w:val="24"/>
          <w:szCs w:val="24"/>
          <w:lang w:val="pt-BR"/>
        </w:rPr>
        <w:t xml:space="preserve">, aves.   </w:t>
      </w:r>
    </w:p>
    <w:p w14:paraId="2BDC61FC" w14:textId="77777777" w:rsidR="00C273E2" w:rsidRDefault="00C273E2" w:rsidP="009E081C">
      <w:pPr>
        <w:spacing w:line="48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br w:type="page"/>
      </w:r>
    </w:p>
    <w:p w14:paraId="40A7DC69" w14:textId="77777777" w:rsidR="00525A2F" w:rsidRPr="00CF1A09" w:rsidRDefault="00525A2F" w:rsidP="00CF1A09">
      <w:pPr>
        <w:spacing w:line="0" w:lineRule="atLeast"/>
        <w:ind w:right="-353"/>
        <w:jc w:val="both"/>
        <w:rPr>
          <w:rFonts w:ascii="Times New Roman" w:eastAsia="Arial" w:hAnsi="Times New Roman" w:cs="Times New Roman"/>
          <w:b/>
          <w:sz w:val="24"/>
          <w:szCs w:val="24"/>
          <w:lang w:val="en-US"/>
        </w:rPr>
      </w:pPr>
      <w:r w:rsidRPr="00CF1A09">
        <w:rPr>
          <w:rFonts w:ascii="Times New Roman" w:eastAsia="Arial" w:hAnsi="Times New Roman" w:cs="Times New Roman"/>
          <w:b/>
          <w:sz w:val="24"/>
          <w:szCs w:val="24"/>
          <w:lang w:val="en-US"/>
        </w:rPr>
        <w:lastRenderedPageBreak/>
        <w:t xml:space="preserve">ABSTRACT </w:t>
      </w:r>
      <w:r w:rsidR="00C80C8A" w:rsidRPr="00CF1A09">
        <w:rPr>
          <w:rFonts w:ascii="Times New Roman" w:eastAsia="Arial" w:hAnsi="Times New Roman" w:cs="Times New Roman"/>
          <w:b/>
          <w:sz w:val="24"/>
          <w:szCs w:val="24"/>
          <w:lang w:val="en-US"/>
        </w:rPr>
        <w:t xml:space="preserve">   </w:t>
      </w:r>
    </w:p>
    <w:p w14:paraId="02BF7626" w14:textId="77777777" w:rsidR="00525A2F" w:rsidRPr="00CF1A09" w:rsidRDefault="00525A2F" w:rsidP="00CF1A09">
      <w:pPr>
        <w:spacing w:line="0" w:lineRule="atLeast"/>
        <w:ind w:right="-353"/>
        <w:jc w:val="both"/>
        <w:rPr>
          <w:rFonts w:ascii="Times New Roman" w:eastAsia="Arial" w:hAnsi="Times New Roman" w:cs="Times New Roman"/>
          <w:b/>
          <w:sz w:val="24"/>
          <w:szCs w:val="24"/>
          <w:lang w:val="en-US"/>
        </w:rPr>
      </w:pPr>
    </w:p>
    <w:p w14:paraId="062446A8" w14:textId="55D30180" w:rsidR="00295951" w:rsidRPr="00447EE7" w:rsidRDefault="00525A2F" w:rsidP="009E37EB">
      <w:pPr>
        <w:spacing w:line="480" w:lineRule="auto"/>
        <w:ind w:right="-353" w:firstLine="708"/>
        <w:jc w:val="both"/>
        <w:rPr>
          <w:rFonts w:ascii="Times New Roman" w:eastAsia="Times New Roman" w:hAnsi="Times New Roman" w:cs="Times New Roman"/>
          <w:sz w:val="24"/>
          <w:szCs w:val="24"/>
          <w:lang w:val="en-US"/>
        </w:rPr>
      </w:pPr>
      <w:r w:rsidRPr="00447EE7">
        <w:rPr>
          <w:rFonts w:ascii="Times New Roman" w:eastAsia="Arial" w:hAnsi="Times New Roman" w:cs="Times New Roman"/>
          <w:sz w:val="24"/>
          <w:szCs w:val="24"/>
          <w:lang w:val="en-US"/>
        </w:rPr>
        <w:t>Why do the tropics have more</w:t>
      </w:r>
      <w:r w:rsidR="00FE7320" w:rsidRPr="00447EE7">
        <w:rPr>
          <w:rFonts w:ascii="Times New Roman" w:eastAsia="Arial" w:hAnsi="Times New Roman" w:cs="Times New Roman"/>
          <w:sz w:val="24"/>
          <w:szCs w:val="24"/>
          <w:lang w:val="en-US"/>
        </w:rPr>
        <w:t xml:space="preserve"> </w:t>
      </w:r>
      <w:r w:rsidRPr="00447EE7">
        <w:rPr>
          <w:rFonts w:ascii="Times New Roman" w:eastAsia="Arial" w:hAnsi="Times New Roman" w:cs="Times New Roman"/>
          <w:sz w:val="24"/>
          <w:szCs w:val="24"/>
          <w:lang w:val="en-US"/>
        </w:rPr>
        <w:t xml:space="preserve">species? This pattern is described by the growing increase in the species richness of the poles toward the tropics and </w:t>
      </w:r>
      <w:r w:rsidR="00AC4272" w:rsidRPr="00447EE7">
        <w:rPr>
          <w:rFonts w:ascii="Times New Roman" w:eastAsia="Arial" w:hAnsi="Times New Roman" w:cs="Times New Roman"/>
          <w:sz w:val="24"/>
          <w:szCs w:val="24"/>
          <w:lang w:val="en-US"/>
        </w:rPr>
        <w:t xml:space="preserve">two </w:t>
      </w:r>
      <w:r w:rsidR="00AC4272" w:rsidRPr="00447EE7">
        <w:rPr>
          <w:rFonts w:ascii="Times New Roman" w:hAnsi="Times New Roman" w:cs="Times New Roman"/>
          <w:sz w:val="24"/>
          <w:szCs w:val="24"/>
          <w:lang w:val="en-US"/>
        </w:rPr>
        <w:t>hypotheses proposed to explain the latitudinal diversity gradient are the T</w:t>
      </w:r>
      <w:r w:rsidR="00AC4272" w:rsidRPr="00447EE7">
        <w:rPr>
          <w:rFonts w:ascii="Times New Roman" w:eastAsiaTheme="minorHAnsi" w:hAnsi="Times New Roman" w:cs="Times New Roman"/>
          <w:bCs/>
          <w:sz w:val="24"/>
          <w:szCs w:val="24"/>
          <w:lang w:val="en-US" w:eastAsia="en-US"/>
        </w:rPr>
        <w:t>ropical Niche Conservatism (TNC) and the Out of the Tropics (OTT)</w:t>
      </w:r>
      <w:r w:rsidR="00295951" w:rsidRPr="00447EE7">
        <w:rPr>
          <w:rFonts w:ascii="Times New Roman" w:eastAsia="Arial" w:hAnsi="Times New Roman" w:cs="Times New Roman"/>
          <w:sz w:val="24"/>
          <w:szCs w:val="24"/>
          <w:lang w:val="en-US"/>
        </w:rPr>
        <w:t xml:space="preserve">. </w:t>
      </w:r>
      <w:r w:rsidRPr="00447EE7">
        <w:rPr>
          <w:rFonts w:ascii="Times New Roman" w:eastAsia="Arial" w:hAnsi="Times New Roman" w:cs="Times New Roman"/>
          <w:sz w:val="24"/>
          <w:szCs w:val="24"/>
          <w:lang w:val="en-US"/>
        </w:rPr>
        <w:t xml:space="preserve">The principal difference between both is the prediction of the importance of dispersion: in the first, rare and in the second, frequent. </w:t>
      </w:r>
      <w:r w:rsidR="00295951" w:rsidRPr="00447EE7">
        <w:rPr>
          <w:rFonts w:ascii="Times New Roman" w:eastAsia="Arial" w:hAnsi="Times New Roman" w:cs="Times New Roman"/>
          <w:sz w:val="24"/>
          <w:szCs w:val="24"/>
          <w:lang w:val="en-US"/>
        </w:rPr>
        <w:t xml:space="preserve">This generates two important implications. </w:t>
      </w:r>
      <w:r w:rsidR="00295951" w:rsidRPr="003B1D67">
        <w:rPr>
          <w:rFonts w:ascii="Times New Roman" w:eastAsia="Arial" w:hAnsi="Times New Roman" w:cs="Times New Roman"/>
          <w:sz w:val="24"/>
          <w:szCs w:val="24"/>
          <w:lang w:val="en-US"/>
        </w:rPr>
        <w:t xml:space="preserve">First, in </w:t>
      </w:r>
      <w:r w:rsidR="00447EE7" w:rsidRPr="003B1D67">
        <w:rPr>
          <w:rFonts w:ascii="Times New Roman" w:hAnsi="Times New Roman" w:cs="Times New Roman"/>
          <w:sz w:val="24"/>
          <w:szCs w:val="24"/>
          <w:shd w:val="clear" w:color="auto" w:fill="F8F9FA"/>
          <w:lang w:val="en-US"/>
        </w:rPr>
        <w:t>phylogenetic structure of the assembl</w:t>
      </w:r>
      <w:r w:rsidR="00286A79" w:rsidRPr="003B1D67">
        <w:rPr>
          <w:rFonts w:ascii="Times New Roman" w:hAnsi="Times New Roman" w:cs="Times New Roman"/>
          <w:sz w:val="24"/>
          <w:szCs w:val="24"/>
          <w:shd w:val="clear" w:color="auto" w:fill="F8F9FA"/>
          <w:lang w:val="en-US"/>
        </w:rPr>
        <w:t>age</w:t>
      </w:r>
      <w:r w:rsidR="00447EE7" w:rsidRPr="003B1D67">
        <w:rPr>
          <w:rFonts w:ascii="Times New Roman" w:hAnsi="Times New Roman" w:cs="Times New Roman"/>
          <w:sz w:val="24"/>
          <w:szCs w:val="24"/>
          <w:shd w:val="clear" w:color="auto" w:fill="F8F9FA"/>
          <w:lang w:val="en-US"/>
        </w:rPr>
        <w:t xml:space="preserve">: If, few lineages arrive in the temperate biomes the assemblages will be in cluster. But, if many lineages have dispersed, the temperate assemblages will be </w:t>
      </w:r>
      <w:proofErr w:type="spellStart"/>
      <w:r w:rsidR="00447EE7" w:rsidRPr="003B1D67">
        <w:rPr>
          <w:rFonts w:ascii="Times New Roman" w:hAnsi="Times New Roman" w:cs="Times New Roman"/>
          <w:sz w:val="24"/>
          <w:szCs w:val="24"/>
          <w:shd w:val="clear" w:color="auto" w:fill="F8F9FA"/>
          <w:lang w:val="en-US"/>
        </w:rPr>
        <w:t>overdisperse</w:t>
      </w:r>
      <w:r w:rsidR="00787CC2" w:rsidRPr="003B1D67">
        <w:rPr>
          <w:rFonts w:ascii="Times New Roman" w:hAnsi="Times New Roman" w:cs="Times New Roman"/>
          <w:sz w:val="24"/>
          <w:szCs w:val="24"/>
          <w:shd w:val="clear" w:color="auto" w:fill="F8F9FA"/>
          <w:lang w:val="en-US"/>
        </w:rPr>
        <w:t>d</w:t>
      </w:r>
      <w:proofErr w:type="spellEnd"/>
      <w:r w:rsidR="00447EE7" w:rsidRPr="003B1D67">
        <w:rPr>
          <w:rFonts w:ascii="Times New Roman" w:hAnsi="Times New Roman" w:cs="Times New Roman"/>
          <w:sz w:val="24"/>
          <w:szCs w:val="24"/>
          <w:shd w:val="clear" w:color="auto" w:fill="F8F9FA"/>
          <w:lang w:val="en-US"/>
        </w:rPr>
        <w:t xml:space="preserve"> phylogenetically. The second implication is in the age of the assembly of the temperate regions. However, to test it we developed a metric that allows infers when the ancestor arrives in the biome: If the age of the assemblage is high, indicates that the ancestor of the lineage is a long time in that biome. But, if the age is low, suggest a recent arrival to the biome. To test these hypotheses, we used a family of birds (Tyrannidae) and we found that the assemblages in temperate biomes are cluster phylogenetically and exhibit a low age of assemblage supporting the predictions of Tropical Niche Conservation: Few and recent dispersion events to temperate biomes.</w:t>
      </w:r>
      <w:r w:rsidR="00447EE7">
        <w:rPr>
          <w:rFonts w:ascii="Times New Roman" w:hAnsi="Times New Roman" w:cs="Times New Roman"/>
          <w:sz w:val="24"/>
          <w:szCs w:val="24"/>
          <w:shd w:val="clear" w:color="auto" w:fill="F8F9FA"/>
          <w:lang w:val="en-US"/>
        </w:rPr>
        <w:t xml:space="preserve"> </w:t>
      </w:r>
    </w:p>
    <w:p w14:paraId="38B74D03" w14:textId="77777777" w:rsidR="00525A2F" w:rsidRPr="00CF1A09" w:rsidRDefault="00525A2F" w:rsidP="00CF1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lang w:val="en-US"/>
        </w:rPr>
      </w:pPr>
      <w:r w:rsidRPr="00447EE7">
        <w:rPr>
          <w:rFonts w:ascii="Times New Roman" w:eastAsia="Times New Roman" w:hAnsi="Times New Roman" w:cs="Times New Roman"/>
          <w:b/>
          <w:sz w:val="24"/>
          <w:szCs w:val="24"/>
          <w:lang w:val="en"/>
        </w:rPr>
        <w:t>Key words</w:t>
      </w:r>
      <w:r w:rsidRPr="00447EE7">
        <w:rPr>
          <w:rFonts w:ascii="Times New Roman" w:eastAsia="Times New Roman" w:hAnsi="Times New Roman" w:cs="Times New Roman"/>
          <w:sz w:val="24"/>
          <w:szCs w:val="24"/>
          <w:lang w:val="en"/>
        </w:rPr>
        <w:t xml:space="preserve">: Global pattern of richness, </w:t>
      </w:r>
      <w:r w:rsidR="00787CC2">
        <w:rPr>
          <w:rFonts w:ascii="Times New Roman" w:eastAsia="Times New Roman" w:hAnsi="Times New Roman" w:cs="Times New Roman"/>
          <w:sz w:val="24"/>
          <w:szCs w:val="24"/>
          <w:lang w:val="en"/>
        </w:rPr>
        <w:t>ancestral dispersal</w:t>
      </w:r>
      <w:r w:rsidRPr="00447EE7">
        <w:rPr>
          <w:rFonts w:ascii="Times New Roman" w:eastAsia="Times New Roman" w:hAnsi="Times New Roman" w:cs="Times New Roman"/>
          <w:sz w:val="24"/>
          <w:szCs w:val="24"/>
          <w:lang w:val="en"/>
        </w:rPr>
        <w:t>, birds.</w:t>
      </w:r>
    </w:p>
    <w:p w14:paraId="6B123C7A" w14:textId="77777777" w:rsidR="00C273E2" w:rsidRDefault="00C273E2" w:rsidP="00CF1A09">
      <w:pPr>
        <w:spacing w:line="0" w:lineRule="atLeast"/>
        <w:ind w:right="-353"/>
        <w:jc w:val="both"/>
        <w:rPr>
          <w:rFonts w:ascii="Times New Roman" w:eastAsia="Arial" w:hAnsi="Times New Roman" w:cs="Times New Roman"/>
          <w:b/>
          <w:sz w:val="24"/>
          <w:szCs w:val="24"/>
          <w:lang w:val="en-US"/>
        </w:rPr>
      </w:pPr>
      <w:r>
        <w:rPr>
          <w:rFonts w:ascii="Times New Roman" w:eastAsia="Arial" w:hAnsi="Times New Roman" w:cs="Times New Roman"/>
          <w:b/>
          <w:sz w:val="24"/>
          <w:szCs w:val="24"/>
          <w:lang w:val="en-US"/>
        </w:rPr>
        <w:br w:type="page"/>
      </w:r>
    </w:p>
    <w:p w14:paraId="35A7016B" w14:textId="77777777" w:rsidR="00525A2F" w:rsidRPr="009136A8" w:rsidRDefault="00525A2F" w:rsidP="00525A2F">
      <w:pPr>
        <w:spacing w:line="0" w:lineRule="atLeast"/>
        <w:ind w:right="-353"/>
        <w:rPr>
          <w:rFonts w:ascii="Times New Roman" w:eastAsia="Arial" w:hAnsi="Times New Roman" w:cs="Times New Roman"/>
          <w:lang w:val="en-US"/>
        </w:rPr>
      </w:pPr>
      <w:r>
        <w:rPr>
          <w:rFonts w:ascii="Times New Roman" w:eastAsia="Arial" w:hAnsi="Times New Roman" w:cs="Times New Roman"/>
          <w:lang w:val="en-US"/>
        </w:rPr>
        <w:lastRenderedPageBreak/>
        <w:tab/>
      </w:r>
      <w:r>
        <w:rPr>
          <w:rFonts w:ascii="Times New Roman" w:eastAsia="Arial" w:hAnsi="Times New Roman" w:cs="Times New Roman"/>
          <w:lang w:val="en-US"/>
        </w:rPr>
        <w:tab/>
      </w:r>
      <w:r>
        <w:rPr>
          <w:rFonts w:ascii="Times New Roman" w:eastAsia="Arial" w:hAnsi="Times New Roman" w:cs="Times New Roman"/>
          <w:lang w:val="en-US"/>
        </w:rPr>
        <w:tab/>
      </w:r>
      <w:r>
        <w:rPr>
          <w:rFonts w:ascii="Times New Roman" w:eastAsia="Arial" w:hAnsi="Times New Roman" w:cs="Times New Roman"/>
          <w:lang w:val="en-US"/>
        </w:rPr>
        <w:tab/>
      </w:r>
      <w:r>
        <w:rPr>
          <w:rFonts w:ascii="Times New Roman" w:eastAsia="Arial" w:hAnsi="Times New Roman" w:cs="Times New Roman"/>
          <w:lang w:val="en-US"/>
        </w:rPr>
        <w:tab/>
      </w:r>
      <w:r>
        <w:rPr>
          <w:rFonts w:ascii="Times New Roman" w:eastAsia="Arial" w:hAnsi="Times New Roman" w:cs="Times New Roman"/>
          <w:lang w:val="en-US"/>
        </w:rPr>
        <w:tab/>
      </w:r>
      <w:r>
        <w:rPr>
          <w:rFonts w:ascii="Times New Roman" w:eastAsia="Arial" w:hAnsi="Times New Roman" w:cs="Times New Roman"/>
          <w:lang w:val="en-US"/>
        </w:rPr>
        <w:tab/>
      </w:r>
      <w:r>
        <w:rPr>
          <w:rFonts w:ascii="Times New Roman" w:eastAsia="Arial" w:hAnsi="Times New Roman" w:cs="Times New Roman"/>
          <w:lang w:val="en-US"/>
        </w:rPr>
        <w:tab/>
      </w:r>
      <w:r>
        <w:rPr>
          <w:rFonts w:ascii="Times New Roman" w:eastAsia="Arial" w:hAnsi="Times New Roman" w:cs="Times New Roman"/>
          <w:lang w:val="en-US"/>
        </w:rPr>
        <w:tab/>
      </w:r>
      <w:r>
        <w:rPr>
          <w:rFonts w:ascii="Times New Roman" w:eastAsia="Arial" w:hAnsi="Times New Roman" w:cs="Times New Roman"/>
          <w:lang w:val="en-US"/>
        </w:rPr>
        <w:tab/>
      </w:r>
      <w:r>
        <w:rPr>
          <w:rFonts w:ascii="Times New Roman" w:eastAsia="Arial" w:hAnsi="Times New Roman" w:cs="Times New Roman"/>
          <w:lang w:val="en-US"/>
        </w:rPr>
        <w:tab/>
      </w:r>
      <w:r w:rsidRPr="009136A8">
        <w:rPr>
          <w:rFonts w:ascii="Times New Roman" w:eastAsia="Arial" w:hAnsi="Times New Roman" w:cs="Times New Roman"/>
          <w:lang w:val="en-US"/>
        </w:rPr>
        <w:t xml:space="preserve">    </w:t>
      </w:r>
    </w:p>
    <w:p w14:paraId="62EE2B54" w14:textId="77777777" w:rsidR="00525A2F" w:rsidRDefault="00525A2F" w:rsidP="00525A2F">
      <w:pPr>
        <w:autoSpaceDE w:val="0"/>
        <w:autoSpaceDN w:val="0"/>
        <w:adjustRightInd w:val="0"/>
        <w:rPr>
          <w:rFonts w:ascii="Times New Roman" w:eastAsiaTheme="minorHAnsi" w:hAnsi="Times New Roman" w:cs="Times New Roman"/>
          <w:b/>
          <w:bCs/>
          <w:sz w:val="28"/>
          <w:szCs w:val="28"/>
          <w:lang w:val="pt-BR" w:eastAsia="en-US"/>
        </w:rPr>
      </w:pPr>
      <w:r>
        <w:rPr>
          <w:rFonts w:ascii="Times New Roman" w:eastAsiaTheme="minorHAnsi" w:hAnsi="Times New Roman" w:cs="Times New Roman"/>
          <w:b/>
          <w:bCs/>
          <w:sz w:val="28"/>
          <w:szCs w:val="28"/>
          <w:lang w:val="pt-BR" w:eastAsia="en-US"/>
        </w:rPr>
        <w:t>SUMÁRIO</w:t>
      </w:r>
    </w:p>
    <w:p w14:paraId="66011DF7" w14:textId="77777777" w:rsidR="00525A2F" w:rsidRDefault="00525A2F" w:rsidP="00525A2F">
      <w:pPr>
        <w:autoSpaceDE w:val="0"/>
        <w:autoSpaceDN w:val="0"/>
        <w:adjustRightInd w:val="0"/>
        <w:rPr>
          <w:rFonts w:ascii="Times New Roman" w:eastAsiaTheme="minorHAnsi" w:hAnsi="Times New Roman" w:cs="Times New Roman"/>
          <w:b/>
          <w:bCs/>
          <w:sz w:val="28"/>
          <w:szCs w:val="28"/>
          <w:lang w:val="pt-BR" w:eastAsia="en-US"/>
        </w:rPr>
      </w:pPr>
    </w:p>
    <w:p w14:paraId="53E76E83" w14:textId="77777777" w:rsidR="00525A2F" w:rsidRPr="00E66047" w:rsidRDefault="00525A2F" w:rsidP="00525A2F">
      <w:pPr>
        <w:autoSpaceDE w:val="0"/>
        <w:autoSpaceDN w:val="0"/>
        <w:adjustRightInd w:val="0"/>
        <w:rPr>
          <w:rFonts w:ascii="Times New Roman" w:eastAsiaTheme="minorHAnsi" w:hAnsi="Times New Roman" w:cs="Times New Roman"/>
          <w:sz w:val="28"/>
          <w:szCs w:val="28"/>
          <w:lang w:val="pt-BR" w:eastAsia="en-US"/>
        </w:rPr>
      </w:pPr>
      <w:r w:rsidRPr="00E66047">
        <w:rPr>
          <w:rFonts w:ascii="Times New Roman" w:eastAsiaTheme="minorHAnsi" w:hAnsi="Times New Roman" w:cs="Times New Roman"/>
          <w:sz w:val="28"/>
          <w:szCs w:val="28"/>
          <w:lang w:val="pt-BR" w:eastAsia="en-US"/>
        </w:rPr>
        <w:t xml:space="preserve">1. </w:t>
      </w:r>
      <w:r w:rsidR="001D226E">
        <w:rPr>
          <w:rFonts w:ascii="Times New Roman" w:eastAsiaTheme="minorHAnsi" w:hAnsi="Times New Roman" w:cs="Times New Roman"/>
          <w:sz w:val="28"/>
          <w:szCs w:val="28"/>
          <w:lang w:val="pt-BR" w:eastAsia="en-US"/>
        </w:rPr>
        <w:t>A</w:t>
      </w:r>
      <w:r>
        <w:rPr>
          <w:rFonts w:ascii="Times New Roman" w:eastAsiaTheme="minorHAnsi" w:hAnsi="Times New Roman" w:cs="Times New Roman"/>
          <w:sz w:val="28"/>
          <w:szCs w:val="28"/>
          <w:lang w:val="pt-BR" w:eastAsia="en-US"/>
        </w:rPr>
        <w:t>gradecimentos</w:t>
      </w:r>
      <w:r w:rsidRPr="00E66047">
        <w:rPr>
          <w:rFonts w:ascii="Times New Roman" w:eastAsiaTheme="minorHAnsi" w:hAnsi="Times New Roman" w:cs="Times New Roman"/>
          <w:sz w:val="28"/>
          <w:szCs w:val="28"/>
          <w:lang w:val="pt-BR" w:eastAsia="en-US"/>
        </w:rPr>
        <w:t>...............................................</w:t>
      </w:r>
      <w:r>
        <w:rPr>
          <w:rFonts w:ascii="Times New Roman" w:eastAsiaTheme="minorHAnsi" w:hAnsi="Times New Roman" w:cs="Times New Roman"/>
          <w:sz w:val="28"/>
          <w:szCs w:val="28"/>
          <w:lang w:val="pt-BR" w:eastAsia="en-US"/>
        </w:rPr>
        <w:t xml:space="preserve">.............................. </w:t>
      </w:r>
      <w:r w:rsidR="00C273E2">
        <w:rPr>
          <w:rFonts w:ascii="Times New Roman" w:eastAsiaTheme="minorHAnsi" w:hAnsi="Times New Roman" w:cs="Times New Roman"/>
          <w:sz w:val="28"/>
          <w:szCs w:val="28"/>
          <w:lang w:val="pt-BR" w:eastAsia="en-US"/>
        </w:rPr>
        <w:t>4</w:t>
      </w:r>
      <w:r w:rsidRPr="00E66047">
        <w:rPr>
          <w:rFonts w:ascii="Times New Roman" w:eastAsiaTheme="minorHAnsi" w:hAnsi="Times New Roman" w:cs="Times New Roman"/>
          <w:sz w:val="28"/>
          <w:szCs w:val="28"/>
          <w:lang w:val="pt-BR" w:eastAsia="en-US"/>
        </w:rPr>
        <w:t xml:space="preserve"> </w:t>
      </w:r>
    </w:p>
    <w:p w14:paraId="70877300" w14:textId="77777777" w:rsidR="00525A2F" w:rsidRPr="00E66047" w:rsidRDefault="00525A2F" w:rsidP="00525A2F">
      <w:pPr>
        <w:autoSpaceDE w:val="0"/>
        <w:autoSpaceDN w:val="0"/>
        <w:adjustRightInd w:val="0"/>
        <w:rPr>
          <w:rFonts w:ascii="Times New Roman" w:eastAsiaTheme="minorHAnsi" w:hAnsi="Times New Roman" w:cs="Times New Roman"/>
          <w:sz w:val="28"/>
          <w:szCs w:val="28"/>
          <w:lang w:val="pt-BR" w:eastAsia="en-US"/>
        </w:rPr>
      </w:pPr>
    </w:p>
    <w:p w14:paraId="1753B7EB" w14:textId="77777777" w:rsidR="00525A2F" w:rsidRPr="00E66047" w:rsidRDefault="00525A2F" w:rsidP="00525A2F">
      <w:pPr>
        <w:autoSpaceDE w:val="0"/>
        <w:autoSpaceDN w:val="0"/>
        <w:adjustRightInd w:val="0"/>
        <w:rPr>
          <w:rFonts w:ascii="Times New Roman" w:eastAsiaTheme="minorHAnsi" w:hAnsi="Times New Roman" w:cs="Times New Roman"/>
          <w:sz w:val="28"/>
          <w:szCs w:val="28"/>
          <w:lang w:val="pt-BR" w:eastAsia="en-US"/>
        </w:rPr>
      </w:pPr>
      <w:r>
        <w:rPr>
          <w:rFonts w:ascii="Times New Roman" w:eastAsiaTheme="minorHAnsi" w:hAnsi="Times New Roman" w:cs="Times New Roman"/>
          <w:sz w:val="28"/>
          <w:szCs w:val="28"/>
          <w:lang w:val="pt-BR" w:eastAsia="en-US"/>
        </w:rPr>
        <w:t>2. Resumo</w:t>
      </w:r>
      <w:r w:rsidRPr="00E66047">
        <w:rPr>
          <w:rFonts w:ascii="Times New Roman" w:eastAsiaTheme="minorHAnsi" w:hAnsi="Times New Roman" w:cs="Times New Roman"/>
          <w:sz w:val="28"/>
          <w:szCs w:val="28"/>
          <w:lang w:val="pt-BR" w:eastAsia="en-US"/>
        </w:rPr>
        <w:t>.............................................................</w:t>
      </w:r>
      <w:r>
        <w:rPr>
          <w:rFonts w:ascii="Times New Roman" w:eastAsiaTheme="minorHAnsi" w:hAnsi="Times New Roman" w:cs="Times New Roman"/>
          <w:sz w:val="28"/>
          <w:szCs w:val="28"/>
          <w:lang w:val="pt-BR" w:eastAsia="en-US"/>
        </w:rPr>
        <w:t xml:space="preserve">............................. </w:t>
      </w:r>
      <w:r w:rsidR="00C273E2">
        <w:rPr>
          <w:rFonts w:ascii="Times New Roman" w:eastAsiaTheme="minorHAnsi" w:hAnsi="Times New Roman" w:cs="Times New Roman"/>
          <w:sz w:val="28"/>
          <w:szCs w:val="28"/>
          <w:lang w:val="pt-BR" w:eastAsia="en-US"/>
        </w:rPr>
        <w:t>5</w:t>
      </w:r>
    </w:p>
    <w:p w14:paraId="01C38206" w14:textId="77777777" w:rsidR="00525A2F" w:rsidRDefault="00525A2F" w:rsidP="00525A2F">
      <w:pPr>
        <w:autoSpaceDE w:val="0"/>
        <w:autoSpaceDN w:val="0"/>
        <w:adjustRightInd w:val="0"/>
        <w:rPr>
          <w:rFonts w:ascii="Times New Roman" w:eastAsiaTheme="minorHAnsi" w:hAnsi="Times New Roman" w:cs="Times New Roman"/>
          <w:b/>
          <w:bCs/>
          <w:sz w:val="28"/>
          <w:szCs w:val="28"/>
          <w:lang w:val="pt-BR" w:eastAsia="en-US"/>
        </w:rPr>
      </w:pPr>
    </w:p>
    <w:p w14:paraId="445FD6E1" w14:textId="77777777" w:rsidR="00525A2F" w:rsidRPr="00E66047" w:rsidRDefault="00525A2F" w:rsidP="00525A2F">
      <w:pPr>
        <w:autoSpaceDE w:val="0"/>
        <w:autoSpaceDN w:val="0"/>
        <w:adjustRightInd w:val="0"/>
        <w:rPr>
          <w:rFonts w:ascii="Times New Roman" w:eastAsiaTheme="minorHAnsi" w:hAnsi="Times New Roman" w:cs="Times New Roman"/>
          <w:sz w:val="28"/>
          <w:szCs w:val="28"/>
          <w:lang w:val="pt-BR" w:eastAsia="en-US"/>
        </w:rPr>
      </w:pPr>
      <w:r>
        <w:rPr>
          <w:rFonts w:ascii="Times New Roman" w:eastAsiaTheme="minorHAnsi" w:hAnsi="Times New Roman" w:cs="Times New Roman"/>
          <w:sz w:val="28"/>
          <w:szCs w:val="28"/>
          <w:lang w:val="pt-BR" w:eastAsia="en-US"/>
        </w:rPr>
        <w:t>3</w:t>
      </w:r>
      <w:r w:rsidRPr="00E66047">
        <w:rPr>
          <w:rFonts w:ascii="Times New Roman" w:eastAsiaTheme="minorHAnsi" w:hAnsi="Times New Roman" w:cs="Times New Roman"/>
          <w:sz w:val="28"/>
          <w:szCs w:val="28"/>
          <w:lang w:val="pt-BR" w:eastAsia="en-US"/>
        </w:rPr>
        <w:t>.</w:t>
      </w:r>
      <w:r>
        <w:rPr>
          <w:rFonts w:ascii="Times New Roman" w:eastAsiaTheme="minorHAnsi" w:hAnsi="Times New Roman" w:cs="Times New Roman"/>
          <w:sz w:val="28"/>
          <w:szCs w:val="28"/>
          <w:lang w:val="pt-BR" w:eastAsia="en-US"/>
        </w:rPr>
        <w:t xml:space="preserve"> Abstract</w:t>
      </w:r>
      <w:r w:rsidRPr="00E66047">
        <w:rPr>
          <w:rFonts w:ascii="Times New Roman" w:eastAsiaTheme="minorHAnsi" w:hAnsi="Times New Roman" w:cs="Times New Roman"/>
          <w:sz w:val="28"/>
          <w:szCs w:val="28"/>
          <w:lang w:val="pt-BR" w:eastAsia="en-US"/>
        </w:rPr>
        <w:t>............................................................................</w:t>
      </w:r>
      <w:r w:rsidR="00C273E2">
        <w:rPr>
          <w:rFonts w:ascii="Times New Roman" w:eastAsiaTheme="minorHAnsi" w:hAnsi="Times New Roman" w:cs="Times New Roman"/>
          <w:sz w:val="28"/>
          <w:szCs w:val="28"/>
          <w:lang w:val="pt-BR" w:eastAsia="en-US"/>
        </w:rPr>
        <w:t>............. 6</w:t>
      </w:r>
    </w:p>
    <w:p w14:paraId="2BC34025" w14:textId="77777777" w:rsidR="00525A2F" w:rsidRPr="00E66047" w:rsidRDefault="00525A2F" w:rsidP="00525A2F">
      <w:pPr>
        <w:autoSpaceDE w:val="0"/>
        <w:autoSpaceDN w:val="0"/>
        <w:adjustRightInd w:val="0"/>
        <w:rPr>
          <w:rFonts w:ascii="Times New Roman" w:eastAsiaTheme="minorHAnsi" w:hAnsi="Times New Roman" w:cs="Times New Roman"/>
          <w:sz w:val="28"/>
          <w:szCs w:val="28"/>
          <w:lang w:val="pt-BR" w:eastAsia="en-US"/>
        </w:rPr>
      </w:pPr>
    </w:p>
    <w:p w14:paraId="7C80A414" w14:textId="77777777" w:rsidR="00525A2F" w:rsidRPr="00E66047" w:rsidRDefault="00525A2F" w:rsidP="00525A2F">
      <w:pPr>
        <w:autoSpaceDE w:val="0"/>
        <w:autoSpaceDN w:val="0"/>
        <w:adjustRightInd w:val="0"/>
        <w:rPr>
          <w:rFonts w:ascii="Times New Roman" w:eastAsiaTheme="minorHAnsi" w:hAnsi="Times New Roman" w:cs="Times New Roman"/>
          <w:sz w:val="28"/>
          <w:szCs w:val="28"/>
          <w:lang w:val="pt-BR" w:eastAsia="en-US"/>
        </w:rPr>
      </w:pPr>
      <w:r>
        <w:rPr>
          <w:rFonts w:ascii="Times New Roman" w:eastAsiaTheme="minorHAnsi" w:hAnsi="Times New Roman" w:cs="Times New Roman"/>
          <w:sz w:val="28"/>
          <w:szCs w:val="28"/>
          <w:lang w:val="pt-BR" w:eastAsia="en-US"/>
        </w:rPr>
        <w:t>5</w:t>
      </w:r>
      <w:r w:rsidRPr="00E66047">
        <w:rPr>
          <w:rFonts w:ascii="Times New Roman" w:eastAsiaTheme="minorHAnsi" w:hAnsi="Times New Roman" w:cs="Times New Roman"/>
          <w:sz w:val="28"/>
          <w:szCs w:val="28"/>
          <w:lang w:val="pt-BR" w:eastAsia="en-US"/>
        </w:rPr>
        <w:t>. Introdução</w:t>
      </w:r>
      <w:r>
        <w:rPr>
          <w:rFonts w:ascii="Times New Roman" w:eastAsiaTheme="minorHAnsi" w:hAnsi="Times New Roman" w:cs="Times New Roman"/>
          <w:sz w:val="28"/>
          <w:szCs w:val="28"/>
          <w:lang w:val="pt-BR" w:eastAsia="en-US"/>
        </w:rPr>
        <w:t xml:space="preserve"> Geral</w:t>
      </w:r>
      <w:r w:rsidRPr="00E66047">
        <w:rPr>
          <w:rFonts w:ascii="Times New Roman" w:eastAsiaTheme="minorHAnsi" w:hAnsi="Times New Roman" w:cs="Times New Roman"/>
          <w:sz w:val="28"/>
          <w:szCs w:val="28"/>
          <w:lang w:val="pt-BR" w:eastAsia="en-US"/>
        </w:rPr>
        <w:t>........................................................</w:t>
      </w:r>
      <w:r w:rsidR="001D226E">
        <w:rPr>
          <w:rFonts w:ascii="Times New Roman" w:eastAsiaTheme="minorHAnsi" w:hAnsi="Times New Roman" w:cs="Times New Roman"/>
          <w:sz w:val="28"/>
          <w:szCs w:val="28"/>
          <w:lang w:val="pt-BR" w:eastAsia="en-US"/>
        </w:rPr>
        <w:t>..................</w:t>
      </w:r>
      <w:r>
        <w:rPr>
          <w:rFonts w:ascii="Times New Roman" w:eastAsiaTheme="minorHAnsi" w:hAnsi="Times New Roman" w:cs="Times New Roman"/>
          <w:sz w:val="28"/>
          <w:szCs w:val="28"/>
          <w:lang w:val="pt-BR" w:eastAsia="en-US"/>
        </w:rPr>
        <w:t xml:space="preserve">. </w:t>
      </w:r>
      <w:r w:rsidR="00C273E2">
        <w:rPr>
          <w:rFonts w:ascii="Times New Roman" w:eastAsiaTheme="minorHAnsi" w:hAnsi="Times New Roman" w:cs="Times New Roman"/>
          <w:sz w:val="28"/>
          <w:szCs w:val="28"/>
          <w:lang w:val="pt-BR" w:eastAsia="en-US"/>
        </w:rPr>
        <w:t>8</w:t>
      </w:r>
      <w:r w:rsidRPr="00E66047">
        <w:rPr>
          <w:rFonts w:ascii="Times New Roman" w:eastAsiaTheme="minorHAnsi" w:hAnsi="Times New Roman" w:cs="Times New Roman"/>
          <w:sz w:val="28"/>
          <w:szCs w:val="28"/>
          <w:lang w:val="pt-BR" w:eastAsia="en-US"/>
        </w:rPr>
        <w:t xml:space="preserve"> </w:t>
      </w:r>
    </w:p>
    <w:p w14:paraId="6E238EE5" w14:textId="77777777" w:rsidR="00525A2F" w:rsidRPr="00E66047" w:rsidRDefault="00525A2F" w:rsidP="00525A2F">
      <w:pPr>
        <w:autoSpaceDE w:val="0"/>
        <w:autoSpaceDN w:val="0"/>
        <w:adjustRightInd w:val="0"/>
        <w:rPr>
          <w:rFonts w:ascii="Times New Roman" w:eastAsiaTheme="minorHAnsi" w:hAnsi="Times New Roman" w:cs="Times New Roman"/>
          <w:sz w:val="28"/>
          <w:szCs w:val="28"/>
          <w:lang w:val="pt-BR" w:eastAsia="en-US"/>
        </w:rPr>
      </w:pPr>
    </w:p>
    <w:p w14:paraId="652DDC4D" w14:textId="77777777" w:rsidR="00525A2F" w:rsidRDefault="00525A2F" w:rsidP="00525A2F">
      <w:pPr>
        <w:autoSpaceDE w:val="0"/>
        <w:autoSpaceDN w:val="0"/>
        <w:adjustRightInd w:val="0"/>
        <w:rPr>
          <w:rFonts w:ascii="Times New Roman" w:eastAsiaTheme="minorHAnsi" w:hAnsi="Times New Roman" w:cs="Times New Roman"/>
          <w:sz w:val="28"/>
          <w:szCs w:val="28"/>
          <w:lang w:val="pt-BR" w:eastAsia="en-US"/>
        </w:rPr>
      </w:pPr>
      <w:r>
        <w:rPr>
          <w:rFonts w:ascii="Times New Roman" w:eastAsiaTheme="minorHAnsi" w:hAnsi="Times New Roman" w:cs="Times New Roman"/>
          <w:sz w:val="28"/>
          <w:szCs w:val="28"/>
          <w:lang w:val="pt-BR" w:eastAsia="en-US"/>
        </w:rPr>
        <w:t>6. Capítulo 1</w:t>
      </w:r>
      <w:r w:rsidRPr="00E66047">
        <w:rPr>
          <w:rFonts w:ascii="Times New Roman" w:eastAsiaTheme="minorHAnsi" w:hAnsi="Times New Roman" w:cs="Times New Roman"/>
          <w:sz w:val="28"/>
          <w:szCs w:val="28"/>
          <w:lang w:val="pt-BR" w:eastAsia="en-US"/>
        </w:rPr>
        <w:t>......................................................................</w:t>
      </w:r>
      <w:r w:rsidR="00C273E2">
        <w:rPr>
          <w:rFonts w:ascii="Times New Roman" w:eastAsiaTheme="minorHAnsi" w:hAnsi="Times New Roman" w:cs="Times New Roman"/>
          <w:sz w:val="28"/>
          <w:szCs w:val="28"/>
          <w:lang w:val="pt-BR" w:eastAsia="en-US"/>
        </w:rPr>
        <w:t>............... 10</w:t>
      </w:r>
      <w:r w:rsidRPr="00E66047">
        <w:rPr>
          <w:rFonts w:ascii="Times New Roman" w:eastAsiaTheme="minorHAnsi" w:hAnsi="Times New Roman" w:cs="Times New Roman"/>
          <w:sz w:val="28"/>
          <w:szCs w:val="28"/>
          <w:lang w:val="pt-BR" w:eastAsia="en-US"/>
        </w:rPr>
        <w:t xml:space="preserve"> </w:t>
      </w:r>
    </w:p>
    <w:p w14:paraId="2B697294" w14:textId="77777777" w:rsidR="00525A2F" w:rsidRDefault="00525A2F" w:rsidP="00525A2F">
      <w:pPr>
        <w:autoSpaceDE w:val="0"/>
        <w:autoSpaceDN w:val="0"/>
        <w:adjustRightInd w:val="0"/>
        <w:rPr>
          <w:rFonts w:ascii="Times New Roman" w:eastAsiaTheme="minorHAnsi" w:hAnsi="Times New Roman" w:cs="Times New Roman"/>
          <w:sz w:val="28"/>
          <w:szCs w:val="28"/>
          <w:lang w:val="pt-BR" w:eastAsia="en-US"/>
        </w:rPr>
      </w:pPr>
    </w:p>
    <w:p w14:paraId="075D743B" w14:textId="23CDC451" w:rsidR="00525A2F" w:rsidRDefault="00525A2F" w:rsidP="00525A2F">
      <w:pPr>
        <w:autoSpaceDE w:val="0"/>
        <w:autoSpaceDN w:val="0"/>
        <w:adjustRightInd w:val="0"/>
        <w:rPr>
          <w:rFonts w:ascii="Times New Roman" w:eastAsiaTheme="minorHAnsi" w:hAnsi="Times New Roman" w:cs="Times New Roman"/>
          <w:sz w:val="28"/>
          <w:szCs w:val="28"/>
          <w:lang w:val="pt-BR" w:eastAsia="en-US"/>
        </w:rPr>
      </w:pPr>
      <w:r>
        <w:rPr>
          <w:rFonts w:ascii="Times New Roman" w:eastAsiaTheme="minorHAnsi" w:hAnsi="Times New Roman" w:cs="Times New Roman"/>
          <w:sz w:val="28"/>
          <w:szCs w:val="28"/>
          <w:lang w:val="pt-BR" w:eastAsia="en-US"/>
        </w:rPr>
        <w:t>7. Material Suplementar</w:t>
      </w:r>
      <w:r w:rsidRPr="00E66047">
        <w:rPr>
          <w:rFonts w:ascii="Times New Roman" w:eastAsiaTheme="minorHAnsi" w:hAnsi="Times New Roman" w:cs="Times New Roman"/>
          <w:sz w:val="28"/>
          <w:szCs w:val="28"/>
          <w:lang w:val="pt-BR" w:eastAsia="en-US"/>
        </w:rPr>
        <w:t>..................................................</w:t>
      </w:r>
      <w:r w:rsidR="001D226E">
        <w:rPr>
          <w:rFonts w:ascii="Times New Roman" w:eastAsiaTheme="minorHAnsi" w:hAnsi="Times New Roman" w:cs="Times New Roman"/>
          <w:sz w:val="28"/>
          <w:szCs w:val="28"/>
          <w:lang w:val="pt-BR" w:eastAsia="en-US"/>
        </w:rPr>
        <w:t>..............</w:t>
      </w:r>
      <w:r w:rsidR="00C273E2">
        <w:rPr>
          <w:rFonts w:ascii="Times New Roman" w:eastAsiaTheme="minorHAnsi" w:hAnsi="Times New Roman" w:cs="Times New Roman"/>
          <w:sz w:val="28"/>
          <w:szCs w:val="28"/>
          <w:lang w:val="pt-BR" w:eastAsia="en-US"/>
        </w:rPr>
        <w:t xml:space="preserve">... </w:t>
      </w:r>
      <w:r w:rsidR="00AC7946">
        <w:rPr>
          <w:rFonts w:ascii="Times New Roman" w:eastAsiaTheme="minorHAnsi" w:hAnsi="Times New Roman" w:cs="Times New Roman"/>
          <w:sz w:val="28"/>
          <w:szCs w:val="28"/>
          <w:lang w:val="pt-BR" w:eastAsia="en-US"/>
        </w:rPr>
        <w:t>32</w:t>
      </w:r>
    </w:p>
    <w:p w14:paraId="2740B475" w14:textId="77777777" w:rsidR="00525A2F" w:rsidRDefault="00525A2F" w:rsidP="00525A2F">
      <w:pPr>
        <w:autoSpaceDE w:val="0"/>
        <w:autoSpaceDN w:val="0"/>
        <w:adjustRightInd w:val="0"/>
        <w:rPr>
          <w:rFonts w:ascii="Times New Roman" w:eastAsiaTheme="minorHAnsi" w:hAnsi="Times New Roman" w:cs="Times New Roman"/>
          <w:sz w:val="28"/>
          <w:szCs w:val="28"/>
          <w:lang w:val="pt-BR" w:eastAsia="en-US"/>
        </w:rPr>
      </w:pPr>
    </w:p>
    <w:p w14:paraId="7857A8BE" w14:textId="27F12966" w:rsidR="00C273E2" w:rsidRDefault="00C273E2" w:rsidP="00525A2F">
      <w:pPr>
        <w:autoSpaceDE w:val="0"/>
        <w:autoSpaceDN w:val="0"/>
        <w:adjustRightInd w:val="0"/>
        <w:rPr>
          <w:rFonts w:ascii="Times New Roman" w:eastAsiaTheme="minorHAnsi" w:hAnsi="Times New Roman" w:cs="Times New Roman"/>
          <w:sz w:val="28"/>
          <w:szCs w:val="28"/>
          <w:lang w:val="pt-BR" w:eastAsia="en-US"/>
        </w:rPr>
      </w:pPr>
      <w:r>
        <w:rPr>
          <w:rFonts w:ascii="Times New Roman" w:eastAsiaTheme="minorHAnsi" w:hAnsi="Times New Roman" w:cs="Times New Roman"/>
          <w:sz w:val="28"/>
          <w:szCs w:val="28"/>
          <w:lang w:val="pt-BR" w:eastAsia="en-US"/>
        </w:rPr>
        <w:t>8. Conclusão</w:t>
      </w:r>
      <w:r w:rsidR="00525A2F" w:rsidRPr="00E66047">
        <w:rPr>
          <w:rFonts w:ascii="Times New Roman" w:eastAsiaTheme="minorHAnsi" w:hAnsi="Times New Roman" w:cs="Times New Roman"/>
          <w:sz w:val="28"/>
          <w:szCs w:val="28"/>
          <w:lang w:val="pt-BR" w:eastAsia="en-US"/>
        </w:rPr>
        <w:t>.....................</w:t>
      </w:r>
      <w:r w:rsidR="00525A2F">
        <w:rPr>
          <w:rFonts w:ascii="Times New Roman" w:eastAsiaTheme="minorHAnsi" w:hAnsi="Times New Roman" w:cs="Times New Roman"/>
          <w:sz w:val="28"/>
          <w:szCs w:val="28"/>
          <w:lang w:val="pt-BR" w:eastAsia="en-US"/>
        </w:rPr>
        <w:t>...........</w:t>
      </w:r>
      <w:r w:rsidR="00525A2F" w:rsidRPr="00E66047">
        <w:rPr>
          <w:rFonts w:ascii="Times New Roman" w:eastAsiaTheme="minorHAnsi" w:hAnsi="Times New Roman" w:cs="Times New Roman"/>
          <w:sz w:val="28"/>
          <w:szCs w:val="28"/>
          <w:lang w:val="pt-BR" w:eastAsia="en-US"/>
        </w:rPr>
        <w:t>.............................</w:t>
      </w:r>
      <w:r w:rsidR="001D226E">
        <w:rPr>
          <w:rFonts w:ascii="Times New Roman" w:eastAsiaTheme="minorHAnsi" w:hAnsi="Times New Roman" w:cs="Times New Roman"/>
          <w:sz w:val="28"/>
          <w:szCs w:val="28"/>
          <w:lang w:val="pt-BR" w:eastAsia="en-US"/>
        </w:rPr>
        <w:t>..............</w:t>
      </w:r>
      <w:r w:rsidR="00525A2F">
        <w:rPr>
          <w:rFonts w:ascii="Times New Roman" w:eastAsiaTheme="minorHAnsi" w:hAnsi="Times New Roman" w:cs="Times New Roman"/>
          <w:sz w:val="28"/>
          <w:szCs w:val="28"/>
          <w:lang w:val="pt-BR" w:eastAsia="en-US"/>
        </w:rPr>
        <w:t>...</w:t>
      </w:r>
      <w:r w:rsidR="00525A2F" w:rsidRPr="00E66047">
        <w:rPr>
          <w:rFonts w:ascii="Times New Roman" w:eastAsiaTheme="minorHAnsi" w:hAnsi="Times New Roman" w:cs="Times New Roman"/>
          <w:sz w:val="28"/>
          <w:szCs w:val="28"/>
          <w:lang w:val="pt-BR" w:eastAsia="en-US"/>
        </w:rPr>
        <w:t>...</w:t>
      </w:r>
      <w:r w:rsidR="00DB41D6">
        <w:rPr>
          <w:rFonts w:ascii="Times New Roman" w:eastAsiaTheme="minorHAnsi" w:hAnsi="Times New Roman" w:cs="Times New Roman"/>
          <w:sz w:val="28"/>
          <w:szCs w:val="28"/>
          <w:lang w:val="pt-BR" w:eastAsia="en-US"/>
        </w:rPr>
        <w:t>.... 3</w:t>
      </w:r>
      <w:r w:rsidR="00AC7946">
        <w:rPr>
          <w:rFonts w:ascii="Times New Roman" w:eastAsiaTheme="minorHAnsi" w:hAnsi="Times New Roman" w:cs="Times New Roman"/>
          <w:sz w:val="28"/>
          <w:szCs w:val="28"/>
          <w:lang w:val="pt-BR" w:eastAsia="en-US"/>
        </w:rPr>
        <w:t>3</w:t>
      </w:r>
    </w:p>
    <w:p w14:paraId="55F182B9" w14:textId="77777777" w:rsidR="00C273E2" w:rsidRDefault="00C273E2" w:rsidP="00525A2F">
      <w:pPr>
        <w:autoSpaceDE w:val="0"/>
        <w:autoSpaceDN w:val="0"/>
        <w:adjustRightInd w:val="0"/>
        <w:rPr>
          <w:rFonts w:ascii="Times New Roman" w:eastAsiaTheme="minorHAnsi" w:hAnsi="Times New Roman" w:cs="Times New Roman"/>
          <w:sz w:val="28"/>
          <w:szCs w:val="28"/>
          <w:lang w:val="pt-BR" w:eastAsia="en-US"/>
        </w:rPr>
      </w:pPr>
      <w:r>
        <w:rPr>
          <w:rFonts w:ascii="Times New Roman" w:eastAsiaTheme="minorHAnsi" w:hAnsi="Times New Roman" w:cs="Times New Roman"/>
          <w:sz w:val="28"/>
          <w:szCs w:val="28"/>
          <w:lang w:val="pt-BR" w:eastAsia="en-US"/>
        </w:rPr>
        <w:br w:type="page"/>
      </w:r>
    </w:p>
    <w:p w14:paraId="2D30DD3B" w14:textId="77777777" w:rsidR="00525A2F" w:rsidRPr="00CD1E6D" w:rsidRDefault="00525A2F" w:rsidP="00CD1E6D">
      <w:pPr>
        <w:pStyle w:val="SemEspaamento"/>
        <w:rPr>
          <w:rFonts w:ascii="Times New Roman" w:hAnsi="Times New Roman" w:cs="Times New Roman"/>
          <w:b/>
          <w:sz w:val="24"/>
          <w:szCs w:val="24"/>
          <w:lang w:val="pt-BR"/>
        </w:rPr>
      </w:pPr>
      <w:r w:rsidRPr="00CD1E6D">
        <w:rPr>
          <w:rFonts w:ascii="Times New Roman" w:hAnsi="Times New Roman" w:cs="Times New Roman"/>
          <w:b/>
          <w:sz w:val="24"/>
          <w:szCs w:val="24"/>
          <w:lang w:val="pt-BR"/>
        </w:rPr>
        <w:lastRenderedPageBreak/>
        <w:t xml:space="preserve">INTRODUÇÃO GERAL </w:t>
      </w:r>
    </w:p>
    <w:p w14:paraId="46A3FB19" w14:textId="77777777" w:rsidR="00525A2F" w:rsidRPr="00AD7D91" w:rsidRDefault="00525A2F" w:rsidP="00525A2F">
      <w:pPr>
        <w:jc w:val="center"/>
        <w:rPr>
          <w:lang w:val="pt-BR"/>
        </w:rPr>
      </w:pPr>
    </w:p>
    <w:p w14:paraId="1BE4BFAE" w14:textId="77777777" w:rsidR="00525A2F" w:rsidRDefault="00525A2F" w:rsidP="00525A2F">
      <w:pPr>
        <w:spacing w:line="480" w:lineRule="auto"/>
        <w:ind w:firstLine="708"/>
        <w:jc w:val="both"/>
        <w:rPr>
          <w:rFonts w:ascii="Times New Roman" w:hAnsi="Times New Roman" w:cs="Times New Roman"/>
          <w:sz w:val="24"/>
          <w:szCs w:val="24"/>
          <w:lang w:val="pt-BR"/>
        </w:rPr>
      </w:pPr>
      <w:commentRangeStart w:id="10"/>
      <w:r w:rsidRPr="00363FED">
        <w:rPr>
          <w:rFonts w:ascii="Times New Roman" w:hAnsi="Times New Roman" w:cs="Times New Roman"/>
          <w:sz w:val="24"/>
          <w:szCs w:val="24"/>
          <w:lang w:val="pt-BR"/>
        </w:rPr>
        <w:t>Por que os t</w:t>
      </w:r>
      <w:r w:rsidR="00616A63">
        <w:rPr>
          <w:rFonts w:ascii="Times New Roman" w:hAnsi="Times New Roman" w:cs="Times New Roman"/>
          <w:sz w:val="24"/>
          <w:szCs w:val="24"/>
          <w:lang w:val="pt-BR"/>
        </w:rPr>
        <w:t>rópicos possuem maior número</w:t>
      </w:r>
      <w:r w:rsidRPr="00363FED">
        <w:rPr>
          <w:rFonts w:ascii="Times New Roman" w:hAnsi="Times New Roman" w:cs="Times New Roman"/>
          <w:sz w:val="24"/>
          <w:szCs w:val="24"/>
          <w:lang w:val="pt-BR"/>
        </w:rPr>
        <w:t xml:space="preserve"> de espécies</w:t>
      </w:r>
      <w:r>
        <w:rPr>
          <w:rFonts w:ascii="Times New Roman" w:hAnsi="Times New Roman" w:cs="Times New Roman"/>
          <w:sz w:val="24"/>
          <w:szCs w:val="24"/>
          <w:lang w:val="pt-BR"/>
        </w:rPr>
        <w:t xml:space="preserve"> em relação a zonas temperadas</w:t>
      </w:r>
      <w:r w:rsidRPr="00363FED">
        <w:rPr>
          <w:rFonts w:ascii="Times New Roman" w:hAnsi="Times New Roman" w:cs="Times New Roman"/>
          <w:sz w:val="24"/>
          <w:szCs w:val="24"/>
          <w:lang w:val="pt-BR"/>
        </w:rPr>
        <w:t xml:space="preserve">? </w:t>
      </w:r>
      <w:commentRangeEnd w:id="10"/>
      <w:r w:rsidR="00B0741D">
        <w:rPr>
          <w:rStyle w:val="Refdecomentrio"/>
        </w:rPr>
        <w:commentReference w:id="10"/>
      </w:r>
      <w:r w:rsidRPr="00363FED">
        <w:rPr>
          <w:rFonts w:ascii="Times New Roman" w:hAnsi="Times New Roman" w:cs="Times New Roman"/>
          <w:sz w:val="24"/>
          <w:szCs w:val="24"/>
          <w:lang w:val="pt-BR"/>
        </w:rPr>
        <w:t xml:space="preserve">Este padrão é </w:t>
      </w:r>
      <w:r>
        <w:rPr>
          <w:rFonts w:ascii="Times New Roman" w:hAnsi="Times New Roman" w:cs="Times New Roman"/>
          <w:sz w:val="24"/>
          <w:szCs w:val="24"/>
          <w:lang w:val="pt-BR"/>
        </w:rPr>
        <w:t xml:space="preserve">conhecido </w:t>
      </w:r>
      <w:r w:rsidRPr="00363FED">
        <w:rPr>
          <w:rFonts w:ascii="Times New Roman" w:hAnsi="Times New Roman" w:cs="Times New Roman"/>
          <w:sz w:val="24"/>
          <w:szCs w:val="24"/>
          <w:lang w:val="pt-BR"/>
        </w:rPr>
        <w:t>desde os tempos de Humboldt</w:t>
      </w:r>
      <w:r w:rsidR="00956A35">
        <w:rPr>
          <w:rFonts w:ascii="Times New Roman" w:hAnsi="Times New Roman" w:cs="Times New Roman"/>
          <w:sz w:val="24"/>
          <w:szCs w:val="24"/>
          <w:lang w:val="pt-BR"/>
        </w:rPr>
        <w:t xml:space="preserve"> </w:t>
      </w:r>
      <w:r w:rsidR="00956A35">
        <w:rPr>
          <w:rFonts w:ascii="Times New Roman" w:hAnsi="Times New Roman" w:cs="Times New Roman"/>
          <w:sz w:val="24"/>
          <w:szCs w:val="24"/>
          <w:lang w:val="pt-BR"/>
        </w:rPr>
        <w:fldChar w:fldCharType="begin" w:fldLock="1"/>
      </w:r>
      <w:r w:rsidR="00956A35">
        <w:rPr>
          <w:rFonts w:ascii="Times New Roman" w:hAnsi="Times New Roman" w:cs="Times New Roman"/>
          <w:sz w:val="24"/>
          <w:szCs w:val="24"/>
          <w:lang w:val="pt-BR"/>
        </w:rPr>
        <w:instrText>ADDIN CSL_CITATION {"citationItems":[{"id":"ITEM-1","itemData":{"author":[{"dropping-particle":"","family":"Hawkins","given":"Bradford A.","non-dropping-particle":"","parse-names":false,"suffix":""}],"container-title":"Trends in Ecology and Evolution","id":"ITEM-1","issued":{"date-parts":[["2001"]]},"title":"Ecology's oldest pattern?","type":"article-journal","volume":"16"},"uris":["http://www.mendeley.com/documents/?uuid=015e0372-a1da-3e40-97bf-af3c1f065186"]}],"mendeley":{"formattedCitation":"(Hawkins 2001)","plainTextFormattedCitation":"(Hawkins 2001)","previouslyFormattedCitation":"(Hawkins 2001)"},"properties":{"noteIndex":0},"schema":"https://github.com/citation-style-language/schema/raw/master/csl-citation.json"}</w:instrText>
      </w:r>
      <w:r w:rsidR="00956A35">
        <w:rPr>
          <w:rFonts w:ascii="Times New Roman" w:hAnsi="Times New Roman" w:cs="Times New Roman"/>
          <w:sz w:val="24"/>
          <w:szCs w:val="24"/>
          <w:lang w:val="pt-BR"/>
        </w:rPr>
        <w:fldChar w:fldCharType="separate"/>
      </w:r>
      <w:r w:rsidR="00956A35" w:rsidRPr="00956A35">
        <w:rPr>
          <w:rFonts w:ascii="Times New Roman" w:hAnsi="Times New Roman" w:cs="Times New Roman"/>
          <w:noProof/>
          <w:sz w:val="24"/>
          <w:szCs w:val="24"/>
          <w:lang w:val="pt-BR"/>
        </w:rPr>
        <w:t>(Hawkins 2001)</w:t>
      </w:r>
      <w:r w:rsidR="00956A35">
        <w:rPr>
          <w:rFonts w:ascii="Times New Roman" w:hAnsi="Times New Roman" w:cs="Times New Roman"/>
          <w:sz w:val="24"/>
          <w:szCs w:val="24"/>
          <w:lang w:val="pt-BR"/>
        </w:rPr>
        <w:fldChar w:fldCharType="end"/>
      </w:r>
      <w:r w:rsidRPr="00363FED">
        <w:rPr>
          <w:rFonts w:ascii="Times New Roman" w:hAnsi="Times New Roman" w:cs="Times New Roman"/>
          <w:sz w:val="24"/>
          <w:szCs w:val="24"/>
          <w:lang w:val="pt-BR"/>
        </w:rPr>
        <w:t>, Darwin e Wallace</w:t>
      </w:r>
      <w:r w:rsidR="00956A35">
        <w:rPr>
          <w:rFonts w:ascii="Times New Roman" w:hAnsi="Times New Roman" w:cs="Times New Roman"/>
          <w:sz w:val="24"/>
          <w:szCs w:val="24"/>
          <w:lang w:val="pt-BR"/>
        </w:rPr>
        <w:t xml:space="preserve"> </w:t>
      </w:r>
      <w:r w:rsidR="00956A35">
        <w:rPr>
          <w:rFonts w:ascii="Times New Roman" w:hAnsi="Times New Roman" w:cs="Times New Roman"/>
          <w:sz w:val="24"/>
          <w:szCs w:val="24"/>
          <w:lang w:val="pt-BR"/>
        </w:rPr>
        <w:fldChar w:fldCharType="begin" w:fldLock="1"/>
      </w:r>
      <w:r w:rsidR="008A2069">
        <w:rPr>
          <w:rFonts w:ascii="Times New Roman" w:hAnsi="Times New Roman" w:cs="Times New Roman"/>
          <w:sz w:val="24"/>
          <w:szCs w:val="24"/>
          <w:lang w:val="pt-BR"/>
        </w:rPr>
        <w:instrText>ADDIN CSL_CITATION {"citationItems":[{"id":"ITEM-1","itemData":{"DOI":"10.1111/j.1461-0248.2007.01020.x","ISBN":"1461-023X","ISSN":"1461023X","PMID":"17355570","abstract":"A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Letters","id":"ITEM-1","issued":{"date-parts":[["2007"]]},"title":"Evolution and the latitudinal diversity gradient: Speciation, extinction and biogeography","type":"article"},"uris":["http://www.mendeley.com/documents/?uuid=03cb6710-da4d-30e2-9f82-ae2359434722"]}],"mendeley":{"formattedCitation":"(Mittelbach &lt;i&gt;et al.&lt;/i&gt; 2007)","plainTextFormattedCitation":"(Mittelbach et al. 2007)","previouslyFormattedCitation":"(Mittelbach &lt;i&gt;et al.&lt;/i&gt; 2007)"},"properties":{"noteIndex":0},"schema":"https://github.com/citation-style-language/schema/raw/master/csl-citation.json"}</w:instrText>
      </w:r>
      <w:r w:rsidR="00956A35">
        <w:rPr>
          <w:rFonts w:ascii="Times New Roman" w:hAnsi="Times New Roman" w:cs="Times New Roman"/>
          <w:sz w:val="24"/>
          <w:szCs w:val="24"/>
          <w:lang w:val="pt-BR"/>
        </w:rPr>
        <w:fldChar w:fldCharType="separate"/>
      </w:r>
      <w:r w:rsidR="00956A35" w:rsidRPr="00956A35">
        <w:rPr>
          <w:rFonts w:ascii="Times New Roman" w:hAnsi="Times New Roman" w:cs="Times New Roman"/>
          <w:noProof/>
          <w:sz w:val="24"/>
          <w:szCs w:val="24"/>
          <w:lang w:val="pt-BR"/>
        </w:rPr>
        <w:t xml:space="preserve">(Mittelbach </w:t>
      </w:r>
      <w:r w:rsidR="00956A35" w:rsidRPr="00956A35">
        <w:rPr>
          <w:rFonts w:ascii="Times New Roman" w:hAnsi="Times New Roman" w:cs="Times New Roman"/>
          <w:i/>
          <w:noProof/>
          <w:sz w:val="24"/>
          <w:szCs w:val="24"/>
          <w:lang w:val="pt-BR"/>
        </w:rPr>
        <w:t>et al.</w:t>
      </w:r>
      <w:r w:rsidR="00956A35" w:rsidRPr="00956A35">
        <w:rPr>
          <w:rFonts w:ascii="Times New Roman" w:hAnsi="Times New Roman" w:cs="Times New Roman"/>
          <w:noProof/>
          <w:sz w:val="24"/>
          <w:szCs w:val="24"/>
          <w:lang w:val="pt-BR"/>
        </w:rPr>
        <w:t xml:space="preserve"> 2007)</w:t>
      </w:r>
      <w:r w:rsidR="00956A35">
        <w:rPr>
          <w:rFonts w:ascii="Times New Roman" w:hAnsi="Times New Roman" w:cs="Times New Roman"/>
          <w:sz w:val="24"/>
          <w:szCs w:val="24"/>
          <w:lang w:val="pt-BR"/>
        </w:rPr>
        <w:fldChar w:fldCharType="end"/>
      </w:r>
      <w:r>
        <w:rPr>
          <w:rFonts w:ascii="Times New Roman" w:hAnsi="Times New Roman" w:cs="Times New Roman"/>
          <w:sz w:val="24"/>
          <w:szCs w:val="24"/>
          <w:lang w:val="pt-BR"/>
        </w:rPr>
        <w:t>,</w:t>
      </w:r>
      <w:r w:rsidRPr="00363FED">
        <w:rPr>
          <w:rFonts w:ascii="Times New Roman" w:hAnsi="Times New Roman" w:cs="Times New Roman"/>
          <w:sz w:val="24"/>
          <w:szCs w:val="24"/>
          <w:lang w:val="pt-BR"/>
        </w:rPr>
        <w:t xml:space="preserve"> e é descrito pelo crescente aumento da riqueza de espécie</w:t>
      </w:r>
      <w:r>
        <w:rPr>
          <w:rFonts w:ascii="Times New Roman" w:hAnsi="Times New Roman" w:cs="Times New Roman"/>
          <w:sz w:val="24"/>
          <w:szCs w:val="24"/>
          <w:lang w:val="pt-BR"/>
        </w:rPr>
        <w:t xml:space="preserve">s dos polos para os trópicos </w:t>
      </w:r>
      <w:r>
        <w:rPr>
          <w:rFonts w:ascii="Times New Roman" w:hAnsi="Times New Roman" w:cs="Times New Roman"/>
          <w:sz w:val="24"/>
          <w:szCs w:val="24"/>
          <w:lang w:val="pt-BR"/>
        </w:rPr>
        <w:fldChar w:fldCharType="begin" w:fldLock="1"/>
      </w:r>
      <w:r w:rsidR="00AA3399">
        <w:rPr>
          <w:rFonts w:ascii="Times New Roman" w:hAnsi="Times New Roman" w:cs="Times New Roman"/>
          <w:sz w:val="24"/>
          <w:szCs w:val="24"/>
          <w:lang w:val="pt-BR"/>
        </w:rPr>
        <w:instrText>ADDIN CSL_CITATION {"citationItems":[{"id":"ITEM-1","itemData":{"DOI":"10.1016/j.tree.2018.11.009","ISSN":"01695347","abstract":"The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Evolution","id":"ITEM-1","issue":"3","issued":{"date-parts":[["2019","3","1"]]},"page":"211-223","publisher":"Elsevier Ltd","title":"The Latitudinal Diversity Gradient: Novel Understanding through Mechanistic Eco-evolutionary Models","type":"article","volume":"34"},"uris":["http://www.mendeley.com/documents/?uuid=2ef9b0cc-a090-343b-ae6e-260fd25f991a","http://www.mendeley.com/documents/?uuid=b5a8600d-b3d9-4003-ba0f-de0e7c42dfe3"]},{"id":"ITEM-2","itemData":{"DOI":"10.1146/annurev.ecolsys.34.012103.144032","ISBN":"1543-592X","ISSN":"1543-592X","PMID":"220102000011","abstract":"The latitudinal gradient of decreasing richness from tropical to extratropical areas is ecology's longest recognized pattern. Nonetheless, notable exceptions to the general pattern exist, and it is well recognized that patterns may be dependent on characteristics of spatial scale and taxonomic hierarchy. We conducted an extensive survey of the literature and provide a synthetic assessment of the degree to which variation in patterns (positive linear, negative linear, modal, or nonsignificant) is a consequence of characteristics of scale (extent or focus) or taxon. In addition, we considered latitudinal gradients with respect to generic and familial richness, as well as species evenness and diversity. We provide a classification of the over 30 hypotheses advanced to account for the latitudinal gradient, and we discuss seven hypotheses with most promise for advancing ecological, biogeographic, and evolutionary understanding. We conclude with a forward-looking synthesis and list of fertile areas for future research.","author":[{"dropping-particle":"","family":"Willig","given":"M.R.","non-dropping-particle":"","parse-names":false,"suffix":""},{"dropping-particle":"","family":"Kaufman","given":"D.M.","non-dropping-particle":"","parse-names":false,"suffix":""},{"dropping-particle":"","family":"Stevens","given":"R.D.","non-dropping-particle":"","parse-names":false,"suffix":""}],"container-title":"Annual Review of Ecology, Evolution, and Systematics","id":"ITEM-2","issued":{"date-parts":[["2003"]]},"title":"Latitudinal Gradients of Biodiversity: Pattern, Process, Scale, and Synthesis","type":"article-journal"},"uris":["http://www.mendeley.com/documents/?uuid=276b6558-36a3-3780-a029-e7ca256375ab"]},{"id":"ITEM-3","itemData":{"DOI":"10.1038/35012228","ISBN":"0028-0836","ISSN":"0028-0836","PMID":"10821282","abstract":"To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challenge","author":[{"dropping-particle":"","family":"Gaston","given":"Kevin J","non-dropping-particle":"","parse-names":false,"suffix":""}],"id":"ITEM-3","issue":"6783","issued":{"date-parts":[["2000"]]},"page":"220-227","title":"Global patterns in biodiversity","type":"article-journal","volume":"405"},"uris":["http://www.mendeley.com/documents/?uuid=7cfa4f46-466f-4dec-b86d-32889c00add4"]},{"id":"ITEM-4","itemData":{"DOI":"10.2307/3545569","ISSN":"00301299","abstract":"Hypotheses that attempt to explain latitudinal gradients in species diversity are reviewed. Some hypotheses are circular, i.e. they are based on the assumption that some taxa have greater diversity in the tropics. These include explanations assuming different degrees of competition, mutualism, predation, epiphyte load, epidemics, biotic spatial heterogeneity, host diversity, population size, niche width, population growth rate, environmental harshness, and patchiness at different latitudes. Other explanations are not supported by sufficient evidence, i.e. there is no consistent correlation between species diversity and environmental stability, environmental predictability, productivity, abiotic rarefaction, physical heterogeneity, latitudinal decrease in the angle of the sun above the horizon, area, aridity, seasonality, number of habitats, and latitudinal ranges. The ecological and evolutionary time hypotheses, as usually understood, also cannot explain the gradients, nor does the temperature dependence of chemical reactions permit predictions on species richness. Only differences in solar energy are consistently correlated with diversity gradients along latitude, altitude and perhaps depth. It is concluded that greater species diversity is due to greater \"effective\" evolutionary time (evolutionary speed) in the tropics, probably as the result of shorter generation times, faster mutation rates, and faster selection at greater temperatures. There is an urgent need for experimental studies of temperature effects on speed of selection.","author":[{"dropping-particle":"","family":"Rohde","given":"Klaus","non-dropping-particle":"","parse-names":false,"suffix":""}],"container-title":"Oikos","id":"ITEM-4","issue":"3","issued":{"date-parts":[["1992","12"]]},"page":"514","title":"Latitudinal Gradients in Species Diversity: The Search for the Primary Cause","type":"article-journal","volume":"65"},"uris":["http://www.mendeley.com/documents/?uuid=82c44616-b11d-3596-a29f-778928b2fef8"]}],"mendeley":{"formattedCitation":"(Rohde 1992; Gaston 2000; Willig &lt;i&gt;et al.&lt;/i&gt; 2003; Pontarp &lt;i&gt;et al.&lt;/i&gt; 2019)","plainTextFormattedCitation":"(Rohde 1992; Gaston 2000; Willig et al. 2003; Pontarp et al. 2019)","previouslyFormattedCitation":"(Rohde 1992; Gaston 2000; Willig &lt;i&gt;et al.&lt;/i&gt; 2003; Pontarp &lt;i&gt;et al.&lt;/i&gt; 2019)"},"properties":{"noteIndex":0},"schema":"https://github.com/citation-style-language/schema/raw/master/csl-citation.json"}</w:instrText>
      </w:r>
      <w:r>
        <w:rPr>
          <w:rFonts w:ascii="Times New Roman" w:hAnsi="Times New Roman" w:cs="Times New Roman"/>
          <w:sz w:val="24"/>
          <w:szCs w:val="24"/>
          <w:lang w:val="pt-BR"/>
        </w:rPr>
        <w:fldChar w:fldCharType="separate"/>
      </w:r>
      <w:r w:rsidR="008A2069" w:rsidRPr="008A2069">
        <w:rPr>
          <w:rFonts w:ascii="Times New Roman" w:hAnsi="Times New Roman" w:cs="Times New Roman"/>
          <w:noProof/>
          <w:sz w:val="24"/>
          <w:szCs w:val="24"/>
          <w:lang w:val="pt-BR"/>
        </w:rPr>
        <w:t xml:space="preserve">(Rohde 1992; Gaston 2000; Willig </w:t>
      </w:r>
      <w:r w:rsidR="008A2069" w:rsidRPr="008A2069">
        <w:rPr>
          <w:rFonts w:ascii="Times New Roman" w:hAnsi="Times New Roman" w:cs="Times New Roman"/>
          <w:i/>
          <w:noProof/>
          <w:sz w:val="24"/>
          <w:szCs w:val="24"/>
          <w:lang w:val="pt-BR"/>
        </w:rPr>
        <w:t>et al.</w:t>
      </w:r>
      <w:r w:rsidR="008A2069" w:rsidRPr="008A2069">
        <w:rPr>
          <w:rFonts w:ascii="Times New Roman" w:hAnsi="Times New Roman" w:cs="Times New Roman"/>
          <w:noProof/>
          <w:sz w:val="24"/>
          <w:szCs w:val="24"/>
          <w:lang w:val="pt-BR"/>
        </w:rPr>
        <w:t xml:space="preserve"> 2003; Pontarp </w:t>
      </w:r>
      <w:r w:rsidR="008A2069" w:rsidRPr="008A2069">
        <w:rPr>
          <w:rFonts w:ascii="Times New Roman" w:hAnsi="Times New Roman" w:cs="Times New Roman"/>
          <w:i/>
          <w:noProof/>
          <w:sz w:val="24"/>
          <w:szCs w:val="24"/>
          <w:lang w:val="pt-BR"/>
        </w:rPr>
        <w:t>et al.</w:t>
      </w:r>
      <w:r w:rsidR="008A2069" w:rsidRPr="008A2069">
        <w:rPr>
          <w:rFonts w:ascii="Times New Roman" w:hAnsi="Times New Roman" w:cs="Times New Roman"/>
          <w:noProof/>
          <w:sz w:val="24"/>
          <w:szCs w:val="24"/>
          <w:lang w:val="pt-BR"/>
        </w:rPr>
        <w:t xml:space="preserve"> 2019)</w:t>
      </w:r>
      <w:r>
        <w:rPr>
          <w:rFonts w:ascii="Times New Roman" w:hAnsi="Times New Roman" w:cs="Times New Roman"/>
          <w:sz w:val="24"/>
          <w:szCs w:val="24"/>
          <w:lang w:val="pt-BR"/>
        </w:rPr>
        <w:fldChar w:fldCharType="end"/>
      </w:r>
      <w:r w:rsidRPr="00363FED">
        <w:rPr>
          <w:rFonts w:ascii="Times New Roman" w:hAnsi="Times New Roman" w:cs="Times New Roman"/>
          <w:sz w:val="24"/>
          <w:szCs w:val="24"/>
          <w:lang w:val="pt-BR"/>
        </w:rPr>
        <w:t xml:space="preserve">, sendo conhecido por gradiente latitudinal de diversidade ou padrão global de riqueza.        </w:t>
      </w:r>
      <w:r w:rsidRPr="00363FED">
        <w:rPr>
          <w:rFonts w:ascii="Times New Roman" w:hAnsi="Times New Roman" w:cs="Times New Roman"/>
          <w:sz w:val="24"/>
          <w:szCs w:val="24"/>
          <w:lang w:val="pt-BR"/>
        </w:rPr>
        <w:tab/>
      </w:r>
      <w:r w:rsidRPr="00363FED">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sidR="008A2069">
        <w:rPr>
          <w:rFonts w:ascii="Times New Roman" w:hAnsi="Times New Roman" w:cs="Times New Roman"/>
          <w:sz w:val="24"/>
          <w:szCs w:val="24"/>
          <w:lang w:val="pt-BR"/>
        </w:rPr>
        <w:tab/>
      </w:r>
      <w:r w:rsidR="008A2069">
        <w:rPr>
          <w:rFonts w:ascii="Times New Roman" w:hAnsi="Times New Roman" w:cs="Times New Roman"/>
          <w:sz w:val="24"/>
          <w:szCs w:val="24"/>
          <w:lang w:val="pt-BR"/>
        </w:rPr>
        <w:tab/>
      </w:r>
      <w:r w:rsidR="008A2069">
        <w:rPr>
          <w:rFonts w:ascii="Times New Roman" w:hAnsi="Times New Roman" w:cs="Times New Roman"/>
          <w:sz w:val="24"/>
          <w:szCs w:val="24"/>
          <w:lang w:val="pt-BR"/>
        </w:rPr>
        <w:tab/>
      </w:r>
      <w:r w:rsidR="008A2069">
        <w:rPr>
          <w:rFonts w:ascii="Times New Roman" w:hAnsi="Times New Roman" w:cs="Times New Roman"/>
          <w:sz w:val="24"/>
          <w:szCs w:val="24"/>
          <w:lang w:val="pt-BR"/>
        </w:rPr>
        <w:tab/>
      </w:r>
      <w:r w:rsidR="008A2069">
        <w:rPr>
          <w:rFonts w:ascii="Times New Roman" w:hAnsi="Times New Roman" w:cs="Times New Roman"/>
          <w:sz w:val="24"/>
          <w:szCs w:val="24"/>
          <w:lang w:val="pt-BR"/>
        </w:rPr>
        <w:tab/>
      </w:r>
      <w:r>
        <w:rPr>
          <w:rFonts w:ascii="Times New Roman" w:hAnsi="Times New Roman" w:cs="Times New Roman"/>
          <w:sz w:val="24"/>
          <w:szCs w:val="24"/>
          <w:lang w:val="pt-BR"/>
        </w:rPr>
        <w:t xml:space="preserve">O padrão de aumento da riqueza com a diminuição da latitude </w:t>
      </w:r>
      <w:r w:rsidRPr="00DA4585">
        <w:rPr>
          <w:rStyle w:val="Refdecomentrio"/>
          <w:rFonts w:ascii="Times New Roman" w:hAnsi="Times New Roman" w:cs="Times New Roman"/>
          <w:sz w:val="24"/>
          <w:szCs w:val="24"/>
          <w:lang w:val="pt-BR"/>
        </w:rPr>
        <w:t>n</w:t>
      </w:r>
      <w:r w:rsidRPr="00363FED">
        <w:rPr>
          <w:rFonts w:ascii="Times New Roman" w:hAnsi="Times New Roman" w:cs="Times New Roman"/>
          <w:sz w:val="24"/>
          <w:szCs w:val="24"/>
          <w:lang w:val="pt-BR"/>
        </w:rPr>
        <w:t xml:space="preserve">ão difere entre os hemisférios norte e sul, nem entre grupos marinhos e terrestres, </w:t>
      </w:r>
      <w:proofErr w:type="spellStart"/>
      <w:r w:rsidRPr="00363FED">
        <w:rPr>
          <w:rFonts w:ascii="Times New Roman" w:hAnsi="Times New Roman" w:cs="Times New Roman"/>
          <w:sz w:val="24"/>
          <w:szCs w:val="24"/>
          <w:lang w:val="pt-BR"/>
        </w:rPr>
        <w:t>ectotérmicos</w:t>
      </w:r>
      <w:proofErr w:type="spellEnd"/>
      <w:r w:rsidRPr="00363FED">
        <w:rPr>
          <w:rFonts w:ascii="Times New Roman" w:hAnsi="Times New Roman" w:cs="Times New Roman"/>
          <w:sz w:val="24"/>
          <w:szCs w:val="24"/>
          <w:lang w:val="pt-BR"/>
        </w:rPr>
        <w:t xml:space="preserve"> ou endotérmicos</w:t>
      </w:r>
      <w:r>
        <w:rPr>
          <w:rFonts w:ascii="Times New Roman" w:hAnsi="Times New Roman" w:cs="Times New Roman"/>
          <w:sz w:val="24"/>
          <w:szCs w:val="24"/>
          <w:lang w:val="pt-BR"/>
        </w:rPr>
        <w:t>,</w:t>
      </w:r>
      <w:r w:rsidRPr="00363FED">
        <w:rPr>
          <w:rFonts w:ascii="Times New Roman" w:hAnsi="Times New Roman" w:cs="Times New Roman"/>
          <w:sz w:val="24"/>
          <w:szCs w:val="24"/>
          <w:lang w:val="pt-BR"/>
        </w:rPr>
        <w:t xml:space="preserve"> e</w:t>
      </w:r>
      <w:r>
        <w:rPr>
          <w:rFonts w:ascii="Times New Roman" w:hAnsi="Times New Roman" w:cs="Times New Roman"/>
          <w:sz w:val="24"/>
          <w:szCs w:val="24"/>
          <w:lang w:val="pt-BR"/>
        </w:rPr>
        <w:t>,</w:t>
      </w:r>
      <w:r w:rsidRPr="00363FED">
        <w:rPr>
          <w:rFonts w:ascii="Times New Roman" w:hAnsi="Times New Roman" w:cs="Times New Roman"/>
          <w:sz w:val="24"/>
          <w:szCs w:val="24"/>
          <w:lang w:val="pt-BR"/>
        </w:rPr>
        <w:t xml:space="preserve"> devido a isso, corrobora com a ideia de que este é o padrão estatístico mais consistente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Gradient","type":"article-journal","volume":"163"},"uris":["http://www.mendeley.com/documents/?uuid=85322750-b0f3-33c1-9da0-4827cb56dc4c"]}],"mendeley":{"formattedCitation":"(Hillebrand 2004)","plainTextFormattedCitation":"(Hillebrand 2004)","previouslyFormattedCitation":"(Hillebrand 2004)"},"properties":{"noteIndex":0},"schema":"https://github.com/citation-style-language/schema/raw/master/csl-citation.json"}</w:instrText>
      </w:r>
      <w:r>
        <w:rPr>
          <w:rFonts w:ascii="Times New Roman" w:hAnsi="Times New Roman" w:cs="Times New Roman"/>
          <w:sz w:val="24"/>
          <w:szCs w:val="24"/>
          <w:lang w:val="pt-BR"/>
        </w:rPr>
        <w:fldChar w:fldCharType="separate"/>
      </w:r>
      <w:r w:rsidRPr="000E5FF9">
        <w:rPr>
          <w:rFonts w:ascii="Times New Roman" w:hAnsi="Times New Roman" w:cs="Times New Roman"/>
          <w:noProof/>
          <w:sz w:val="24"/>
          <w:szCs w:val="24"/>
          <w:lang w:val="pt-BR"/>
        </w:rPr>
        <w:t>(Hillebrand 2004)</w:t>
      </w:r>
      <w:r>
        <w:rPr>
          <w:rFonts w:ascii="Times New Roman" w:hAnsi="Times New Roman" w:cs="Times New Roman"/>
          <w:sz w:val="24"/>
          <w:szCs w:val="24"/>
          <w:lang w:val="pt-BR"/>
        </w:rPr>
        <w:fldChar w:fldCharType="end"/>
      </w:r>
      <w:r w:rsidRPr="00363FED">
        <w:rPr>
          <w:rFonts w:ascii="Times New Roman" w:hAnsi="Times New Roman" w:cs="Times New Roman"/>
          <w:sz w:val="24"/>
          <w:szCs w:val="24"/>
          <w:lang w:val="pt-BR"/>
        </w:rPr>
        <w:t xml:space="preserve"> e antigo da ecologia</w:t>
      </w:r>
      <w:r>
        <w:rPr>
          <w:rFonts w:ascii="Times New Roman" w:hAnsi="Times New Roman" w:cs="Times New Roman"/>
          <w:sz w:val="24"/>
          <w:szCs w:val="24"/>
          <w:lang w:val="pt-BR"/>
        </w:rPr>
        <w:t xml:space="preserve"> </w:t>
      </w:r>
      <w:r w:rsidRPr="00992DA1">
        <w:rPr>
          <w:rFonts w:ascii="Times New Roman" w:hAnsi="Times New Roman" w:cs="Times New Roman"/>
          <w:sz w:val="24"/>
          <w:szCs w:val="24"/>
          <w:lang w:val="pt-BR"/>
        </w:rPr>
        <w:fldChar w:fldCharType="begin" w:fldLock="1"/>
      </w:r>
      <w:r w:rsidRPr="00992DA1">
        <w:rPr>
          <w:rFonts w:ascii="Times New Roman" w:hAnsi="Times New Roman" w:cs="Times New Roman"/>
          <w:sz w:val="24"/>
          <w:szCs w:val="24"/>
          <w:lang w:val="pt-BR"/>
        </w:rPr>
        <w:instrText>ADDIN CSL_CITATION {"citationItems":[{"id":"ITEM-1","itemData":{"author":[{"dropping-particle":"","family":"Hawkins","given":"Bradford A.","non-dropping-particle":"","parse-names":false,"suffix":""}],"container-title":"Trends in Ecology and Evolution","id":"ITEM-1","issued":{"date-parts":[["2001"]]},"title":"Ecology's oldest pattern?","type":"article-journal","volume":"16"},"uris":["http://www.mendeley.com/documents/?uuid=015e0372-a1da-3e40-97bf-af3c1f065186"]}],"mendeley":{"formattedCitation":"(Hawkins 2001)","plainTextFormattedCitation":"(Hawkins 2001)","previouslyFormattedCitation":"(Hawkins 2001)"},"properties":{"noteIndex":0},"schema":"https://github.com/citation-style-language/schema/raw/master/csl-citation.json"}</w:instrText>
      </w:r>
      <w:r w:rsidRPr="00992DA1">
        <w:rPr>
          <w:rFonts w:ascii="Times New Roman" w:hAnsi="Times New Roman" w:cs="Times New Roman"/>
          <w:sz w:val="24"/>
          <w:szCs w:val="24"/>
          <w:lang w:val="pt-BR"/>
        </w:rPr>
        <w:fldChar w:fldCharType="separate"/>
      </w:r>
      <w:r w:rsidRPr="00992DA1">
        <w:rPr>
          <w:rFonts w:ascii="Times New Roman" w:hAnsi="Times New Roman" w:cs="Times New Roman"/>
          <w:noProof/>
          <w:sz w:val="24"/>
          <w:szCs w:val="24"/>
          <w:lang w:val="pt-BR"/>
        </w:rPr>
        <w:t>(Hawkins 2001)</w:t>
      </w:r>
      <w:r w:rsidRPr="00992DA1">
        <w:rPr>
          <w:rFonts w:ascii="Times New Roman" w:hAnsi="Times New Roman" w:cs="Times New Roman"/>
          <w:sz w:val="24"/>
          <w:szCs w:val="24"/>
          <w:lang w:val="pt-BR"/>
        </w:rPr>
        <w:fldChar w:fldCharType="end"/>
      </w:r>
      <w:r>
        <w:rPr>
          <w:rFonts w:ascii="Times New Roman" w:hAnsi="Times New Roman" w:cs="Times New Roman"/>
          <w:sz w:val="24"/>
          <w:szCs w:val="24"/>
          <w:lang w:val="pt-BR"/>
        </w:rPr>
        <w:t xml:space="preserve">. </w:t>
      </w:r>
      <w:r w:rsidRPr="00363FED">
        <w:rPr>
          <w:rFonts w:ascii="Times New Roman" w:hAnsi="Times New Roman" w:cs="Times New Roman"/>
          <w:sz w:val="24"/>
          <w:szCs w:val="24"/>
          <w:lang w:val="pt-BR"/>
        </w:rPr>
        <w:t>Mesmo sendo um p</w:t>
      </w:r>
      <w:r>
        <w:rPr>
          <w:rFonts w:ascii="Times New Roman" w:hAnsi="Times New Roman" w:cs="Times New Roman"/>
          <w:sz w:val="24"/>
          <w:szCs w:val="24"/>
          <w:lang w:val="pt-BR"/>
        </w:rPr>
        <w:t xml:space="preserve">adrão </w:t>
      </w:r>
      <w:r w:rsidRPr="00363FED">
        <w:rPr>
          <w:rFonts w:ascii="Times New Roman" w:hAnsi="Times New Roman" w:cs="Times New Roman"/>
          <w:sz w:val="24"/>
          <w:szCs w:val="24"/>
          <w:lang w:val="pt-BR"/>
        </w:rPr>
        <w:t xml:space="preserve">conspícuo ainda há pouco consenso sobre suas causas e o que determina esta distribuição </w:t>
      </w:r>
      <w:r w:rsidRPr="00992DA1">
        <w:rPr>
          <w:rFonts w:ascii="Times New Roman" w:hAnsi="Times New Roman" w:cs="Times New Roman"/>
          <w:sz w:val="24"/>
          <w:szCs w:val="24"/>
          <w:lang w:val="pt-BR"/>
        </w:rPr>
        <w:fldChar w:fldCharType="begin" w:fldLock="1"/>
      </w:r>
      <w:r w:rsidR="008A2069">
        <w:rPr>
          <w:rFonts w:ascii="Times New Roman" w:hAnsi="Times New Roman" w:cs="Times New Roman"/>
          <w:sz w:val="24"/>
          <w:szCs w:val="24"/>
          <w:lang w:val="pt-BR"/>
        </w:rPr>
        <w:instrText>ADDIN CSL_CITATION {"citationItems":[{"id":"ITEM-1","itemData":{"DOI":"10.1038/35012228","ISBN":"0028-0836","ISSN":"0028-0836","PMID":"10821282","abstract":"To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challenge","author":[{"dropping-particle":"","family":"Gaston","given":"Kevin J","non-dropping-particle":"","parse-names":false,"suffix":""}],"id":"ITEM-1","issue":"6783","issued":{"date-parts":[["2000"]]},"page":"220-227","title":"Global patterns in biodiversity","type":"article-journal","volume":"405"},"uris":["http://www.mendeley.com/documents/?uuid=7cfa4f46-466f-4dec-b86d-32889c00add4"]},{"id":"ITEM-2","itemData":{"DOI":"10.1111/j.1365-2699.2006.01452.x","ISBN":"0305-0270","ISSN":"03050270","PMID":"282","abstract":"Aim The aim of this study was to test a variant of the evolutionary time hypothesis for the bird latitudinal diversity gradient derived from the effects of niche conservatism in the face of global climate change over evolutionary time. Location The Western Hemisphere. Methods We used digitized range maps of breeding birds to estimate the species richness at two grain sizes, 756 and 12,100 km(2). We then used molecular phylogenies resolved to family to quantify the root distance (RD) of each species as a measure of its level of evolutionary development. Birds were classified as 'basal' or 'derived' based on the RD of their family, and richness patterns were contrasted for the most basal and most derived 30% of species. We also generated temperature estimates for the Palaeogene across the Western Hemisphere to examine how spatial covariation between past and present climates might make it difficult to distinguish between ecological and evolutionary hypotheses for the current richness gradient. Results The warm, wet tropics support many species from basal bird clades, whereas the northern temperate zone and cool or dry tropics are dominated by species from more recent, evolutionarily derived clades. Furthermore, crucial to evaluating how niche conservatism among birds may drive the hemispherical richness gradient, the spatial structure of the richness gradient for basal groups is statistically indistinguishable from the overall gradient, whereas the richness gradient for derived groups is much shallower than the overall gradient. Finally, modern temperatures and the pattern of climate cooling since the Eocene are indistinguishable as predictors of bird species richness. Main conclusions Differences in the richness gradients of basal vs. derived clades suggest that the hemispherical gradient has been strongly influenced by the differential extirpation of species in older, warm-adapted clades from parts of the world that have become cooler in the present. We propose that niche conservatism and global-scale climate change over evolutionary time provide a parsimonious explanation for the contemporary bird latitudinal diversity gradient in the New World, although dispersal limitation of some highly derived clades probably plays a secondary role","author":[{"dropping-particle":"","family":"Hawkins","given":"Bradford A.","non-dropping-particle":"","parse-names":false,"suffix":""},{"dropping-particle":"","family":"Diniz-Filho","given":"José Alexandre Felizola","non-dropping-particle":"","parse-names":false,"suffix":""},{"dropping-particle":"","family":"Jaramillo","given":"Carlos A.","non-dropping-particle":"","parse-names":false,"suffix":""},{"dropping-particle":"","family":"Soeller","given":"Stephen A.","non-dropping-particle":"","parse-names":false,"suffix":""}],"container-title":"Journal of Biogeography","id":"ITEM-2","issued":{"date-parts":[["2006"]]},"title":"Post-Eocene climate change, niche conservatism, and the latitudinal diversity gradient of New World birds","type":"article-journal"},"uris":["http://www.mendeley.com/documents/?uuid=6f3d105b-081d-3f94-89b2-e76b9adfd00b"]}],"mendeley":{"formattedCitation":"(Gaston 2000; Hawkins &lt;i&gt;et al.&lt;/i&gt; 2006)","plainTextFormattedCitation":"(Gaston 2000; Hawkins et al. 2006)","previouslyFormattedCitation":"(Gaston 2000; Hawkins &lt;i&gt;et al.&lt;/i&gt; 2006)"},"properties":{"noteIndex":0},"schema":"https://github.com/citation-style-language/schema/raw/master/csl-citation.json"}</w:instrText>
      </w:r>
      <w:r w:rsidRPr="00992DA1">
        <w:rPr>
          <w:rFonts w:ascii="Times New Roman" w:hAnsi="Times New Roman" w:cs="Times New Roman"/>
          <w:sz w:val="24"/>
          <w:szCs w:val="24"/>
          <w:lang w:val="pt-BR"/>
        </w:rPr>
        <w:fldChar w:fldCharType="separate"/>
      </w:r>
      <w:r w:rsidR="008A2069" w:rsidRPr="008A2069">
        <w:rPr>
          <w:rFonts w:ascii="Times New Roman" w:hAnsi="Times New Roman" w:cs="Times New Roman"/>
          <w:noProof/>
          <w:sz w:val="24"/>
          <w:szCs w:val="24"/>
          <w:lang w:val="pt-BR"/>
        </w:rPr>
        <w:t xml:space="preserve">(Gaston 2000; Hawkins </w:t>
      </w:r>
      <w:r w:rsidR="008A2069" w:rsidRPr="008A2069">
        <w:rPr>
          <w:rFonts w:ascii="Times New Roman" w:hAnsi="Times New Roman" w:cs="Times New Roman"/>
          <w:i/>
          <w:noProof/>
          <w:sz w:val="24"/>
          <w:szCs w:val="24"/>
          <w:lang w:val="pt-BR"/>
        </w:rPr>
        <w:t>et al.</w:t>
      </w:r>
      <w:r w:rsidR="008A2069" w:rsidRPr="008A2069">
        <w:rPr>
          <w:rFonts w:ascii="Times New Roman" w:hAnsi="Times New Roman" w:cs="Times New Roman"/>
          <w:noProof/>
          <w:sz w:val="24"/>
          <w:szCs w:val="24"/>
          <w:lang w:val="pt-BR"/>
        </w:rPr>
        <w:t xml:space="preserve"> 2006)</w:t>
      </w:r>
      <w:r w:rsidRPr="00992DA1">
        <w:rPr>
          <w:rFonts w:ascii="Times New Roman" w:hAnsi="Times New Roman" w:cs="Times New Roman"/>
          <w:sz w:val="24"/>
          <w:szCs w:val="24"/>
          <w:lang w:val="pt-BR"/>
        </w:rPr>
        <w:fldChar w:fldCharType="end"/>
      </w:r>
      <w:r>
        <w:rPr>
          <w:rFonts w:ascii="Times New Roman" w:hAnsi="Times New Roman" w:cs="Times New Roman"/>
          <w:sz w:val="24"/>
          <w:szCs w:val="24"/>
          <w:lang w:val="pt-BR"/>
        </w:rPr>
        <w:t>.</w:t>
      </w:r>
      <w:r w:rsidRPr="00363FED">
        <w:rPr>
          <w:rFonts w:ascii="Times New Roman" w:hAnsi="Times New Roman" w:cs="Times New Roman"/>
          <w:sz w:val="24"/>
          <w:szCs w:val="24"/>
          <w:lang w:val="pt-BR"/>
        </w:rPr>
        <w:t xml:space="preserve"> </w:t>
      </w:r>
      <w:r>
        <w:rPr>
          <w:rFonts w:ascii="Times New Roman" w:hAnsi="Times New Roman" w:cs="Times New Roman"/>
          <w:sz w:val="24"/>
          <w:szCs w:val="24"/>
          <w:lang w:val="pt-BR"/>
        </w:rPr>
        <w:t>E</w:t>
      </w:r>
      <w:r w:rsidRPr="00363FED">
        <w:rPr>
          <w:rFonts w:ascii="Times New Roman" w:hAnsi="Times New Roman" w:cs="Times New Roman"/>
          <w:sz w:val="24"/>
          <w:szCs w:val="24"/>
          <w:lang w:val="pt-BR"/>
        </w:rPr>
        <w:t>xistem mais de 120 hipóteses propostas para explicar a grande quantidade de espécies nos trópicos sendo que muitas são vagas, imprecisas, tautológicas, implausíveis e não suportadas pela evidência empírica</w:t>
      </w:r>
      <w:r>
        <w:rPr>
          <w:rFonts w:ascii="Times New Roman" w:hAnsi="Times New Roman" w:cs="Times New Roman"/>
          <w:sz w:val="24"/>
          <w:szCs w:val="24"/>
          <w:lang w:val="pt-BR"/>
        </w:rPr>
        <w:t xml:space="preserve">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{"citationItems":[{"id":"ITEM-1","itemData":{"DOI":"10.1073/pnas.071034898","ISBN":"0027-8424 (Print)\\n0027-8424 (Linking)","ISSN":"0027-8424","PMID":"11296292","abstract":"The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approximately 12,300 to approximately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degrees x 1 degrees latitude-longitude quadrats in the Andes (peaking at 845 species) were approximately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heterogeneity.","author":[{"dropping-particle":"","family":"Rahbek","given":"C.","non-dropping-particle":"","parse-names":false,"suffix":""},{"dropping-particle":"","family":"Graves","given":"G. R.","non-dropping-particle":"","parse-names":false,"suffix":""}],"container-title":"Proceedings of the National Academy of Sciences","id":"ITEM-1","issue":"8","issued":{"date-parts":[["2001"]]},"page":"4534-4539","title":"Multiscale assessment of patterns of avian species richness","type":"article-journal","volume":"98"},"uris":["http://www.mendeley.com/documents/?uuid=b11a4afe-49f6-48dd-a31b-bfc6dfe5d50a"]},{"id":"ITEM-2","itemData":{"DOI":"10.1111/j.1365-2699.2004.01126.x","ISBN":"1365-2699","ISSN":"03050270","PMID":"21503011","abstract":"Aim</w:instrText>
      </w:r>
      <w:r>
        <w:rPr>
          <w:rFonts w:ascii="Tahoma" w:hAnsi="Tahoma" w:cs="Tahoma"/>
          <w:sz w:val="24"/>
          <w:szCs w:val="24"/>
          <w:lang w:val="pt-BR"/>
        </w:rPr>
        <w:instrText>�</w:instrText>
      </w:r>
      <w:r>
        <w:rPr>
          <w:rFonts w:ascii="Times New Roman" w:hAnsi="Times New Roman" w:cs="Times New Roman"/>
          <w:sz w:val="24"/>
          <w:szCs w:val="24"/>
          <w:lang w:val="pt-BR"/>
        </w:rPr>
        <w:instrText>To evaluate how spatial variation of species richness in different bird orders responds to environmental gradients and determine which order level trait best predicts these relationships.Location</w:instrText>
      </w:r>
      <w:r>
        <w:rPr>
          <w:rFonts w:ascii="Tahoma" w:hAnsi="Tahoma" w:cs="Tahoma"/>
          <w:sz w:val="24"/>
          <w:szCs w:val="24"/>
          <w:lang w:val="pt-BR"/>
        </w:rPr>
        <w:instrText>�</w:instrText>
      </w:r>
      <w:r>
        <w:rPr>
          <w:rFonts w:ascii="Times New Roman" w:hAnsi="Times New Roman" w:cs="Times New Roman"/>
          <w:sz w:val="24"/>
          <w:szCs w:val="24"/>
          <w:lang w:val="pt-BR"/>
        </w:rPr>
        <w:instrText xml:space="preserve"> South America.Methods</w:instrText>
      </w:r>
      <w:r>
        <w:rPr>
          <w:rFonts w:ascii="Tahoma" w:hAnsi="Tahoma" w:cs="Tahoma"/>
          <w:sz w:val="24"/>
          <w:szCs w:val="24"/>
          <w:lang w:val="pt-BR"/>
        </w:rPr>
        <w:instrText>�</w:instrText>
      </w:r>
      <w:r>
        <w:rPr>
          <w:rFonts w:ascii="Times New Roman" w:hAnsi="Times New Roman" w:cs="Times New Roman"/>
          <w:sz w:val="24"/>
          <w:szCs w:val="24"/>
          <w:lang w:val="pt-BR"/>
        </w:rPr>
        <w:instrText xml:space="preserve"> A canonical correlation analysis was performed between the species richness in each of 17 bird orders and eight environmental variables in 374, 220</w:instrText>
      </w:r>
      <w:r>
        <w:rPr>
          <w:rFonts w:ascii="Tahoma" w:hAnsi="Tahoma" w:cs="Tahoma"/>
          <w:sz w:val="24"/>
          <w:szCs w:val="24"/>
          <w:lang w:val="pt-BR"/>
        </w:rPr>
        <w:instrText>�</w:instrText>
      </w:r>
      <w:r>
        <w:rPr>
          <w:rFonts w:ascii="Times New Roman" w:hAnsi="Times New Roman" w:cs="Times New Roman"/>
          <w:sz w:val="24"/>
          <w:szCs w:val="24"/>
          <w:lang w:val="pt-BR"/>
        </w:rPr>
        <w:instrText>נ220</w:instrText>
      </w:r>
      <w:r>
        <w:rPr>
          <w:rFonts w:ascii="Tahoma" w:hAnsi="Tahoma" w:cs="Tahoma"/>
          <w:sz w:val="24"/>
          <w:szCs w:val="24"/>
          <w:lang w:val="pt-BR"/>
        </w:rPr>
        <w:instrText>�</w:instrText>
      </w:r>
      <w:r>
        <w:rPr>
          <w:rFonts w:ascii="Times New Roman" w:hAnsi="Times New Roman" w:cs="Times New Roman"/>
          <w:sz w:val="24"/>
          <w:szCs w:val="24"/>
          <w:lang w:val="pt-BR"/>
        </w:rPr>
        <w:instrText>km cells. Loadings associated with the first two canonical variables were regressed against six order-level predictors, including diversification level (number of species in each order), body size, median geographical range size and characteristics included in the model to control Type I error rates (the phylogenetic relationship among orders and levels of local-scale spatial autocorrelation).Results</w:instrText>
      </w:r>
      <w:r>
        <w:rPr>
          <w:rFonts w:ascii="Tahoma" w:hAnsi="Tahoma" w:cs="Tahoma"/>
          <w:sz w:val="24"/>
          <w:szCs w:val="24"/>
          <w:lang w:val="pt-BR"/>
        </w:rPr>
        <w:instrText>�</w:instrText>
      </w:r>
      <w:r>
        <w:rPr>
          <w:rFonts w:ascii="Times New Roman" w:hAnsi="Times New Roman" w:cs="Times New Roman"/>
          <w:sz w:val="24"/>
          <w:szCs w:val="24"/>
          <w:lang w:val="pt-BR"/>
        </w:rPr>
        <w:instrText xml:space="preserve"> Richness patterns of 14 bird orders were highly correlated with the first canonical axis, indicating that most orders respond similarly to energy-water gradients (primarily actual evapotranspiration, minimum temperature and potential evapotranspiration). In contrast, species richness within Trochiliformes, Apodiformes and Galliformes were also correlated with the second canonical variable, representing measures of mesoscale climatic variation (range in elevation within cells, minimum temperature, and the interaction term between them) and landcover (habitat diversity). We also found that total diversification within orders was the best predictor of the loadings associated with the first canonical axis, whereas body size of each order best predicted loadings on the second axis.Conclusion</w:instrText>
      </w:r>
      <w:r>
        <w:rPr>
          <w:rFonts w:ascii="Tahoma" w:hAnsi="Tahoma" w:cs="Tahoma"/>
          <w:sz w:val="24"/>
          <w:szCs w:val="24"/>
          <w:lang w:val="pt-BR"/>
        </w:rPr>
        <w:instrText>�</w:instrText>
      </w:r>
      <w:r>
        <w:rPr>
          <w:rFonts w:ascii="Times New Roman" w:hAnsi="Times New Roman" w:cs="Times New Roman"/>
          <w:sz w:val="24"/>
          <w:szCs w:val="24"/>
          <w:lang w:val="pt-BR"/>
        </w:rPr>
        <w:instrText xml:space="preserve"> Our results broadly support climatic-related hypotheses as explanations for spatial variation in species richness of different orders. However, both historical (order-specific variation in speciation rates) and ecological (dispersal of species that evolved by independent processes into areas amenable to birds) processes can explain the relationship between order level traits, such as body size and diversification level, and magnitude of response to current environment, furnishing then guidelines for a further and deeper understanding of broad-scale diversity gradients.","author":[{"dropping-particle":"","family":"Bini","given":"Luis Mauricio","non-dropping-particle":"","parse-names":false,"suffix":""},{"dropping-particle":"","family":"Diniz-Filho","given":"J. A F","non-dropping-particle":"","parse-names":false,"suffix":""},{"dropping-particle":"","family":"Hawkins","given":"Bradford A.","non-dropping-particle":"","parse-names":false,"suffix":""}],"container-title":"Journal of Biogeography","id":"ITEM-2","issued":{"date-parts":[["2004"]]},"title":"Macroecological explanations for differences in species richness gradients: A canonical analysis of South American birds","type":"article-journal"},"uris":["http://www.mendeley.com/documents/?uuid=3f932fb1-148f-39aa-80cb-52c48cc912b6"]}],"mendeley":{"formattedCitation":"(Rahbek &amp; Graves 2001; Bini &lt;i&gt;et al.&lt;/i&gt; 2004)","plainTextFormattedCitation":"(Rahbek &amp; Graves 2001; Bini et al. 2004)","previouslyFormattedCitation":"(Rahbek &amp; Graves 2001; Bini &lt;i&gt;et al.&lt;/i&gt; 2004)"},"properties":{"noteIndex":0},"schema":"https://github.com/citation-style-language/schema/raw/master/csl-citation.json"}</w:instrText>
      </w:r>
      <w:r>
        <w:rPr>
          <w:rFonts w:ascii="Times New Roman" w:hAnsi="Times New Roman" w:cs="Times New Roman"/>
          <w:sz w:val="24"/>
          <w:szCs w:val="24"/>
          <w:lang w:val="pt-BR"/>
        </w:rPr>
        <w:fldChar w:fldCharType="separate"/>
      </w:r>
      <w:r w:rsidRPr="000E5FF9">
        <w:rPr>
          <w:rFonts w:ascii="Times New Roman" w:hAnsi="Times New Roman" w:cs="Times New Roman"/>
          <w:noProof/>
          <w:sz w:val="24"/>
          <w:szCs w:val="24"/>
          <w:lang w:val="pt-BR"/>
        </w:rPr>
        <w:t xml:space="preserve">(Rahbek &amp; Graves 2001; Bini </w:t>
      </w:r>
      <w:r w:rsidRPr="000E5FF9">
        <w:rPr>
          <w:rFonts w:ascii="Times New Roman" w:hAnsi="Times New Roman" w:cs="Times New Roman"/>
          <w:i/>
          <w:noProof/>
          <w:sz w:val="24"/>
          <w:szCs w:val="24"/>
          <w:lang w:val="pt-BR"/>
        </w:rPr>
        <w:t>et al.</w:t>
      </w:r>
      <w:r w:rsidRPr="000E5FF9">
        <w:rPr>
          <w:rFonts w:ascii="Times New Roman" w:hAnsi="Times New Roman" w:cs="Times New Roman"/>
          <w:noProof/>
          <w:sz w:val="24"/>
          <w:szCs w:val="24"/>
          <w:lang w:val="pt-BR"/>
        </w:rPr>
        <w:t xml:space="preserve"> 2004)</w:t>
      </w:r>
      <w:r>
        <w:rPr>
          <w:rFonts w:ascii="Times New Roman" w:hAnsi="Times New Roman" w:cs="Times New Roman"/>
          <w:sz w:val="24"/>
          <w:szCs w:val="24"/>
          <w:lang w:val="pt-BR"/>
        </w:rPr>
        <w:fldChar w:fldCharType="end"/>
      </w:r>
      <w:r>
        <w:rPr>
          <w:rFonts w:ascii="Times New Roman" w:hAnsi="Times New Roman" w:cs="Times New Roman"/>
          <w:sz w:val="24"/>
          <w:szCs w:val="24"/>
          <w:lang w:val="pt-BR"/>
        </w:rPr>
        <w:t xml:space="preserve">.  </w:t>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sidRPr="00363FED">
        <w:rPr>
          <w:rFonts w:ascii="Times New Roman" w:hAnsi="Times New Roman" w:cs="Times New Roman"/>
          <w:sz w:val="24"/>
          <w:szCs w:val="24"/>
          <w:lang w:val="pt-BR"/>
        </w:rPr>
        <w:t xml:space="preserve">Mesmo que a riqueza possa </w:t>
      </w:r>
      <w:r>
        <w:rPr>
          <w:rFonts w:ascii="Times New Roman" w:hAnsi="Times New Roman" w:cs="Times New Roman"/>
          <w:sz w:val="24"/>
          <w:szCs w:val="24"/>
          <w:lang w:val="pt-BR"/>
        </w:rPr>
        <w:t>estar correlacionada com v</w:t>
      </w:r>
      <w:r w:rsidRPr="00363FED">
        <w:rPr>
          <w:rFonts w:ascii="Times New Roman" w:hAnsi="Times New Roman" w:cs="Times New Roman"/>
          <w:sz w:val="24"/>
          <w:szCs w:val="24"/>
          <w:lang w:val="pt-BR"/>
        </w:rPr>
        <w:t xml:space="preserve">ariações nas condições ambientais, como </w:t>
      </w:r>
      <w:r>
        <w:rPr>
          <w:rFonts w:ascii="Times New Roman" w:hAnsi="Times New Roman" w:cs="Times New Roman"/>
          <w:sz w:val="24"/>
          <w:szCs w:val="24"/>
          <w:lang w:val="pt-BR"/>
        </w:rPr>
        <w:t xml:space="preserve">vários </w:t>
      </w:r>
      <w:r w:rsidRPr="00363FED">
        <w:rPr>
          <w:rFonts w:ascii="Times New Roman" w:hAnsi="Times New Roman" w:cs="Times New Roman"/>
          <w:sz w:val="24"/>
          <w:szCs w:val="24"/>
          <w:lang w:val="pt-BR"/>
        </w:rPr>
        <w:t>trabalhos já encontraram</w:t>
      </w:r>
      <w:r>
        <w:rPr>
          <w:rFonts w:ascii="Times New Roman" w:hAnsi="Times New Roman" w:cs="Times New Roman"/>
          <w:sz w:val="24"/>
          <w:szCs w:val="24"/>
          <w:lang w:val="pt-BR"/>
        </w:rPr>
        <w:t xml:space="preserve"> </w:t>
      </w:r>
      <w:r w:rsidRPr="002D643B">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{"citationItems":[{"id":"ITEM-1","itemData":{"DOI":"10.1890/0012-9658(2001)082[2381:WITORB]2.0.CO;2","abstract":"Understanding the relationship between species richness and productivity is fundamental to the management and preservation of biodiversity. Yet despite years of study and intense theoretical interest, this relationship remains controversial. Here, we present the results of a literature survey in which we examined the relationship between species richness and productivity in 171 published studies. We extracted the raw data from published tables and graphs and subjected these data to a standardized analysis, using ordinary least-squares (OLS) regression and generalized linear-model (GLIM) regression to test for significant positive, negative, or curvilinear relationships between productivity and species diversity. If the relationship was curvilinear, we tested whether the maximum (or minimum) of the curve occurred within the range of productivity values observed (i.e., was there evidence of a hump?). A meta-analysis conducted on the distribution of standardized quadratic regression coefficients showed that the average quadratic coefficient was negative (i.e., the average species richness-productivity relationship was curvilinear and decelerating), and that the distribution of standardized quadratic regression coefficients was significantly heterogeneous (i.e., the studies did not sample the same underlying species richness-productivity relationship). Looking more closely at the patterns of productivity-diversity relationships, we found that, for vascular plants at geographical scales smaller than continents, hump-shaped relationships occurred most frequently (41-45% of all studies). A positive relationship between productivity and species richness was the next most common pattern, and positive and hump-shaped relationships co-dominated at the continental scale. For animals, positive, negative, and hump-shaped patterns were common at most geographical scales, and no one pattern predominated. For both plants and animals, hump-shaped curves were relatively more common in studies that crossed community boundaries compared to studies conducted within a community type, and plant studies that crossed community types tended to span a greater range of productivity compared to studies within community types. Sample size and plot size did not affect the probability of finding a particular productivity-diversity relationship (e.g., positive, hump-shaped, etc.). However, hump-shaped curves were especially common (65%) in studies of plant diversity that used plant biom…","author":[{"dropping-particle":"","family":"Mittelbach","given":"Gary G","non-dropping-particle":"","parse-names":false,"suffix":""},{"dropping-particle":"","family":"Steiner","given":"Christopher F","non-dropping-particle":"","parse-names":false,"suffix":""},{"dropping-particle":"","family":"Scheiner","given":"Samuel M","non-dropping-particle":"","parse-names":false,"suffix":""},{"dropping-particle":"","family":"Gross","given":"Katherine L","non-dropping-particle":"","parse-names":false,"suffix":""},{"dropping-particle":"","family":"Reynolds","given":"Heather L","non-dropping-particle":"","parse-names":false,"suffix":""},{"dropping-particle":"","family":"Waide","given":"Robert B","non-dropping-particle":"","parse-names":false,"suffix":""},{"dropping-particle":"","family":"Willig","given":"Michael R","non-dropping-particle":"","parse-names":false,"suffix":""},{"dropping-particle":"","family":"Dodson","given":"Stanley I","non-dropping-particle":"","parse-names":false,"suffix":""},{"dropping-particle":"","family":"Gough","given":"Laura","non-dropping-particle":"","parse-names":false,"suffix":""},{"dropping-particle":"","family":"Kellogg","given":"W K","non-dropping-particle":"","parse-names":false,"suffix":""}],"container-title":"Ecology","id":"ITEM-1","issue":"9","issued":{"date-parts":[["2001"]]},"page":"2381-2396","title":"What is the observed relationship between species richness and productivity?","type":"article-journal","volume":"82"},"uris":["http://www.mendeley.com/documents/?uuid=8b660ecb-e224-32b8-9291-3cc3d7e804b6"]},{"id":"ITEM-2","itemData":{"DOI":"10.1146/annurev.ecolsys.34.012103.144032","ISBN":"1543-592X","ISSN":"1543-592X","PMID":"220102000011","abstract":"The latitudinal gradient of decreasing richness from tropical to extratropical areas is ecology's longest recognized pattern. Nonetheless, notable exceptions to the general pattern exist, and it is well recognized that patterns may be dependent on characteristics of spatial scale and taxonomic hierarchy. We conducted an extensive survey of the literature and provide a synthetic assessment of the degree to which variation in patterns (positive linear, negative linear, modal, or nonsignificant) is a consequence of characteristics of scale (extent or focus) or taxon. In addition, we considered latitudinal gradients with respect to generic and familial richness, as well as species evenness and diversity. We provide a classification of the over 30 hypotheses advanced to account for the latitudinal gradient, and we discuss seven hypotheses with most promise for advancing ecological, biogeographic, and evolutionary understanding. We conclude with a forward-looking synthesis and list of fertile areas for future research.","author":[{"dropping-particle":"","family":"Willig","given":"M.R.","non-dropping-particle":"","parse-names":false,"suffix":""},{"dropping-particle":"","family":"Kaufman","given":"D.M.","non-dropping-particle":"","parse-names":false,"suffix":""},{"dropping-particle":"","family":"Stevens","given":"R.D.","non-dropping-particle":"","parse-names":false,"suffix":""}],"container-title":"Annual Review of Ecology, Evolution, and Systematics","id":"ITEM-2","issued":{"date-parts":[["2003"]]},"title":"Latitudinal Gradients of Biodiversity: Pattern, Process, Scale, and Synthesis","type":"article-journal"},"uris":["http://www.mendeley.com/documents/?uuid=276b6558-36a3-3780-a029-e7ca256375ab"]},{"id":"ITEM-3","itemData":{"DOI":"10.1111/ele.12809","ISBN":"1461-0248 (Electronic)\r1461-023X (Linking)","ISSN":"14610248","PMID":"28704887","abstract":"While the environmental correlates of global patterns in standing species richness are well understood, it is poorly known which environmental factors promote diversification (speciation minus extinction) in clades. We tested several hypotheses for how geographic and climatic variables should affect diversification using a large dataset of bird sister genera endemic to the New World. We found support for the area, evolutionary speed, environmental predictability and climatic stability hypotheses, but productivity and topographic complexity were rejected as explanations. Genera that had accumulated more species tend to occupy wider niche space, manifested both as occurrence over wider areas and in more habitats. Genera with geographic ranges that have remained more stable in response to glacial-interglacial changes in climate were also more species rich. Since many relevant explanatory variables vary latitudinally, it is crucial to control for latitude when testing alternative mechanistic explanations for geographic variation in diversification among clades.","author":[{"dropping-particle":"","family":"Rodríguez-Castañeda","given":"Genoveva","non-dropping-particle":"","parse-names":false,"suffix":""},{"dropping-particle":"","family":"Hof","given":"Anouschka R.","non-dropping-particle":"","parse-names":false,"suffix":""},{"dropping-particle":"","family":"Jansson","given":"Roland","non-dropping-particle":"","parse-names":false,"suffix":""}],"container-title":"Ecology Letters","id":"ITEM-3","issued":{"date-parts":[["2017"]]},"title":"How bird clades diversify in response to climatic and geographic factors","type":"article"},"uris":["http://www.mendeley.com/documents/?uuid=ddafc9e8-d832-3851-a305-f48fea0b248c"]},{"id":"ITEM-4","itemData":{"abstract":"It is often claimed that we do not understand the forces driving the global diversity gradient. However, an extensive literature suggests that contemporary climate constrains terrestrial taxonomic richness over broad geographic extents. Here, we review the empirical literature to examine the nature and form of the relationship between climate and richness. Our goals were to document the support for the climatically based energy hypothesis, and within the constraints imposed by correlative analyses, to evaluate two versions of the hypothesis: the productivity and ambient energy hypotheses. Focusing on studies extending over 800 km, we found that measures of energy, water, or water–energy balance explain spatial variation in richness better than other climatic and non-climatic variables in 82 of 85 cases. Even when considered individually and in isolation, water/ energy variables explain on average over 60% of the variation in the richness of a wide range of plant and animal groups. Further, water variables usually represent the strongest predictors in the tropics, subtropics, and warm temperate zones, whereas energy variables (for animals) or water–energy variables (for plants) dominate in high latitudes. We conclude that the interaction between water and energy, either directly or indirectly (via plant pro- ductivity), provides a strong explanation for globally extensive plant and animal diversity gradients, but for animals there also is a latitudinal shift in the relative importance of ambient energy vs. water moving from the poles to the equator. Although contemporary climate is not the only factor influencing species richness and may not explain the diversity pattern for all taxonomic groups, it is clear that understanding water–energy dynamics is critical to future biodiversity research. Analyses that do not include water–energy variables are missing a key component for explaining broad-scale patterns of diversity.","author":[{"dropping-particle":"","family":"Hawkins","given":"Bradford A","non-dropping-particle":"","parse-names":false,"suffix":""},{"dropping-particle":"","family":"Field","given":"R","non-dropping-particle":"","parse-names":false,"suffix":""},{"dropping-particle":"V","family":"Cornell","given":"H","non-dropping-particle":"","parse-names":false,"suffix":""},{"dropping-particle":"","family":"Currie","given":"D J","non-dropping-particle":"","parse-names":false,"suffix":""},{"dropping-particle":"","family":"Guegan","given":"J F","non-dropping-particle":"","parse-names":false,"suffix":""},{"dropping-particle":"","family":"Kaufman","given":"D M","non-dropping-particle":"","parse-names":false,"suffix":""},{"dropping-particle":"","family":"Kerr","given":"J T","non-dropping-particle":"","parse-names":false,"suffix":""},{"dropping-particle":"","family":"Mittelbach","given":"G G","non-dropping-particle":"","parse-names":false,"suffix":""},{"dropping-particle":"","family":"Oberdorff","given":"T","non-dropping-particle":"","parse-names":false,"suffix":""},{"dropping-particle":"","family":"Porter","given":"E E","non-dropping-particle":"","parse-names":false,"suffix":""},{"dropping-particle":"","family":"Turner","given":"JRG","non-dropping-particle":"","parse-names":false,"suffix":""}],"container-title":"Ecology","id":"ITEM-4","issue":"(12)","issued":{"date-parts":[["2003"]]},"page":"3105-3117","title":"Energy, water, and broad-scale geographic patterns of species richness","type":"article-journal","volume":"84"},"uris":["http://www.mendeley.com/documents/?uuid=1cbf0950-0967-379e-b717-d0102f941a5a"]}],"mendeley":{"formattedCitation":"(Mittelbach &lt;i&gt;et al.&lt;/i&gt; 2001; Hawkins &lt;i&gt;et al.&lt;/i&gt; 2003; Willig &lt;i&gt;et al.&lt;/i&gt; 2003; Rodríguez-Castañeda &lt;i&gt;et al.&lt;/i&gt; 2017)","plainTextFormattedCitation":"(Mittelbach et al. 2001; Hawkins et al. 2003; Willig et al. 2003; Rodríguez-Castañeda et al. 2017)","previouslyFormattedCitation":"(Mittelbach &lt;i&gt;et al.&lt;/i&gt; 2001; Hawkins &lt;i&gt;et al.&lt;/i&gt; 2003; Willig &lt;i&gt;et al.&lt;/i&gt; 2003; Rodríguez-Castañeda &lt;i&gt;et al.&lt;/i&gt; 2017)"},"properties":{"noteIndex":0},"schema":"https://github.com/citation-style-language/schema/raw/master/csl-citation.json"}</w:instrText>
      </w:r>
      <w:r w:rsidRPr="002D643B">
        <w:rPr>
          <w:rFonts w:ascii="Times New Roman" w:hAnsi="Times New Roman" w:cs="Times New Roman"/>
          <w:sz w:val="24"/>
          <w:szCs w:val="24"/>
          <w:lang w:val="pt-BR"/>
        </w:rPr>
        <w:fldChar w:fldCharType="separate"/>
      </w:r>
      <w:r w:rsidRPr="002D643B">
        <w:rPr>
          <w:rFonts w:ascii="Times New Roman" w:hAnsi="Times New Roman" w:cs="Times New Roman"/>
          <w:noProof/>
          <w:sz w:val="24"/>
          <w:szCs w:val="24"/>
          <w:lang w:val="pt-BR"/>
        </w:rPr>
        <w:t xml:space="preserve">(Mittelbach </w:t>
      </w:r>
      <w:r w:rsidRPr="002D643B">
        <w:rPr>
          <w:rFonts w:ascii="Times New Roman" w:hAnsi="Times New Roman" w:cs="Times New Roman"/>
          <w:i/>
          <w:noProof/>
          <w:sz w:val="24"/>
          <w:szCs w:val="24"/>
          <w:lang w:val="pt-BR"/>
        </w:rPr>
        <w:t>et al.</w:t>
      </w:r>
      <w:r w:rsidRPr="002D643B">
        <w:rPr>
          <w:rFonts w:ascii="Times New Roman" w:hAnsi="Times New Roman" w:cs="Times New Roman"/>
          <w:noProof/>
          <w:sz w:val="24"/>
          <w:szCs w:val="24"/>
          <w:lang w:val="pt-BR"/>
        </w:rPr>
        <w:t xml:space="preserve"> 2001; Hawkins </w:t>
      </w:r>
      <w:r w:rsidRPr="002D643B">
        <w:rPr>
          <w:rFonts w:ascii="Times New Roman" w:hAnsi="Times New Roman" w:cs="Times New Roman"/>
          <w:i/>
          <w:noProof/>
          <w:sz w:val="24"/>
          <w:szCs w:val="24"/>
          <w:lang w:val="pt-BR"/>
        </w:rPr>
        <w:t>et al.</w:t>
      </w:r>
      <w:r w:rsidRPr="002D643B">
        <w:rPr>
          <w:rFonts w:ascii="Times New Roman" w:hAnsi="Times New Roman" w:cs="Times New Roman"/>
          <w:noProof/>
          <w:sz w:val="24"/>
          <w:szCs w:val="24"/>
          <w:lang w:val="pt-BR"/>
        </w:rPr>
        <w:t xml:space="preserve"> 2003; Willig </w:t>
      </w:r>
      <w:r w:rsidRPr="002D643B">
        <w:rPr>
          <w:rFonts w:ascii="Times New Roman" w:hAnsi="Times New Roman" w:cs="Times New Roman"/>
          <w:i/>
          <w:noProof/>
          <w:sz w:val="24"/>
          <w:szCs w:val="24"/>
          <w:lang w:val="pt-BR"/>
        </w:rPr>
        <w:t>et al.</w:t>
      </w:r>
      <w:r w:rsidRPr="002D643B">
        <w:rPr>
          <w:rFonts w:ascii="Times New Roman" w:hAnsi="Times New Roman" w:cs="Times New Roman"/>
          <w:noProof/>
          <w:sz w:val="24"/>
          <w:szCs w:val="24"/>
          <w:lang w:val="pt-BR"/>
        </w:rPr>
        <w:t xml:space="preserve"> 2003; Rodríguez-Castañeda </w:t>
      </w:r>
      <w:r w:rsidRPr="002D643B">
        <w:rPr>
          <w:rFonts w:ascii="Times New Roman" w:hAnsi="Times New Roman" w:cs="Times New Roman"/>
          <w:i/>
          <w:noProof/>
          <w:sz w:val="24"/>
          <w:szCs w:val="24"/>
          <w:lang w:val="pt-BR"/>
        </w:rPr>
        <w:t>et al.</w:t>
      </w:r>
      <w:r w:rsidRPr="002D643B">
        <w:rPr>
          <w:rFonts w:ascii="Times New Roman" w:hAnsi="Times New Roman" w:cs="Times New Roman"/>
          <w:noProof/>
          <w:sz w:val="24"/>
          <w:szCs w:val="24"/>
          <w:lang w:val="pt-BR"/>
        </w:rPr>
        <w:t xml:space="preserve"> 2017)</w:t>
      </w:r>
      <w:r w:rsidRPr="002D643B">
        <w:rPr>
          <w:rFonts w:ascii="Times New Roman" w:hAnsi="Times New Roman" w:cs="Times New Roman"/>
          <w:sz w:val="24"/>
          <w:szCs w:val="24"/>
          <w:lang w:val="pt-BR"/>
        </w:rPr>
        <w:fldChar w:fldCharType="end"/>
      </w:r>
      <w:r w:rsidRPr="00363FED">
        <w:rPr>
          <w:rFonts w:ascii="Times New Roman" w:hAnsi="Times New Roman" w:cs="Times New Roman"/>
          <w:sz w:val="24"/>
          <w:szCs w:val="24"/>
          <w:lang w:val="pt-BR"/>
        </w:rPr>
        <w:t xml:space="preserve"> ainda é necessário entender como o mecanismo desta variação age, ou seja, é preciso co</w:t>
      </w:r>
      <w:r w:rsidR="00616A63">
        <w:rPr>
          <w:rFonts w:ascii="Times New Roman" w:hAnsi="Times New Roman" w:cs="Times New Roman"/>
          <w:sz w:val="24"/>
          <w:szCs w:val="24"/>
          <w:lang w:val="pt-BR"/>
        </w:rPr>
        <w:t>mpreender os mecanismos evolutivos</w:t>
      </w:r>
      <w:r w:rsidRPr="00363FED">
        <w:rPr>
          <w:rFonts w:ascii="Times New Roman" w:hAnsi="Times New Roman" w:cs="Times New Roman"/>
          <w:sz w:val="24"/>
          <w:szCs w:val="24"/>
          <w:lang w:val="pt-BR"/>
        </w:rPr>
        <w:t xml:space="preserve"> e biogeográficos que atuam numa escala local e regional, que são: a especiação, a extinção e a dispersão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Evolution","id":"ITEM-1","issued":{"date-parts":[["2004"]]},"title":"Historical biogeography, ecology and species richness","type":"article"},"uris":["http://www.mendeley.com/documents/?uuid=a0954d07-b8c7-3300-8c49-26f5f98678b6"]},{"id":"ITEM-2","itemData":{"DOI":"10.1111/geb.12370","ISBN":"1466-822X","ISSN":"14668238","abstract":"Aim\\n\\nRecent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Biogeography","id":"ITEM-2","issued":{"date-parts":[["2015"]]},"title":"Phylogenetic patterns in the geographic distributions of birds support the tropical conservatism hypothesis","type":"article-journal"},"uris":["http://www.mendeley.com/documents/?uuid=7d1cd333-cd5a-3772-9e2b-07dad4618737"]}],"mendeley":{"formattedCitation":"(Wiens &amp; Donoghue 2004; Duchêne &amp; Cardillo 2015)","plainTextFormattedCitation":"(Wiens &amp; Donoghue 2004; Duchêne &amp; Cardillo 2015)","previouslyFormattedCitation":"(Wiens &amp; Donoghue 2004; Duchêne &amp; Cardillo 2015)"},"properties":{"noteIndex":0},"schema":"https://github.com/citation-style-language/schema/raw/master/csl-citation.json"}</w:instrText>
      </w:r>
      <w:r>
        <w:rPr>
          <w:rFonts w:ascii="Times New Roman" w:hAnsi="Times New Roman" w:cs="Times New Roman"/>
          <w:sz w:val="24"/>
          <w:szCs w:val="24"/>
          <w:lang w:val="pt-BR"/>
        </w:rPr>
        <w:fldChar w:fldCharType="separate"/>
      </w:r>
      <w:r w:rsidRPr="001A5488">
        <w:rPr>
          <w:rFonts w:ascii="Times New Roman" w:hAnsi="Times New Roman" w:cs="Times New Roman"/>
          <w:noProof/>
          <w:sz w:val="24"/>
          <w:szCs w:val="24"/>
          <w:lang w:val="pt-BR"/>
        </w:rPr>
        <w:t>(Wiens &amp; Donoghue 2004; Duchêne &amp; Cardillo 2015)</w:t>
      </w:r>
      <w:r>
        <w:rPr>
          <w:rFonts w:ascii="Times New Roman" w:hAnsi="Times New Roman" w:cs="Times New Roman"/>
          <w:sz w:val="24"/>
          <w:szCs w:val="24"/>
          <w:lang w:val="pt-BR"/>
        </w:rPr>
        <w:fldChar w:fldCharType="end"/>
      </w:r>
      <w:r>
        <w:rPr>
          <w:rFonts w:ascii="Times New Roman" w:hAnsi="Times New Roman" w:cs="Times New Roman"/>
          <w:sz w:val="24"/>
          <w:szCs w:val="24"/>
          <w:lang w:val="pt-BR"/>
        </w:rPr>
        <w:t>.</w:t>
      </w:r>
      <w:r w:rsidRPr="00363FED">
        <w:rPr>
          <w:rFonts w:ascii="Times New Roman" w:hAnsi="Times New Roman" w:cs="Times New Roman"/>
          <w:sz w:val="24"/>
          <w:szCs w:val="24"/>
          <w:lang w:val="pt-BR"/>
        </w:rPr>
        <w:t xml:space="preserve"> </w:t>
      </w:r>
    </w:p>
    <w:p w14:paraId="319A48A2" w14:textId="77777777" w:rsidR="00525A2F" w:rsidRDefault="00525A2F" w:rsidP="00525A2F">
      <w:pPr>
        <w:spacing w:line="480" w:lineRule="auto"/>
        <w:ind w:firstLine="708"/>
        <w:jc w:val="both"/>
        <w:rPr>
          <w:rFonts w:ascii="Times New Roman" w:hAnsi="Times New Roman" w:cs="Times New Roman"/>
          <w:sz w:val="24"/>
          <w:szCs w:val="24"/>
          <w:lang w:val="pt-BR"/>
        </w:rPr>
      </w:pPr>
      <w:r>
        <w:rPr>
          <w:rFonts w:ascii="Times New Roman" w:hAnsi="Times New Roman" w:cs="Times New Roman"/>
          <w:sz w:val="24"/>
          <w:szCs w:val="24"/>
          <w:lang w:val="pt-BR"/>
        </w:rPr>
        <w:t>Algumas das hipóteses</w:t>
      </w:r>
      <w:r w:rsidR="00616A63">
        <w:rPr>
          <w:rFonts w:ascii="Times New Roman" w:hAnsi="Times New Roman" w:cs="Times New Roman"/>
          <w:sz w:val="24"/>
          <w:szCs w:val="24"/>
          <w:lang w:val="pt-BR"/>
        </w:rPr>
        <w:t xml:space="preserve"> evolutivas</w:t>
      </w:r>
      <w:r>
        <w:rPr>
          <w:rFonts w:ascii="Times New Roman" w:hAnsi="Times New Roman" w:cs="Times New Roman"/>
          <w:sz w:val="24"/>
          <w:szCs w:val="24"/>
          <w:lang w:val="pt-BR"/>
        </w:rPr>
        <w:t xml:space="preserve"> mais discutidas para explicar o gradiente latitudinal</w:t>
      </w:r>
      <w:r w:rsidR="00616A63">
        <w:rPr>
          <w:rFonts w:ascii="Times New Roman" w:hAnsi="Times New Roman" w:cs="Times New Roman"/>
          <w:sz w:val="24"/>
          <w:szCs w:val="24"/>
          <w:lang w:val="pt-BR"/>
        </w:rPr>
        <w:t xml:space="preserve"> de diversidade</w:t>
      </w:r>
      <w:r>
        <w:rPr>
          <w:rFonts w:ascii="Times New Roman" w:hAnsi="Times New Roman" w:cs="Times New Roman"/>
          <w:sz w:val="24"/>
          <w:szCs w:val="24"/>
          <w:lang w:val="pt-BR"/>
        </w:rPr>
        <w:t xml:space="preserve"> levam em consideração est</w:t>
      </w:r>
      <w:r w:rsidR="00FE7320">
        <w:rPr>
          <w:rFonts w:ascii="Times New Roman" w:hAnsi="Times New Roman" w:cs="Times New Roman"/>
          <w:sz w:val="24"/>
          <w:szCs w:val="24"/>
          <w:lang w:val="pt-BR"/>
        </w:rPr>
        <w:t>e</w:t>
      </w:r>
      <w:r>
        <w:rPr>
          <w:rFonts w:ascii="Times New Roman" w:hAnsi="Times New Roman" w:cs="Times New Roman"/>
          <w:sz w:val="24"/>
          <w:szCs w:val="24"/>
          <w:lang w:val="pt-BR"/>
        </w:rPr>
        <w:t xml:space="preserve">s </w:t>
      </w:r>
      <w:r w:rsidR="00FE7320">
        <w:rPr>
          <w:rFonts w:ascii="Times New Roman" w:hAnsi="Times New Roman" w:cs="Times New Roman"/>
          <w:sz w:val="24"/>
          <w:szCs w:val="24"/>
          <w:lang w:val="pt-BR"/>
        </w:rPr>
        <w:t xml:space="preserve">mecanismos evolutivos e </w:t>
      </w:r>
      <w:r w:rsidR="00FE7320">
        <w:rPr>
          <w:rFonts w:ascii="Times New Roman" w:hAnsi="Times New Roman" w:cs="Times New Roman"/>
          <w:sz w:val="24"/>
          <w:szCs w:val="24"/>
          <w:lang w:val="pt-BR"/>
        </w:rPr>
        <w:lastRenderedPageBreak/>
        <w:t>biogeográficos</w:t>
      </w:r>
      <w:r>
        <w:rPr>
          <w:rFonts w:ascii="Times New Roman" w:hAnsi="Times New Roman" w:cs="Times New Roman"/>
          <w:sz w:val="24"/>
          <w:szCs w:val="24"/>
          <w:lang w:val="pt-BR"/>
        </w:rPr>
        <w:t xml:space="preserve">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Letters","id":"ITEM-1","issued":{"date-parts":[["2007"]]},"title":"Evolution and the latitudinal diversity gradient: Speciation, extinction and biogeography","type":"article"},"uris":["http://www.mendeley.com/documents/?uuid=03cb6710-da4d-30e2-9f82-ae2359434722"]}],"mendeley":{"formattedCitation":"(Mittelbach &lt;i&gt;et al.&lt;/i&gt; 2007)","plainTextFormattedCitation":"(Mittelbach et al. 2007)","previouslyFormattedCitation":"(Mittelbach &lt;i&gt;et al.&lt;/i&gt; 2007)"},"properties":{"noteIndex":0},"schema":"https://github.com/citation-style-language/schema/raw/master/csl-citation.json"}</w:instrText>
      </w:r>
      <w:r>
        <w:rPr>
          <w:rFonts w:ascii="Times New Roman" w:hAnsi="Times New Roman" w:cs="Times New Roman"/>
          <w:sz w:val="24"/>
          <w:szCs w:val="24"/>
          <w:lang w:val="pt-BR"/>
        </w:rPr>
        <w:fldChar w:fldCharType="separate"/>
      </w:r>
      <w:r w:rsidRPr="001C4B83">
        <w:rPr>
          <w:rFonts w:ascii="Times New Roman" w:hAnsi="Times New Roman" w:cs="Times New Roman"/>
          <w:noProof/>
          <w:sz w:val="24"/>
          <w:szCs w:val="24"/>
          <w:lang w:val="pt-BR"/>
        </w:rPr>
        <w:t xml:space="preserve">(Mittelbach </w:t>
      </w:r>
      <w:r w:rsidRPr="001C4B83">
        <w:rPr>
          <w:rFonts w:ascii="Times New Roman" w:hAnsi="Times New Roman" w:cs="Times New Roman"/>
          <w:i/>
          <w:noProof/>
          <w:sz w:val="24"/>
          <w:szCs w:val="24"/>
          <w:lang w:val="pt-BR"/>
        </w:rPr>
        <w:t>et al.</w:t>
      </w:r>
      <w:r w:rsidRPr="001C4B83">
        <w:rPr>
          <w:rFonts w:ascii="Times New Roman" w:hAnsi="Times New Roman" w:cs="Times New Roman"/>
          <w:noProof/>
          <w:sz w:val="24"/>
          <w:szCs w:val="24"/>
          <w:lang w:val="pt-BR"/>
        </w:rPr>
        <w:t xml:space="preserve"> 2007)</w:t>
      </w:r>
      <w:r>
        <w:rPr>
          <w:rFonts w:ascii="Times New Roman" w:hAnsi="Times New Roman" w:cs="Times New Roman"/>
          <w:sz w:val="24"/>
          <w:szCs w:val="24"/>
          <w:lang w:val="pt-BR"/>
        </w:rPr>
        <w:fldChar w:fldCharType="end"/>
      </w:r>
      <w:r w:rsidR="00AF1E09">
        <w:rPr>
          <w:rFonts w:ascii="Times New Roman" w:hAnsi="Times New Roman" w:cs="Times New Roman"/>
          <w:sz w:val="24"/>
          <w:szCs w:val="24"/>
          <w:lang w:val="pt-BR"/>
        </w:rPr>
        <w:t xml:space="preserve"> que são</w:t>
      </w:r>
      <w:r>
        <w:rPr>
          <w:rFonts w:ascii="Times New Roman" w:hAnsi="Times New Roman" w:cs="Times New Roman"/>
          <w:sz w:val="24"/>
          <w:szCs w:val="24"/>
          <w:lang w:val="pt-BR"/>
        </w:rPr>
        <w:t xml:space="preserve">: a Hipótese da Conservação de Nicho Tropical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Systematics","id":"ITEM-1","issue":"36","issued":{"date-parts":[["2005","12"]]},"page":"519-539","title":"Niche Conservatism: Integrating Evolution, Ecology, and Conservation Biology","type":"article-journal","volume":"36"},"uris":["http://www.mendeley.com/documents/?uuid=9a2fc4de-059b-3a53-85ec-8a07ca44ecfb","http://www.mendeley.com/documents/?uuid=9ea1876b-a8d5-4e12-a8bd-976d4e302724"]},{"id":"ITEM-2","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Evolution","id":"ITEM-2","issued":{"date-parts":[["2004"]]},"title":"Historical biogeography, ecology and species richness","type":"article"},"uris":["http://www.mendeley.com/documents/?uuid=a0954d07-b8c7-3300-8c49-26f5f98678b6"]}],"mendeley":{"formattedCitation":"(Wiens &amp; Donoghue 2004; Wiens &amp; Graham 2005)","plainTextFormattedCitation":"(Wiens &amp; Donoghue 2004; Wiens &amp; Graham 2005)","previouslyFormattedCitation":"(Wiens &amp; Donoghue 2004; Wiens &amp; Graham 2005)"},"properties":{"noteIndex":0},"schema":"https://github.com/citation-style-language/schema/raw/master/csl-citation.json"}</w:instrText>
      </w:r>
      <w:r>
        <w:rPr>
          <w:rFonts w:ascii="Times New Roman" w:hAnsi="Times New Roman" w:cs="Times New Roman"/>
          <w:sz w:val="24"/>
          <w:szCs w:val="24"/>
          <w:lang w:val="pt-BR"/>
        </w:rPr>
        <w:fldChar w:fldCharType="separate"/>
      </w:r>
      <w:r w:rsidRPr="002D643B">
        <w:rPr>
          <w:rFonts w:ascii="Times New Roman" w:hAnsi="Times New Roman" w:cs="Times New Roman"/>
          <w:noProof/>
          <w:sz w:val="24"/>
          <w:szCs w:val="24"/>
          <w:lang w:val="pt-BR"/>
        </w:rPr>
        <w:t>(Wiens &amp; Donoghue 2004; Wiens &amp; Graham 2005)</w:t>
      </w:r>
      <w:r>
        <w:rPr>
          <w:rFonts w:ascii="Times New Roman" w:hAnsi="Times New Roman" w:cs="Times New Roman"/>
          <w:sz w:val="24"/>
          <w:szCs w:val="24"/>
          <w:lang w:val="pt-BR"/>
        </w:rPr>
        <w:fldChar w:fldCharType="end"/>
      </w:r>
      <w:r>
        <w:rPr>
          <w:rFonts w:ascii="Times New Roman" w:hAnsi="Times New Roman" w:cs="Times New Roman"/>
          <w:sz w:val="24"/>
          <w:szCs w:val="24"/>
          <w:lang w:val="pt-BR"/>
        </w:rPr>
        <w:t xml:space="preserve"> e a Fora dos Trópicos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W.","non-dropping-particle":"","parse-names":false,"suffix":""}],"container-title":"Science","id":"ITEM-1","issued":{"date-parts":[["2006"]]},"title":"Out of the tropics: Evolutionary dynamics of the latitudinal diversity gradient","type":"article-journal"},"uris":["http://www.mendeley.com/documents/?uuid=12602bbc-13dd-3dca-aa00-c090f5ae4638"]}],"mendeley":{"formattedCitation":"(Jablonski &lt;i&gt;et al.&lt;/i&gt; 2006)","plainTextFormattedCitation":"(Jablonski et al. 2006)","previouslyFormattedCitation":"(Jablonski &lt;i&gt;et al.&lt;/i&gt; 2006)"},"properties":{"noteIndex":0},"schema":"https://github.com/citation-style-language/schema/raw/master/csl-citation.json"}</w:instrText>
      </w:r>
      <w:r>
        <w:rPr>
          <w:rFonts w:ascii="Times New Roman" w:hAnsi="Times New Roman" w:cs="Times New Roman"/>
          <w:sz w:val="24"/>
          <w:szCs w:val="24"/>
          <w:lang w:val="pt-BR"/>
        </w:rPr>
        <w:fldChar w:fldCharType="separate"/>
      </w:r>
      <w:r w:rsidRPr="001C4B83">
        <w:rPr>
          <w:rFonts w:ascii="Times New Roman" w:hAnsi="Times New Roman" w:cs="Times New Roman"/>
          <w:noProof/>
          <w:sz w:val="24"/>
          <w:szCs w:val="24"/>
          <w:lang w:val="pt-BR"/>
        </w:rPr>
        <w:t xml:space="preserve">(Jablonski </w:t>
      </w:r>
      <w:r w:rsidRPr="001C4B83">
        <w:rPr>
          <w:rFonts w:ascii="Times New Roman" w:hAnsi="Times New Roman" w:cs="Times New Roman"/>
          <w:i/>
          <w:noProof/>
          <w:sz w:val="24"/>
          <w:szCs w:val="24"/>
          <w:lang w:val="pt-BR"/>
        </w:rPr>
        <w:t>et al.</w:t>
      </w:r>
      <w:r w:rsidRPr="001C4B83">
        <w:rPr>
          <w:rFonts w:ascii="Times New Roman" w:hAnsi="Times New Roman" w:cs="Times New Roman"/>
          <w:noProof/>
          <w:sz w:val="24"/>
          <w:szCs w:val="24"/>
          <w:lang w:val="pt-BR"/>
        </w:rPr>
        <w:t xml:space="preserve"> 2006)</w:t>
      </w:r>
      <w:r>
        <w:rPr>
          <w:rFonts w:ascii="Times New Roman" w:hAnsi="Times New Roman" w:cs="Times New Roman"/>
          <w:sz w:val="24"/>
          <w:szCs w:val="24"/>
          <w:lang w:val="pt-BR"/>
        </w:rPr>
        <w:fldChar w:fldCharType="end"/>
      </w:r>
      <w:r>
        <w:rPr>
          <w:rFonts w:ascii="Times New Roman" w:hAnsi="Times New Roman" w:cs="Times New Roman"/>
          <w:sz w:val="24"/>
          <w:szCs w:val="24"/>
          <w:lang w:val="pt-BR"/>
        </w:rPr>
        <w:t xml:space="preserve">. A primeira </w:t>
      </w:r>
      <w:r w:rsidRPr="00363FED">
        <w:rPr>
          <w:rFonts w:ascii="Times New Roman" w:hAnsi="Times New Roman" w:cs="Times New Roman"/>
          <w:sz w:val="24"/>
          <w:szCs w:val="24"/>
          <w:lang w:val="pt-BR"/>
        </w:rPr>
        <w:t xml:space="preserve">defende que </w:t>
      </w:r>
      <w:r>
        <w:rPr>
          <w:rFonts w:ascii="Times New Roman" w:hAnsi="Times New Roman" w:cs="Times New Roman"/>
          <w:sz w:val="24"/>
          <w:szCs w:val="24"/>
          <w:lang w:val="pt-BR"/>
        </w:rPr>
        <w:t xml:space="preserve">a maioria dos clados se originou nos trópicos e que as transições das linhagens dos trópicos para as zonas temperadas são raras. Isto seria causado porque o ancestral tropical teria um nicho fortemente conservado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Evolution","id":"ITEM-1","issue":"3","issued":{"date-parts":[["2019","3","1"]]},"page":"211-223","publisher":"Elsevier Ltd","title":"The Latitudinal Diversity Gradient: Novel Understanding through Mechanistic Eco-evolutionary Models","type":"article","volume":"34"},"uris":["http://www.mendeley.com/documents/?uuid=2ef9b0cc-a090-343b-ae6e-260fd25f991a"]}],"mendeley":{"formattedCitation":"(Pontarp &lt;i&gt;et al.&lt;/i&gt; 2019)","plainTextFormattedCitation":"(Pontarp et al. 2019)","previouslyFormattedCitation":"(Pontarp &lt;i&gt;et al.&lt;/i&gt; 2019)"},"properties":{"noteIndex":0},"schema":"https://github.com/citation-style-language/schema/raw/master/csl-citation.json"}</w:instrText>
      </w:r>
      <w:r>
        <w:rPr>
          <w:rFonts w:ascii="Times New Roman" w:hAnsi="Times New Roman" w:cs="Times New Roman"/>
          <w:sz w:val="24"/>
          <w:szCs w:val="24"/>
          <w:lang w:val="pt-BR"/>
        </w:rPr>
        <w:fldChar w:fldCharType="separate"/>
      </w:r>
      <w:r w:rsidRPr="002D643B">
        <w:rPr>
          <w:rFonts w:ascii="Times New Roman" w:hAnsi="Times New Roman" w:cs="Times New Roman"/>
          <w:noProof/>
          <w:sz w:val="24"/>
          <w:szCs w:val="24"/>
          <w:lang w:val="pt-BR"/>
        </w:rPr>
        <w:t xml:space="preserve">(Pontarp </w:t>
      </w:r>
      <w:r w:rsidRPr="002D643B">
        <w:rPr>
          <w:rFonts w:ascii="Times New Roman" w:hAnsi="Times New Roman" w:cs="Times New Roman"/>
          <w:i/>
          <w:noProof/>
          <w:sz w:val="24"/>
          <w:szCs w:val="24"/>
          <w:lang w:val="pt-BR"/>
        </w:rPr>
        <w:t>et al.</w:t>
      </w:r>
      <w:r w:rsidRPr="002D643B">
        <w:rPr>
          <w:rFonts w:ascii="Times New Roman" w:hAnsi="Times New Roman" w:cs="Times New Roman"/>
          <w:noProof/>
          <w:sz w:val="24"/>
          <w:szCs w:val="24"/>
          <w:lang w:val="pt-BR"/>
        </w:rPr>
        <w:t xml:space="preserve"> 2019)</w:t>
      </w:r>
      <w:r>
        <w:rPr>
          <w:rFonts w:ascii="Times New Roman" w:hAnsi="Times New Roman" w:cs="Times New Roman"/>
          <w:sz w:val="24"/>
          <w:szCs w:val="24"/>
          <w:lang w:val="pt-BR"/>
        </w:rPr>
        <w:fldChar w:fldCharType="end"/>
      </w:r>
      <w:r>
        <w:rPr>
          <w:rFonts w:ascii="Times New Roman" w:hAnsi="Times New Roman" w:cs="Times New Roman"/>
          <w:sz w:val="24"/>
          <w:szCs w:val="24"/>
          <w:lang w:val="pt-BR"/>
        </w:rPr>
        <w:t xml:space="preserve"> e a riqueza encontrada em latitudes menores seria causada pelo acumulo de espécies nestas regiões ao longo do tempo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E.","non-dropping-particle":"","parse-names":false,"suffix":""}],"container-title":"Evolution","id":"ITEM-1","issue":"6","issued":{"date-parts":[["2013"]]},"page":"1741-1755","title":"What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hypotheses","type":"article-journal","volume":"67"},"uris":["http://www.mendeley.com/documents/?uuid=36fc42ba-e9d5-433f-a091-2a173261b599"]},{"id":"ITEM-2","itemData":{"DOI":"10.1016/j.tree.2004.09.011","ISBN":"0169-5347","ISSN":"01695347","PMID":"16701326","abstract":"Ecology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Evolution","id":"ITEM-2","issued":{"date-parts":[["2004"]]},"title":"Historical biogeography, ecology and species richness","type":"article"},"uris":["http://www.mendeley.com/documents/?uuid=a0954d07-b8c7-3300-8c49-26f5f98678b6"]}],"mendeley":{"formattedCitation":"(Wiens &amp; Donoghue 2004; Jansson &lt;i&gt;et al.&lt;/i&gt; 2013)","plainTextFormattedCitation":"(Wiens &amp; Donoghue 2004; Jansson et al. 2013)","previouslyFormattedCitation":"(Wiens &amp; Donoghue 2004; Jansson &lt;i&gt;et al.&lt;/i&gt; 2013)"},"properties":{"noteIndex":0},"schema":"https://github.com/citation-style-language/schema/raw/master/csl-citation.json"}</w:instrText>
      </w:r>
      <w:r>
        <w:rPr>
          <w:rFonts w:ascii="Times New Roman" w:hAnsi="Times New Roman" w:cs="Times New Roman"/>
          <w:sz w:val="24"/>
          <w:szCs w:val="24"/>
          <w:lang w:val="pt-BR"/>
        </w:rPr>
        <w:fldChar w:fldCharType="separate"/>
      </w:r>
      <w:r w:rsidRPr="00705C79">
        <w:rPr>
          <w:rFonts w:ascii="Times New Roman" w:hAnsi="Times New Roman" w:cs="Times New Roman"/>
          <w:noProof/>
          <w:sz w:val="24"/>
          <w:szCs w:val="24"/>
          <w:lang w:val="pt-BR"/>
        </w:rPr>
        <w:t xml:space="preserve">(Wiens &amp; Donoghue 2004; Jansson </w:t>
      </w:r>
      <w:r w:rsidRPr="00705C79">
        <w:rPr>
          <w:rFonts w:ascii="Times New Roman" w:hAnsi="Times New Roman" w:cs="Times New Roman"/>
          <w:i/>
          <w:noProof/>
          <w:sz w:val="24"/>
          <w:szCs w:val="24"/>
          <w:lang w:val="pt-BR"/>
        </w:rPr>
        <w:t>et al.</w:t>
      </w:r>
      <w:r w:rsidRPr="00705C79">
        <w:rPr>
          <w:rFonts w:ascii="Times New Roman" w:hAnsi="Times New Roman" w:cs="Times New Roman"/>
          <w:noProof/>
          <w:sz w:val="24"/>
          <w:szCs w:val="24"/>
          <w:lang w:val="pt-BR"/>
        </w:rPr>
        <w:t xml:space="preserve"> 2013)</w:t>
      </w:r>
      <w:r>
        <w:rPr>
          <w:rFonts w:ascii="Times New Roman" w:hAnsi="Times New Roman" w:cs="Times New Roman"/>
          <w:sz w:val="24"/>
          <w:szCs w:val="24"/>
          <w:lang w:val="pt-BR"/>
        </w:rPr>
        <w:fldChar w:fldCharType="end"/>
      </w:r>
      <w:r>
        <w:rPr>
          <w:rFonts w:ascii="Times New Roman" w:hAnsi="Times New Roman" w:cs="Times New Roman"/>
          <w:sz w:val="24"/>
          <w:szCs w:val="24"/>
          <w:lang w:val="pt-BR"/>
        </w:rPr>
        <w:t xml:space="preserve">. Já a Hipótese Fora dos Trópicos sugere que mesmo que maioria dos clados tenham se originado nos trópicos a tendência é a expansão da sua distribuição. Desta maneira, a transição entre zonas tropicais para temperadas será mais frequente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W.","non-dropping-particle":"","parse-names":false,"suffix":""}],"container-title":"Science","id":"ITEM-1","issued":{"date-parts":[["2006"]]},"title":"Out of the tropics: Evolutionary dynamics of the latitudinal diversity gradient","type":"article-journal"},"uris":["http://www.mendeley.com/documents/?uuid=12602bbc-13dd-3dca-aa00-c090f5ae4638"]},{"id":"ITEM-2","itemData":{"DOI":"10.1111/evo.12089","ISSN":"00143820","abstract":"We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E.","non-dropping-particle":"","parse-names":false,"suffix":""}],"container-title":"Evolution","id":"ITEM-2","issue":"6","issued":{"date-parts":[["2013"]]},"page":"1741-1755","title":"What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hypotheses","type":"article-journal","volume":"67"},"uris":["http://www.mendeley.com/documents/?uuid=36fc42ba-e9d5-433f-a091-2a173261b599","http://www.mendeley.com/documents/?uuid=1350a9b6-38c3-47f2-8d9f-85f7c8257b84"]}],"mendeley":{"formattedCitation":"(Jablonski &lt;i&gt;et al.&lt;/i&gt; 2006; Jansson &lt;i&gt;et al.&lt;/i&gt; 2013)","plainTextFormattedCitation":"(Jablonski et al. 2006; Jansson et al. 2013)","previouslyFormattedCitation":"(Jablonski &lt;i&gt;et al.&lt;/i&gt; 2006; Jansson &lt;i&gt;et al.&lt;/i&gt; 2013)"},"properties":{"noteIndex":0},"schema":"https://github.com/citation-style-language/schema/raw/master/csl-citation.json"}</w:instrText>
      </w:r>
      <w:r>
        <w:rPr>
          <w:rFonts w:ascii="Times New Roman" w:hAnsi="Times New Roman" w:cs="Times New Roman"/>
          <w:sz w:val="24"/>
          <w:szCs w:val="24"/>
          <w:lang w:val="pt-BR"/>
        </w:rPr>
        <w:fldChar w:fldCharType="separate"/>
      </w:r>
      <w:r w:rsidRPr="00705C79">
        <w:rPr>
          <w:rFonts w:ascii="Times New Roman" w:hAnsi="Times New Roman" w:cs="Times New Roman"/>
          <w:noProof/>
          <w:sz w:val="24"/>
          <w:szCs w:val="24"/>
          <w:lang w:val="pt-BR"/>
        </w:rPr>
        <w:t xml:space="preserve">(Jablonski </w:t>
      </w:r>
      <w:r w:rsidRPr="00705C79">
        <w:rPr>
          <w:rFonts w:ascii="Times New Roman" w:hAnsi="Times New Roman" w:cs="Times New Roman"/>
          <w:i/>
          <w:noProof/>
          <w:sz w:val="24"/>
          <w:szCs w:val="24"/>
          <w:lang w:val="pt-BR"/>
        </w:rPr>
        <w:t>et al.</w:t>
      </w:r>
      <w:r w:rsidRPr="00705C79">
        <w:rPr>
          <w:rFonts w:ascii="Times New Roman" w:hAnsi="Times New Roman" w:cs="Times New Roman"/>
          <w:noProof/>
          <w:sz w:val="24"/>
          <w:szCs w:val="24"/>
          <w:lang w:val="pt-BR"/>
        </w:rPr>
        <w:t xml:space="preserve"> 2006; Jansson </w:t>
      </w:r>
      <w:r w:rsidRPr="00705C79">
        <w:rPr>
          <w:rFonts w:ascii="Times New Roman" w:hAnsi="Times New Roman" w:cs="Times New Roman"/>
          <w:i/>
          <w:noProof/>
          <w:sz w:val="24"/>
          <w:szCs w:val="24"/>
          <w:lang w:val="pt-BR"/>
        </w:rPr>
        <w:t>et al.</w:t>
      </w:r>
      <w:r w:rsidRPr="00705C79">
        <w:rPr>
          <w:rFonts w:ascii="Times New Roman" w:hAnsi="Times New Roman" w:cs="Times New Roman"/>
          <w:noProof/>
          <w:sz w:val="24"/>
          <w:szCs w:val="24"/>
          <w:lang w:val="pt-BR"/>
        </w:rPr>
        <w:t xml:space="preserve"> 2013)</w:t>
      </w:r>
      <w:r>
        <w:rPr>
          <w:rFonts w:ascii="Times New Roman" w:hAnsi="Times New Roman" w:cs="Times New Roman"/>
          <w:sz w:val="24"/>
          <w:szCs w:val="24"/>
          <w:lang w:val="pt-BR"/>
        </w:rPr>
        <w:fldChar w:fldCharType="end"/>
      </w:r>
      <w:r>
        <w:rPr>
          <w:rFonts w:ascii="Times New Roman" w:hAnsi="Times New Roman" w:cs="Times New Roman"/>
          <w:sz w:val="24"/>
          <w:szCs w:val="24"/>
          <w:lang w:val="pt-BR"/>
        </w:rPr>
        <w:t xml:space="preserve">. </w:t>
      </w:r>
      <w:r w:rsidRPr="00363FED">
        <w:rPr>
          <w:rFonts w:ascii="Times New Roman" w:hAnsi="Times New Roman" w:cs="Times New Roman"/>
          <w:sz w:val="24"/>
          <w:szCs w:val="24"/>
          <w:lang w:val="pt-BR"/>
        </w:rPr>
        <w:t xml:space="preserve"> </w:t>
      </w:r>
    </w:p>
    <w:p w14:paraId="06E14134" w14:textId="7974CFE6" w:rsidR="00525A2F" w:rsidRPr="00CD1E6D" w:rsidRDefault="00525A2F" w:rsidP="006510EA">
      <w:pPr>
        <w:spacing w:line="480" w:lineRule="auto"/>
        <w:jc w:val="both"/>
        <w:rPr>
          <w:rFonts w:ascii="Times New Roman" w:hAnsi="Times New Roman" w:cs="Times New Roman"/>
          <w:sz w:val="24"/>
          <w:szCs w:val="24"/>
          <w:lang w:val="pt-BR"/>
        </w:rPr>
      </w:pPr>
      <w:r w:rsidRPr="00363FED">
        <w:rPr>
          <w:rFonts w:ascii="Times New Roman" w:hAnsi="Times New Roman" w:cs="Times New Roman"/>
          <w:sz w:val="24"/>
          <w:szCs w:val="24"/>
          <w:lang w:val="pt-BR"/>
        </w:rPr>
        <w:t>Motivados pelo cenário exposto, nosso objetivo nesta dissertação foi analisar o gradiente latitudinal de riqueza de</w:t>
      </w:r>
      <w:r>
        <w:rPr>
          <w:rFonts w:ascii="Times New Roman" w:hAnsi="Times New Roman" w:cs="Times New Roman"/>
          <w:sz w:val="24"/>
          <w:szCs w:val="24"/>
          <w:lang w:val="pt-BR"/>
        </w:rPr>
        <w:t xml:space="preserve"> espécies tendo em vista estas duas </w:t>
      </w:r>
      <w:r w:rsidRPr="00363FED">
        <w:rPr>
          <w:rFonts w:ascii="Times New Roman" w:hAnsi="Times New Roman" w:cs="Times New Roman"/>
          <w:sz w:val="24"/>
          <w:szCs w:val="24"/>
          <w:lang w:val="pt-BR"/>
        </w:rPr>
        <w:t>hipóteses</w:t>
      </w:r>
      <w:r>
        <w:rPr>
          <w:rFonts w:ascii="Times New Roman" w:hAnsi="Times New Roman" w:cs="Times New Roman"/>
          <w:sz w:val="24"/>
          <w:szCs w:val="24"/>
          <w:lang w:val="pt-BR"/>
        </w:rPr>
        <w:t xml:space="preserve">. </w:t>
      </w:r>
      <w:r w:rsidRPr="00363FED">
        <w:rPr>
          <w:rFonts w:ascii="Times New Roman" w:hAnsi="Times New Roman" w:cs="Times New Roman"/>
          <w:sz w:val="24"/>
          <w:szCs w:val="24"/>
          <w:lang w:val="pt-BR"/>
        </w:rPr>
        <w:t xml:space="preserve">Como já foi apontado, por existirem muitas hipóteses para o gradiente latitudinal, o progresso a ser feito nesta área depende da evidencia empírica que pode falsificar as hipóteses propostas </w:t>
      </w:r>
      <w:r>
        <w:rPr>
          <w:rFonts w:ascii="Times New Roman" w:hAnsi="Times New Roman" w:cs="Times New Roman"/>
          <w:sz w:val="24"/>
          <w:szCs w:val="24"/>
          <w:lang w:val="pt-BR"/>
        </w:rPr>
        <w:fldChar w:fldCharType="begin" w:fldLock="1"/>
      </w:r>
      <w:r>
        <w:rPr>
          <w:rFonts w:ascii="Times New Roman" w:hAnsi="Times New Roman" w:cs="Times New Roman"/>
          <w:sz w:val="24"/>
          <w:szCs w:val="24"/>
          <w:lang w:val="pt-BR"/>
        </w:rPr>
        <w:instrText>ADDIN CSL_CITATION {"citationItems":[{"id":"ITEM-1","itemData":{"DOI":"10.1126/science.1130880","ISBN":"0036-8075","ISSN":"00368075","PMID":"17023653","abstract":"The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W.","non-dropping-particle":"","parse-names":false,"suffix":""}],"container-title":"Science","id":"ITEM-1","issued":{"date-parts":[["2006"]]},"title":"Out of the tropics: Evolutionary dynamics of the latitudinal diversity gradient","type":"article-journal"},"uris":["http://www.mendeley.com/documents/?uuid=12602bbc-13dd-3dca-aa00-c090f5ae4638"]}],"mendeley":{"formattedCitation":"(Jablonski &lt;i&gt;et al.&lt;/i&gt; 2006)","plainTextFormattedCitation":"(Jablonski et al. 2006)","previouslyFormattedCitation":"(Jablonski &lt;i&gt;et al.&lt;/i&gt; 2006)"},"properties":{"noteIndex":0},"schema":"https://github.com/citation-style-language/schema/raw/master/csl-citation.json"}</w:instrText>
      </w:r>
      <w:r>
        <w:rPr>
          <w:rFonts w:ascii="Times New Roman" w:hAnsi="Times New Roman" w:cs="Times New Roman"/>
          <w:sz w:val="24"/>
          <w:szCs w:val="24"/>
          <w:lang w:val="pt-BR"/>
        </w:rPr>
        <w:fldChar w:fldCharType="separate"/>
      </w:r>
      <w:r w:rsidRPr="001A5488">
        <w:rPr>
          <w:rFonts w:ascii="Times New Roman" w:hAnsi="Times New Roman" w:cs="Times New Roman"/>
          <w:noProof/>
          <w:sz w:val="24"/>
          <w:szCs w:val="24"/>
          <w:lang w:val="pt-BR"/>
        </w:rPr>
        <w:t xml:space="preserve">(Jablonski </w:t>
      </w:r>
      <w:r w:rsidRPr="001A5488">
        <w:rPr>
          <w:rFonts w:ascii="Times New Roman" w:hAnsi="Times New Roman" w:cs="Times New Roman"/>
          <w:i/>
          <w:noProof/>
          <w:sz w:val="24"/>
          <w:szCs w:val="24"/>
          <w:lang w:val="pt-BR"/>
        </w:rPr>
        <w:t>et al.</w:t>
      </w:r>
      <w:r w:rsidRPr="001A5488">
        <w:rPr>
          <w:rFonts w:ascii="Times New Roman" w:hAnsi="Times New Roman" w:cs="Times New Roman"/>
          <w:noProof/>
          <w:sz w:val="24"/>
          <w:szCs w:val="24"/>
          <w:lang w:val="pt-BR"/>
        </w:rPr>
        <w:t xml:space="preserve"> 2006)</w:t>
      </w:r>
      <w:r>
        <w:rPr>
          <w:rFonts w:ascii="Times New Roman" w:hAnsi="Times New Roman" w:cs="Times New Roman"/>
          <w:sz w:val="24"/>
          <w:szCs w:val="24"/>
          <w:lang w:val="pt-BR"/>
        </w:rPr>
        <w:fldChar w:fldCharType="end"/>
      </w:r>
      <w:r w:rsidRPr="00363FED">
        <w:rPr>
          <w:rFonts w:ascii="Times New Roman" w:hAnsi="Times New Roman" w:cs="Times New Roman"/>
          <w:sz w:val="24"/>
          <w:szCs w:val="24"/>
          <w:lang w:val="pt-BR"/>
        </w:rPr>
        <w:t xml:space="preserve"> e por este </w:t>
      </w:r>
      <w:r>
        <w:rPr>
          <w:rFonts w:ascii="Times New Roman" w:hAnsi="Times New Roman" w:cs="Times New Roman"/>
          <w:sz w:val="24"/>
          <w:szCs w:val="24"/>
          <w:lang w:val="pt-BR"/>
        </w:rPr>
        <w:t>motivo, este capítulo possui tal</w:t>
      </w:r>
      <w:r w:rsidRPr="00363FED">
        <w:rPr>
          <w:rFonts w:ascii="Times New Roman" w:hAnsi="Times New Roman" w:cs="Times New Roman"/>
          <w:sz w:val="24"/>
          <w:szCs w:val="24"/>
          <w:lang w:val="pt-BR"/>
        </w:rPr>
        <w:t xml:space="preserve"> aborda</w:t>
      </w:r>
      <w:r>
        <w:rPr>
          <w:rFonts w:ascii="Times New Roman" w:hAnsi="Times New Roman" w:cs="Times New Roman"/>
          <w:sz w:val="24"/>
          <w:szCs w:val="24"/>
          <w:lang w:val="pt-BR"/>
        </w:rPr>
        <w:t xml:space="preserve">gem </w:t>
      </w:r>
      <w:r w:rsidR="00782AB5">
        <w:rPr>
          <w:rFonts w:ascii="Times New Roman" w:hAnsi="Times New Roman" w:cs="Times New Roman"/>
          <w:sz w:val="24"/>
          <w:szCs w:val="24"/>
          <w:lang w:val="pt-BR"/>
        </w:rPr>
        <w:t xml:space="preserve">empírica </w:t>
      </w:r>
      <w:r>
        <w:rPr>
          <w:rFonts w:ascii="Times New Roman" w:hAnsi="Times New Roman" w:cs="Times New Roman"/>
          <w:sz w:val="24"/>
          <w:szCs w:val="24"/>
          <w:lang w:val="pt-BR"/>
        </w:rPr>
        <w:t xml:space="preserve">estando estruturada em um único capítulo, </w:t>
      </w:r>
      <w:r w:rsidRPr="00363FED">
        <w:rPr>
          <w:rFonts w:ascii="Times New Roman" w:hAnsi="Times New Roman" w:cs="Times New Roman"/>
          <w:sz w:val="24"/>
          <w:szCs w:val="24"/>
          <w:lang w:val="pt-BR"/>
        </w:rPr>
        <w:t>na qual testamos especificamente estas ideias.</w:t>
      </w:r>
      <w:r w:rsidR="006C3865">
        <w:rPr>
          <w:rFonts w:ascii="Times New Roman" w:hAnsi="Times New Roman" w:cs="Times New Roman"/>
          <w:sz w:val="24"/>
          <w:szCs w:val="24"/>
          <w:lang w:val="pt-BR"/>
        </w:rPr>
        <w:t xml:space="preserve"> </w:t>
      </w:r>
      <w:r w:rsidR="006C3865" w:rsidRPr="006C3865">
        <w:rPr>
          <w:rFonts w:ascii="Times New Roman" w:hAnsi="Times New Roman" w:cs="Times New Roman"/>
          <w:sz w:val="24"/>
          <w:szCs w:val="24"/>
          <w:lang w:val="pt-BR"/>
        </w:rPr>
        <w:t>Para tanto, utilizamos uma famíli</w:t>
      </w:r>
      <w:r w:rsidR="00787CC2">
        <w:rPr>
          <w:rFonts w:ascii="Times New Roman" w:hAnsi="Times New Roman" w:cs="Times New Roman"/>
          <w:sz w:val="24"/>
          <w:szCs w:val="24"/>
          <w:lang w:val="pt-BR"/>
        </w:rPr>
        <w:t>a de aves da S</w:t>
      </w:r>
      <w:r w:rsidR="00AA3399">
        <w:rPr>
          <w:rFonts w:ascii="Times New Roman" w:hAnsi="Times New Roman" w:cs="Times New Roman"/>
          <w:sz w:val="24"/>
          <w:szCs w:val="24"/>
          <w:lang w:val="pt-BR"/>
        </w:rPr>
        <w:t>ub</w:t>
      </w:r>
      <w:r w:rsidR="00787CC2">
        <w:rPr>
          <w:rFonts w:ascii="Times New Roman" w:hAnsi="Times New Roman" w:cs="Times New Roman"/>
          <w:sz w:val="24"/>
          <w:szCs w:val="24"/>
          <w:lang w:val="pt-BR"/>
        </w:rPr>
        <w:t xml:space="preserve">ordem </w:t>
      </w:r>
      <w:proofErr w:type="spellStart"/>
      <w:r w:rsidR="00787CC2">
        <w:rPr>
          <w:rFonts w:ascii="Times New Roman" w:hAnsi="Times New Roman" w:cs="Times New Roman"/>
          <w:sz w:val="24"/>
          <w:szCs w:val="24"/>
          <w:lang w:val="pt-BR"/>
        </w:rPr>
        <w:t>S</w:t>
      </w:r>
      <w:r w:rsidR="00256F5F">
        <w:rPr>
          <w:rFonts w:ascii="Times New Roman" w:hAnsi="Times New Roman" w:cs="Times New Roman"/>
          <w:sz w:val="24"/>
          <w:szCs w:val="24"/>
          <w:lang w:val="pt-BR"/>
        </w:rPr>
        <w:t>uboscine</w:t>
      </w:r>
      <w:r w:rsidR="00AA3399">
        <w:rPr>
          <w:rFonts w:ascii="Times New Roman" w:hAnsi="Times New Roman" w:cs="Times New Roman"/>
          <w:sz w:val="24"/>
          <w:szCs w:val="24"/>
          <w:lang w:val="pt-BR"/>
        </w:rPr>
        <w:t>s</w:t>
      </w:r>
      <w:proofErr w:type="spellEnd"/>
      <w:r w:rsidR="006510EA">
        <w:rPr>
          <w:rFonts w:ascii="Times New Roman" w:hAnsi="Times New Roman" w:cs="Times New Roman"/>
          <w:sz w:val="24"/>
          <w:szCs w:val="24"/>
          <w:lang w:val="pt-BR"/>
        </w:rPr>
        <w:t xml:space="preserve">, </w:t>
      </w:r>
      <w:r w:rsidR="006510EA" w:rsidRPr="006C3865">
        <w:rPr>
          <w:rFonts w:ascii="Times New Roman" w:hAnsi="Times New Roman" w:cs="Times New Roman"/>
          <w:sz w:val="24"/>
          <w:szCs w:val="24"/>
          <w:lang w:val="pt-BR"/>
        </w:rPr>
        <w:t>com</w:t>
      </w:r>
      <w:r w:rsidR="006510EA">
        <w:rPr>
          <w:rFonts w:ascii="Times New Roman" w:hAnsi="Times New Roman" w:cs="Times New Roman"/>
          <w:sz w:val="24"/>
          <w:szCs w:val="24"/>
          <w:lang w:val="pt-BR"/>
        </w:rPr>
        <w:t>o modelo de estudo (</w:t>
      </w:r>
      <w:proofErr w:type="spellStart"/>
      <w:r w:rsidR="006510EA">
        <w:rPr>
          <w:rFonts w:ascii="Times New Roman" w:hAnsi="Times New Roman" w:cs="Times New Roman"/>
          <w:sz w:val="24"/>
          <w:szCs w:val="24"/>
          <w:lang w:val="pt-BR"/>
        </w:rPr>
        <w:t>Tyrannidae</w:t>
      </w:r>
      <w:proofErr w:type="spellEnd"/>
      <w:r w:rsidR="006510EA">
        <w:rPr>
          <w:rFonts w:ascii="Times New Roman" w:hAnsi="Times New Roman" w:cs="Times New Roman"/>
          <w:sz w:val="24"/>
          <w:szCs w:val="24"/>
          <w:lang w:val="pt-BR"/>
        </w:rPr>
        <w:t xml:space="preserve">) </w:t>
      </w:r>
      <w:r w:rsidR="00AA3399">
        <w:rPr>
          <w:rFonts w:ascii="Times New Roman" w:hAnsi="Times New Roman" w:cs="Times New Roman"/>
          <w:sz w:val="24"/>
          <w:szCs w:val="24"/>
          <w:lang w:val="pt-BR"/>
        </w:rPr>
        <w:fldChar w:fldCharType="begin" w:fldLock="1"/>
      </w:r>
      <w:r w:rsidR="00AA3399">
        <w:rPr>
          <w:rFonts w:ascii="Times New Roman" w:hAnsi="Times New Roman" w:cs="Times New Roman"/>
          <w:sz w:val="24"/>
          <w:szCs w:val="24"/>
          <w:lang w:val="pt-BR"/>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birds","type":"article-journal"},"uris":["http://www.mendeley.com/documents/?uuid=02728680-7463-39ba-bcb2-b2b3ae796860"]}],"mendeley":{"formattedCitation":"(Kennedy &lt;i&gt;et al.&lt;/i&gt; 2014)","plainTextFormattedCitation":"(Kennedy et al. 2014)","previouslyFormattedCitation":"(Kennedy &lt;i&gt;et al.&lt;/i&gt; 2014)"},"properties":{"noteIndex":0},"schema":"https://github.com/citation-style-language/schema/raw/master/csl-citation.json"}</w:instrText>
      </w:r>
      <w:r w:rsidR="00AA3399">
        <w:rPr>
          <w:rFonts w:ascii="Times New Roman" w:hAnsi="Times New Roman" w:cs="Times New Roman"/>
          <w:sz w:val="24"/>
          <w:szCs w:val="24"/>
          <w:lang w:val="pt-BR"/>
        </w:rPr>
        <w:fldChar w:fldCharType="separate"/>
      </w:r>
      <w:r w:rsidR="00AA3399" w:rsidRPr="00AA3399">
        <w:rPr>
          <w:rFonts w:ascii="Times New Roman" w:hAnsi="Times New Roman" w:cs="Times New Roman"/>
          <w:noProof/>
          <w:sz w:val="24"/>
          <w:szCs w:val="24"/>
          <w:lang w:val="pt-BR"/>
        </w:rPr>
        <w:t xml:space="preserve">(Kennedy </w:t>
      </w:r>
      <w:r w:rsidR="00AA3399" w:rsidRPr="00AA3399">
        <w:rPr>
          <w:rFonts w:ascii="Times New Roman" w:hAnsi="Times New Roman" w:cs="Times New Roman"/>
          <w:i/>
          <w:noProof/>
          <w:sz w:val="24"/>
          <w:szCs w:val="24"/>
          <w:lang w:val="pt-BR"/>
        </w:rPr>
        <w:t>et al.</w:t>
      </w:r>
      <w:r w:rsidR="00AA3399" w:rsidRPr="00AA3399">
        <w:rPr>
          <w:rFonts w:ascii="Times New Roman" w:hAnsi="Times New Roman" w:cs="Times New Roman"/>
          <w:noProof/>
          <w:sz w:val="24"/>
          <w:szCs w:val="24"/>
          <w:lang w:val="pt-BR"/>
        </w:rPr>
        <w:t xml:space="preserve"> 2014)</w:t>
      </w:r>
      <w:r w:rsidR="00AA3399">
        <w:rPr>
          <w:rFonts w:ascii="Times New Roman" w:hAnsi="Times New Roman" w:cs="Times New Roman"/>
          <w:sz w:val="24"/>
          <w:szCs w:val="24"/>
          <w:lang w:val="pt-BR"/>
        </w:rPr>
        <w:fldChar w:fldCharType="end"/>
      </w:r>
      <w:r w:rsidR="00256F5F">
        <w:rPr>
          <w:rFonts w:ascii="Times New Roman" w:hAnsi="Times New Roman" w:cs="Times New Roman"/>
          <w:sz w:val="24"/>
          <w:szCs w:val="24"/>
          <w:lang w:val="pt-BR"/>
        </w:rPr>
        <w:t xml:space="preserve">. </w:t>
      </w:r>
      <w:r w:rsidR="00AA3399">
        <w:rPr>
          <w:rFonts w:ascii="Times New Roman" w:hAnsi="Times New Roman" w:cs="Times New Roman"/>
          <w:sz w:val="24"/>
          <w:szCs w:val="24"/>
          <w:lang w:val="pt-BR"/>
        </w:rPr>
        <w:t>Esta</w:t>
      </w:r>
      <w:r w:rsidR="00782AB5">
        <w:rPr>
          <w:rFonts w:ascii="Times New Roman" w:hAnsi="Times New Roman" w:cs="Times New Roman"/>
          <w:color w:val="FF0000"/>
          <w:sz w:val="24"/>
          <w:szCs w:val="24"/>
          <w:lang w:val="pt-BR"/>
        </w:rPr>
        <w:t xml:space="preserve"> </w:t>
      </w:r>
      <w:r w:rsidR="00782AB5" w:rsidRPr="00AA3399">
        <w:rPr>
          <w:rFonts w:ascii="Times New Roman" w:hAnsi="Times New Roman" w:cs="Times New Roman"/>
          <w:sz w:val="24"/>
          <w:szCs w:val="24"/>
          <w:lang w:val="pt-BR"/>
        </w:rPr>
        <w:t xml:space="preserve">família </w:t>
      </w:r>
      <w:r w:rsidR="00AA3399" w:rsidRPr="00AA3399">
        <w:rPr>
          <w:rFonts w:ascii="Times New Roman" w:hAnsi="Times New Roman" w:cs="Times New Roman"/>
          <w:sz w:val="24"/>
          <w:szCs w:val="24"/>
          <w:lang w:val="pt-BR"/>
        </w:rPr>
        <w:t xml:space="preserve">apresenta </w:t>
      </w:r>
      <w:r w:rsidR="00782AB5">
        <w:rPr>
          <w:rFonts w:ascii="Times New Roman" w:hAnsi="Times New Roman" w:cs="Times New Roman"/>
          <w:sz w:val="24"/>
          <w:szCs w:val="24"/>
          <w:lang w:val="pt-BR"/>
        </w:rPr>
        <w:t>uma d</w:t>
      </w:r>
      <w:r w:rsidR="00782AB5" w:rsidRPr="006C3865">
        <w:rPr>
          <w:rFonts w:ascii="Times New Roman" w:hAnsi="Times New Roman" w:cs="Times New Roman"/>
          <w:sz w:val="24"/>
          <w:szCs w:val="24"/>
          <w:lang w:val="pt-BR"/>
        </w:rPr>
        <w:t>istr</w:t>
      </w:r>
      <w:r w:rsidR="00782AB5">
        <w:rPr>
          <w:rFonts w:ascii="Times New Roman" w:hAnsi="Times New Roman" w:cs="Times New Roman"/>
          <w:sz w:val="24"/>
          <w:szCs w:val="24"/>
          <w:lang w:val="pt-BR"/>
        </w:rPr>
        <w:t xml:space="preserve">ibuição restrita ao novo mundo, com </w:t>
      </w:r>
      <w:r w:rsidR="00782AB5" w:rsidRPr="006C3865">
        <w:rPr>
          <w:rFonts w:ascii="Times New Roman" w:hAnsi="Times New Roman" w:cs="Times New Roman"/>
          <w:sz w:val="24"/>
          <w:szCs w:val="24"/>
          <w:lang w:val="pt-BR"/>
        </w:rPr>
        <w:t xml:space="preserve">ampla diversidade de formas corporais, </w:t>
      </w:r>
      <w:r w:rsidR="00782AB5">
        <w:rPr>
          <w:rFonts w:ascii="Times New Roman" w:hAnsi="Times New Roman" w:cs="Times New Roman"/>
          <w:sz w:val="24"/>
          <w:szCs w:val="24"/>
          <w:lang w:val="pt-BR"/>
        </w:rPr>
        <w:t>de papéis ecológicos</w:t>
      </w:r>
      <w:r w:rsidR="00782AB5" w:rsidRPr="006C3865">
        <w:rPr>
          <w:rFonts w:ascii="Times New Roman" w:hAnsi="Times New Roman" w:cs="Times New Roman"/>
          <w:sz w:val="24"/>
          <w:szCs w:val="24"/>
          <w:lang w:val="pt-BR"/>
        </w:rPr>
        <w:t xml:space="preserve"> e de abundância</w:t>
      </w:r>
      <w:r w:rsidR="00AF1E09">
        <w:rPr>
          <w:rFonts w:ascii="Times New Roman" w:hAnsi="Times New Roman" w:cs="Times New Roman"/>
          <w:sz w:val="24"/>
          <w:szCs w:val="24"/>
          <w:lang w:val="pt-BR"/>
        </w:rPr>
        <w:t>,</w:t>
      </w:r>
      <w:r w:rsidR="00782AB5">
        <w:rPr>
          <w:rFonts w:ascii="Times New Roman" w:hAnsi="Times New Roman" w:cs="Times New Roman"/>
          <w:sz w:val="24"/>
          <w:szCs w:val="24"/>
          <w:lang w:val="pt-BR"/>
        </w:rPr>
        <w:t xml:space="preserve"> </w:t>
      </w:r>
      <w:r w:rsidR="00166BFB">
        <w:rPr>
          <w:rFonts w:ascii="Times New Roman" w:hAnsi="Times New Roman" w:cs="Times New Roman"/>
          <w:sz w:val="24"/>
          <w:szCs w:val="24"/>
          <w:lang w:val="pt-BR"/>
        </w:rPr>
        <w:t>e devido a estas características</w:t>
      </w:r>
      <w:r w:rsidR="00AF1E09">
        <w:rPr>
          <w:rFonts w:ascii="Times New Roman" w:hAnsi="Times New Roman" w:cs="Times New Roman"/>
          <w:sz w:val="24"/>
          <w:szCs w:val="24"/>
          <w:lang w:val="pt-BR"/>
        </w:rPr>
        <w:t>,</w:t>
      </w:r>
      <w:r w:rsidR="00AA3399">
        <w:rPr>
          <w:rFonts w:ascii="Times New Roman" w:hAnsi="Times New Roman" w:cs="Times New Roman"/>
          <w:sz w:val="24"/>
          <w:szCs w:val="24"/>
          <w:lang w:val="pt-BR"/>
        </w:rPr>
        <w:t xml:space="preserve"> torna-</w:t>
      </w:r>
      <w:r w:rsidR="00782AB5">
        <w:rPr>
          <w:rFonts w:ascii="Times New Roman" w:hAnsi="Times New Roman" w:cs="Times New Roman"/>
          <w:sz w:val="24"/>
          <w:szCs w:val="24"/>
          <w:lang w:val="pt-BR"/>
        </w:rPr>
        <w:t xml:space="preserve">se </w:t>
      </w:r>
      <w:r w:rsidR="00782AB5" w:rsidRPr="006C3865">
        <w:rPr>
          <w:rFonts w:ascii="Times New Roman" w:hAnsi="Times New Roman" w:cs="Times New Roman"/>
          <w:sz w:val="24"/>
          <w:szCs w:val="24"/>
          <w:lang w:val="pt-BR"/>
        </w:rPr>
        <w:t>idea</w:t>
      </w:r>
      <w:r w:rsidR="00AA3399">
        <w:rPr>
          <w:rFonts w:ascii="Times New Roman" w:hAnsi="Times New Roman" w:cs="Times New Roman"/>
          <w:sz w:val="24"/>
          <w:szCs w:val="24"/>
          <w:lang w:val="pt-BR"/>
        </w:rPr>
        <w:t>l</w:t>
      </w:r>
      <w:r w:rsidR="00782AB5" w:rsidRPr="006C3865">
        <w:rPr>
          <w:rFonts w:ascii="Times New Roman" w:hAnsi="Times New Roman" w:cs="Times New Roman"/>
          <w:sz w:val="24"/>
          <w:szCs w:val="24"/>
          <w:lang w:val="pt-BR"/>
        </w:rPr>
        <w:t xml:space="preserve"> para uma alta gama de estudos sobre radiação adaptativa em um grupo de aves </w:t>
      </w:r>
      <w:r w:rsidR="00AA3399">
        <w:rPr>
          <w:rFonts w:ascii="Times New Roman" w:hAnsi="Times New Roman" w:cs="Times New Roman"/>
          <w:sz w:val="24"/>
          <w:szCs w:val="24"/>
          <w:lang w:val="pt-BR"/>
        </w:rPr>
        <w:t>continental</w:t>
      </w:r>
      <w:r w:rsidR="00CD1E6D">
        <w:rPr>
          <w:rFonts w:ascii="Times New Roman" w:hAnsi="Times New Roman" w:cs="Times New Roman"/>
          <w:sz w:val="24"/>
          <w:szCs w:val="24"/>
          <w:lang w:val="pt-BR"/>
        </w:rPr>
        <w:fldChar w:fldCharType="begin" w:fldLock="1"/>
      </w:r>
      <w:r w:rsidR="00CD1E6D">
        <w:rPr>
          <w:rFonts w:ascii="Times New Roman" w:hAnsi="Times New Roman" w:cs="Times New Roman"/>
          <w:sz w:val="24"/>
          <w:szCs w:val="24"/>
          <w:lang w:val="pt-BR"/>
        </w:rPr>
        <w:instrText>ADDIN CSL_CITATION {"citationItems":[{"id":"ITEM-1","itemData":{"abstract":"W. FITZPATRICK ABSTRACT.-An overview of the foraging characteristics of tyrant flycatchers (Tyrannidae) is presented in three parts. First, the physical techniques of different prey capture methods are described, and a standardized nomencla- ture for these techniques is suggested. Second, ten predominant “foraging modes” are defined according to the comparative frequencies with which each prey capture method is used by different species. Certain species use specialized foraging modes, in that their foraging behavior is confined to a single capture method. Other more generalized foraging modes are charac- terized by the use of several or many capture methods with similar frequency. Third, the distribution of these foraging modes within the family as a whole is summarized in a genus by genus outline, with genera grouped according to a recent systematic revision of the family. The resulting pattern shows that each of the three subfamilies contains certain behaviorally generalized genera as well as radiations into related, but more specialized, foraging modes.","author":[{"dropping-particle":"","family":"Fitzpatrick","given":"John W","non-dropping-particle":"","parse-names":false,"suffix":""}],"container-title":"The cooper Ornithological Society","id":"ITEM-1","issue":"Condor, 82:43-57","issued":{"date-parts":[["1980"]]},"page":"43-57","title":"Foraging behavior of neotropical tyrant flycatchers","type":"article-journal"},"uris":["http://www.mendeley.com/documents/?uuid=8153f476-0316-48a6-8735-053b32aa9dab"]}],"mendeley":{"formattedCitation":"(Fitzpatrick 1980)","plainTextFormattedCitation":"(Fitzpatrick 1980)"},"properties":{"noteIndex":0},"schema":"https://github.com/citation-style-language/schema/raw/master/csl-citation.json"}</w:instrText>
      </w:r>
      <w:r w:rsidR="00CD1E6D">
        <w:rPr>
          <w:rFonts w:ascii="Times New Roman" w:hAnsi="Times New Roman" w:cs="Times New Roman"/>
          <w:sz w:val="24"/>
          <w:szCs w:val="24"/>
          <w:lang w:val="pt-BR"/>
        </w:rPr>
        <w:fldChar w:fldCharType="separate"/>
      </w:r>
      <w:r w:rsidR="00CD1E6D" w:rsidRPr="00CD1E6D">
        <w:rPr>
          <w:rFonts w:ascii="Times New Roman" w:hAnsi="Times New Roman" w:cs="Times New Roman"/>
          <w:noProof/>
          <w:sz w:val="24"/>
          <w:szCs w:val="24"/>
          <w:lang w:val="pt-BR"/>
        </w:rPr>
        <w:t>(Fitzpatrick 1980)</w:t>
      </w:r>
      <w:r w:rsidR="00CD1E6D">
        <w:rPr>
          <w:rFonts w:ascii="Times New Roman" w:hAnsi="Times New Roman" w:cs="Times New Roman"/>
          <w:sz w:val="24"/>
          <w:szCs w:val="24"/>
          <w:lang w:val="pt-BR"/>
        </w:rPr>
        <w:fldChar w:fldCharType="end"/>
      </w:r>
      <w:r w:rsidR="00AA3399" w:rsidRPr="00CD1E6D">
        <w:rPr>
          <w:rFonts w:ascii="Times New Roman" w:hAnsi="Times New Roman" w:cs="Times New Roman"/>
          <w:sz w:val="24"/>
          <w:szCs w:val="24"/>
          <w:lang w:val="pt-BR"/>
        </w:rPr>
        <w:t xml:space="preserve">. </w:t>
      </w:r>
    </w:p>
    <w:p w14:paraId="0A8F0CE9" w14:textId="77777777" w:rsidR="00207C64" w:rsidRPr="00CD1E6D" w:rsidRDefault="00207C64" w:rsidP="006510EA">
      <w:pPr>
        <w:spacing w:line="480" w:lineRule="auto"/>
        <w:jc w:val="both"/>
        <w:rPr>
          <w:rFonts w:ascii="Times New Roman" w:hAnsi="Times New Roman" w:cs="Times New Roman"/>
          <w:sz w:val="24"/>
          <w:szCs w:val="24"/>
          <w:lang w:val="pt-BR"/>
        </w:rPr>
      </w:pPr>
    </w:p>
    <w:p w14:paraId="2CEEEFC8" w14:textId="77777777" w:rsidR="00C273E2" w:rsidRPr="00CD1E6D" w:rsidRDefault="00C273E2" w:rsidP="006510EA">
      <w:pPr>
        <w:spacing w:line="480" w:lineRule="auto"/>
        <w:jc w:val="both"/>
        <w:rPr>
          <w:rFonts w:ascii="Times New Roman" w:hAnsi="Times New Roman" w:cs="Times New Roman"/>
          <w:sz w:val="24"/>
          <w:szCs w:val="24"/>
          <w:lang w:val="pt-BR"/>
        </w:rPr>
      </w:pPr>
      <w:r w:rsidRPr="00CD1E6D">
        <w:rPr>
          <w:rFonts w:ascii="Times New Roman" w:hAnsi="Times New Roman" w:cs="Times New Roman"/>
          <w:sz w:val="24"/>
          <w:szCs w:val="24"/>
          <w:lang w:val="pt-BR"/>
        </w:rPr>
        <w:br w:type="page"/>
      </w:r>
    </w:p>
    <w:p w14:paraId="65719AC7" w14:textId="77777777" w:rsidR="00525A2F" w:rsidRPr="00131922" w:rsidRDefault="00525A2F" w:rsidP="00525A2F">
      <w:pPr>
        <w:autoSpaceDE w:val="0"/>
        <w:autoSpaceDN w:val="0"/>
        <w:adjustRightInd w:val="0"/>
        <w:jc w:val="center"/>
        <w:rPr>
          <w:rFonts w:ascii="Times New Roman" w:hAnsi="Times New Roman" w:cs="Times New Roman"/>
          <w:b/>
          <w:sz w:val="24"/>
          <w:szCs w:val="24"/>
          <w:lang w:val="en-US"/>
        </w:rPr>
      </w:pPr>
      <w:r w:rsidRPr="00131922">
        <w:rPr>
          <w:rFonts w:ascii="Times New Roman" w:hAnsi="Times New Roman" w:cs="Times New Roman"/>
          <w:b/>
          <w:sz w:val="24"/>
          <w:szCs w:val="24"/>
          <w:lang w:val="en-US"/>
        </w:rPr>
        <w:lastRenderedPageBreak/>
        <w:t>CAPÍTULO 1</w:t>
      </w:r>
    </w:p>
    <w:p w14:paraId="524BBD4D" w14:textId="77777777" w:rsidR="00525A2F" w:rsidRPr="00131922" w:rsidRDefault="00525A2F" w:rsidP="00525A2F">
      <w:pPr>
        <w:autoSpaceDE w:val="0"/>
        <w:autoSpaceDN w:val="0"/>
        <w:adjustRightInd w:val="0"/>
        <w:rPr>
          <w:rFonts w:ascii="AdvGARMT" w:hAnsi="AdvGARMT" w:cs="AdvGARMT"/>
          <w:sz w:val="21"/>
          <w:szCs w:val="21"/>
          <w:lang w:val="en-US"/>
        </w:rPr>
      </w:pPr>
    </w:p>
    <w:p w14:paraId="3EAA1A39" w14:textId="77777777" w:rsidR="00525A2F" w:rsidRPr="00131922" w:rsidRDefault="00525A2F" w:rsidP="00525A2F">
      <w:pPr>
        <w:autoSpaceDE w:val="0"/>
        <w:autoSpaceDN w:val="0"/>
        <w:adjustRightInd w:val="0"/>
        <w:rPr>
          <w:rFonts w:ascii="AdvGARMT" w:hAnsi="AdvGARMT" w:cs="AdvGARMT"/>
          <w:sz w:val="21"/>
          <w:szCs w:val="21"/>
          <w:lang w:val="en-US"/>
        </w:rPr>
      </w:pPr>
    </w:p>
    <w:p w14:paraId="1EBCE216" w14:textId="77777777" w:rsidR="00525A2F" w:rsidRPr="00AF1E09" w:rsidRDefault="00525A2F" w:rsidP="00525A2F">
      <w:pPr>
        <w:spacing w:line="480" w:lineRule="auto"/>
        <w:jc w:val="center"/>
        <w:rPr>
          <w:rFonts w:ascii="Times New Roman" w:hAnsi="Times New Roman" w:cs="Times New Roman"/>
          <w:i/>
          <w:sz w:val="24"/>
          <w:szCs w:val="24"/>
          <w:lang w:val="en-US"/>
        </w:rPr>
      </w:pPr>
      <w:r w:rsidRPr="00AF1E09">
        <w:rPr>
          <w:rFonts w:ascii="Times New Roman" w:hAnsi="Times New Roman" w:cs="Times New Roman"/>
          <w:i/>
          <w:sz w:val="24"/>
          <w:szCs w:val="24"/>
          <w:lang w:val="en-US"/>
        </w:rPr>
        <w:t xml:space="preserve">Inside out: Can the </w:t>
      </w:r>
      <w:r w:rsidR="00AF1E09" w:rsidRPr="00AF1E09">
        <w:rPr>
          <w:rFonts w:ascii="Times New Roman" w:hAnsi="Times New Roman" w:cs="Times New Roman"/>
          <w:i/>
          <w:sz w:val="24"/>
          <w:szCs w:val="24"/>
          <w:lang w:val="en-US"/>
        </w:rPr>
        <w:t>dispersion</w:t>
      </w:r>
    </w:p>
    <w:p w14:paraId="4F3A369D" w14:textId="77777777" w:rsidR="00525A2F" w:rsidRPr="00AF1E09" w:rsidRDefault="00525A2F" w:rsidP="00525A2F">
      <w:pPr>
        <w:spacing w:line="480" w:lineRule="auto"/>
        <w:jc w:val="center"/>
        <w:rPr>
          <w:rFonts w:ascii="Times New Roman" w:hAnsi="Times New Roman" w:cs="Times New Roman"/>
          <w:i/>
          <w:sz w:val="24"/>
          <w:szCs w:val="24"/>
          <w:lang w:val="en-US"/>
        </w:rPr>
      </w:pPr>
      <w:r w:rsidRPr="00AF1E09">
        <w:rPr>
          <w:rFonts w:ascii="Times New Roman" w:hAnsi="Times New Roman" w:cs="Times New Roman"/>
          <w:i/>
          <w:sz w:val="24"/>
          <w:szCs w:val="24"/>
          <w:lang w:val="en-US"/>
        </w:rPr>
        <w:t>explain the latitudinal diversity gradient?</w:t>
      </w:r>
    </w:p>
    <w:p w14:paraId="633ED301" w14:textId="0C60EC35" w:rsidR="00412D40" w:rsidRDefault="00525A2F" w:rsidP="00CD1E6D">
      <w:pPr>
        <w:spacing w:line="480" w:lineRule="auto"/>
        <w:ind w:firstLine="708"/>
        <w:jc w:val="both"/>
        <w:rPr>
          <w:rFonts w:ascii="Times New Roman" w:hAnsi="Times New Roman" w:cs="Times New Roman"/>
          <w:b/>
          <w:sz w:val="24"/>
          <w:szCs w:val="24"/>
          <w:lang w:val="en-US"/>
        </w:rPr>
      </w:pPr>
      <w:r w:rsidRPr="00211882">
        <w:rPr>
          <w:rFonts w:ascii="Times New Roman" w:hAnsi="Times New Roman" w:cs="Times New Roman"/>
          <w:b/>
          <w:sz w:val="24"/>
          <w:szCs w:val="24"/>
          <w:lang w:val="en-US"/>
        </w:rPr>
        <w:t xml:space="preserve">ABSTRACT </w:t>
      </w:r>
      <w:r>
        <w:rPr>
          <w:rStyle w:val="Refdenotaderodap"/>
          <w:rFonts w:ascii="Times New Roman" w:hAnsi="Times New Roman" w:cs="Times New Roman"/>
          <w:b/>
          <w:sz w:val="24"/>
          <w:szCs w:val="24"/>
          <w:lang w:val="en-US"/>
        </w:rPr>
        <w:footnoteReference w:id="1"/>
      </w:r>
    </w:p>
    <w:p w14:paraId="6B370ADC" w14:textId="44D0ADA4" w:rsidR="002B3D2D" w:rsidRPr="00CD1E6D" w:rsidRDefault="00412D40" w:rsidP="00CD1E6D">
      <w:pPr>
        <w:pStyle w:val="SemEspaamento"/>
        <w:spacing w:line="480" w:lineRule="auto"/>
        <w:jc w:val="both"/>
        <w:rPr>
          <w:rFonts w:ascii="Times New Roman" w:eastAsiaTheme="minorEastAsia" w:hAnsi="Times New Roman" w:cs="Times New Roman"/>
          <w:sz w:val="24"/>
          <w:szCs w:val="24"/>
          <w:lang w:val="en-US"/>
        </w:rPr>
      </w:pPr>
      <w:r w:rsidRPr="00CD1E6D">
        <w:rPr>
          <w:rFonts w:ascii="Times New Roman" w:hAnsi="Times New Roman" w:cs="Times New Roman"/>
          <w:sz w:val="24"/>
          <w:szCs w:val="24"/>
          <w:lang w:val="en-US" w:eastAsia="en-US"/>
        </w:rPr>
        <w:t>Two hypotheses proposed to explain the latitudinal diversity gradient are the Tropical Niche Conservatism (TNC) and the Out of the Tropics (OTT) which make three distinct predictions about</w:t>
      </w:r>
      <w:r w:rsidR="002B3D2D" w:rsidRPr="00CD1E6D">
        <w:rPr>
          <w:rFonts w:ascii="Times New Roman" w:hAnsi="Times New Roman" w:cs="Times New Roman"/>
          <w:sz w:val="24"/>
          <w:szCs w:val="24"/>
          <w:lang w:val="en-US" w:eastAsia="en-US"/>
        </w:rPr>
        <w:t xml:space="preserve"> dispersal across latitudes, the age and </w:t>
      </w:r>
      <w:r w:rsidRPr="00CD1E6D">
        <w:rPr>
          <w:rFonts w:ascii="Times New Roman" w:hAnsi="Times New Roman" w:cs="Times New Roman"/>
          <w:sz w:val="24"/>
          <w:szCs w:val="24"/>
          <w:lang w:val="en-US" w:eastAsia="en-US"/>
        </w:rPr>
        <w:t>phylogenetic clustering</w:t>
      </w:r>
      <w:r w:rsidR="002B3D2D" w:rsidRPr="00CD1E6D">
        <w:rPr>
          <w:rFonts w:ascii="Times New Roman" w:hAnsi="Times New Roman" w:cs="Times New Roman"/>
          <w:sz w:val="24"/>
          <w:szCs w:val="24"/>
          <w:lang w:val="en-US" w:eastAsia="en-US"/>
        </w:rPr>
        <w:t xml:space="preserve"> of the </w:t>
      </w:r>
      <w:r w:rsidRPr="00CD1E6D">
        <w:rPr>
          <w:rFonts w:ascii="Times New Roman" w:hAnsi="Times New Roman" w:cs="Times New Roman"/>
          <w:sz w:val="24"/>
          <w:szCs w:val="24"/>
          <w:lang w:val="en-US" w:eastAsia="en-US"/>
        </w:rPr>
        <w:t xml:space="preserve">temperate assemblages. For dispersal, it is rare for TNC (few clades colonizing extratropical latitudes) and frequent for OTT (subsequent latitudinal range expansions). For phylogenetic clustering of </w:t>
      </w:r>
      <w:r w:rsidR="00A548A6" w:rsidRPr="00CD1E6D">
        <w:rPr>
          <w:rFonts w:ascii="Times New Roman" w:hAnsi="Times New Roman" w:cs="Times New Roman"/>
          <w:sz w:val="24"/>
          <w:szCs w:val="24"/>
          <w:lang w:val="en-US" w:eastAsia="en-US"/>
        </w:rPr>
        <w:t>temperate assemblages:</w:t>
      </w:r>
      <w:r w:rsidRPr="00CD1E6D">
        <w:rPr>
          <w:rFonts w:ascii="Times New Roman" w:hAnsi="Times New Roman" w:cs="Times New Roman"/>
          <w:sz w:val="24"/>
          <w:szCs w:val="24"/>
          <w:lang w:val="en-US" w:eastAsia="en-US"/>
        </w:rPr>
        <w:t xml:space="preserve"> if a few lineages arrive in temperate biomes (TNC) the assemblages will be clustered. Otherwise, if many lineages arrive (OTT), the assemblages will be </w:t>
      </w:r>
      <w:proofErr w:type="spellStart"/>
      <w:r w:rsidRPr="00CD1E6D">
        <w:rPr>
          <w:rFonts w:ascii="Times New Roman" w:hAnsi="Times New Roman" w:cs="Times New Roman"/>
          <w:sz w:val="24"/>
          <w:szCs w:val="24"/>
          <w:lang w:val="en-US" w:eastAsia="en-US"/>
        </w:rPr>
        <w:t>overdispersed</w:t>
      </w:r>
      <w:proofErr w:type="spellEnd"/>
      <w:r w:rsidRPr="00CD1E6D">
        <w:rPr>
          <w:rFonts w:ascii="Times New Roman" w:hAnsi="Times New Roman" w:cs="Times New Roman"/>
          <w:sz w:val="24"/>
          <w:szCs w:val="24"/>
          <w:lang w:val="en-US" w:eastAsia="en-US"/>
        </w:rPr>
        <w:t>.</w:t>
      </w:r>
      <w:r w:rsidR="00A548A6" w:rsidRPr="00CD1E6D">
        <w:rPr>
          <w:rFonts w:ascii="Times New Roman" w:hAnsi="Times New Roman" w:cs="Times New Roman"/>
          <w:sz w:val="24"/>
          <w:szCs w:val="24"/>
          <w:lang w:val="en-US" w:eastAsia="en-US"/>
        </w:rPr>
        <w:t xml:space="preserve"> Third, the age of temperate</w:t>
      </w:r>
      <w:r w:rsidR="002B3D2D" w:rsidRPr="00CD1E6D">
        <w:rPr>
          <w:rFonts w:ascii="Times New Roman" w:hAnsi="Times New Roman" w:cs="Times New Roman"/>
          <w:sz w:val="24"/>
          <w:szCs w:val="24"/>
          <w:lang w:val="en-US" w:eastAsia="en-US"/>
        </w:rPr>
        <w:t xml:space="preserve"> assemblages</w:t>
      </w:r>
      <w:r w:rsidR="00A548A6" w:rsidRPr="00CD1E6D">
        <w:rPr>
          <w:rFonts w:ascii="Times New Roman" w:hAnsi="Times New Roman" w:cs="Times New Roman"/>
          <w:sz w:val="24"/>
          <w:szCs w:val="24"/>
          <w:lang w:val="en-US" w:eastAsia="en-US"/>
        </w:rPr>
        <w:t xml:space="preserve">: </w:t>
      </w:r>
      <w:r w:rsidR="002B3D2D" w:rsidRPr="00CD1E6D">
        <w:rPr>
          <w:rFonts w:ascii="Times New Roman" w:hAnsi="Times New Roman" w:cs="Times New Roman"/>
          <w:sz w:val="24"/>
          <w:szCs w:val="24"/>
          <w:lang w:val="en-US" w:eastAsia="en-US"/>
        </w:rPr>
        <w:t>for TNC will be recent and for OTT, could be recent or old</w:t>
      </w:r>
      <w:r w:rsidR="00A548A6" w:rsidRPr="00CD1E6D">
        <w:rPr>
          <w:rFonts w:ascii="Times New Roman" w:hAnsi="Times New Roman" w:cs="Times New Roman"/>
          <w:sz w:val="24"/>
          <w:szCs w:val="24"/>
          <w:lang w:val="en-US" w:eastAsia="en-US"/>
        </w:rPr>
        <w:t>. T</w:t>
      </w:r>
      <w:r w:rsidR="002B3D2D" w:rsidRPr="00CD1E6D">
        <w:rPr>
          <w:rFonts w:ascii="Times New Roman" w:hAnsi="Times New Roman" w:cs="Times New Roman"/>
          <w:sz w:val="24"/>
          <w:szCs w:val="24"/>
          <w:lang w:val="en-US" w:eastAsia="en-US"/>
        </w:rPr>
        <w:t xml:space="preserve">o test </w:t>
      </w:r>
      <w:r w:rsidR="00A548A6" w:rsidRPr="00CD1E6D">
        <w:rPr>
          <w:rFonts w:ascii="Times New Roman" w:hAnsi="Times New Roman" w:cs="Times New Roman"/>
          <w:sz w:val="24"/>
          <w:szCs w:val="24"/>
          <w:lang w:val="en-US" w:eastAsia="en-US"/>
        </w:rPr>
        <w:t>the age we</w:t>
      </w:r>
      <w:r w:rsidR="002B3D2D" w:rsidRPr="00A548A6">
        <w:rPr>
          <w:rFonts w:ascii="Times New Roman" w:hAnsi="Times New Roman" w:cs="Times New Roman"/>
          <w:sz w:val="24"/>
          <w:szCs w:val="24"/>
          <w:lang w:val="en-US"/>
        </w:rPr>
        <w:t xml:space="preserve"> developed a framework that allows </w:t>
      </w:r>
      <w:r w:rsidR="00AC7946" w:rsidRPr="00A548A6">
        <w:rPr>
          <w:rFonts w:ascii="Times New Roman" w:hAnsi="Times New Roman" w:cs="Times New Roman"/>
          <w:sz w:val="24"/>
          <w:szCs w:val="24"/>
          <w:lang w:val="en-US"/>
        </w:rPr>
        <w:t>infers</w:t>
      </w:r>
      <w:r w:rsidR="0094211E">
        <w:rPr>
          <w:rFonts w:ascii="Times New Roman" w:hAnsi="Times New Roman" w:cs="Times New Roman"/>
          <w:sz w:val="24"/>
          <w:szCs w:val="24"/>
          <w:lang w:val="en-US"/>
        </w:rPr>
        <w:t xml:space="preserve"> </w:t>
      </w:r>
      <w:r w:rsidR="002B3D2D" w:rsidRPr="0094211E">
        <w:rPr>
          <w:rFonts w:ascii="Times New Roman" w:hAnsi="Times New Roman" w:cs="Times New Roman"/>
          <w:sz w:val="24"/>
          <w:szCs w:val="24"/>
          <w:lang w:val="en-US"/>
        </w:rPr>
        <w:t>when th</w:t>
      </w:r>
      <w:r w:rsidR="00A548A6" w:rsidRPr="0094211E">
        <w:rPr>
          <w:rFonts w:ascii="Times New Roman" w:hAnsi="Times New Roman" w:cs="Times New Roman"/>
          <w:sz w:val="24"/>
          <w:szCs w:val="24"/>
          <w:lang w:val="en-US"/>
        </w:rPr>
        <w:t>e ancestor arrived in the biome. To test these predictions w</w:t>
      </w:r>
      <w:r w:rsidR="002B3D2D" w:rsidRPr="00A548A6">
        <w:rPr>
          <w:rFonts w:ascii="Times New Roman" w:hAnsi="Times New Roman" w:cs="Times New Roman"/>
          <w:sz w:val="24"/>
          <w:szCs w:val="24"/>
          <w:lang w:val="en-US"/>
        </w:rPr>
        <w:t>e used the bird family Tyrannidae</w:t>
      </w:r>
      <w:r w:rsidR="00A548A6" w:rsidRPr="00A548A6">
        <w:rPr>
          <w:rFonts w:ascii="Times New Roman" w:hAnsi="Times New Roman" w:cs="Times New Roman"/>
          <w:sz w:val="24"/>
          <w:szCs w:val="24"/>
          <w:lang w:val="en-US"/>
        </w:rPr>
        <w:t>.</w:t>
      </w:r>
      <w:r w:rsidR="002B3D2D" w:rsidRPr="00A548A6">
        <w:rPr>
          <w:rFonts w:ascii="Times New Roman" w:hAnsi="Times New Roman" w:cs="Times New Roman"/>
          <w:sz w:val="24"/>
          <w:szCs w:val="24"/>
          <w:lang w:val="en-US"/>
        </w:rPr>
        <w:t xml:space="preserve"> We </w:t>
      </w:r>
      <w:r w:rsidR="002B3D2D" w:rsidRPr="0093261E">
        <w:rPr>
          <w:rFonts w:ascii="Times New Roman" w:eastAsiaTheme="minorEastAsia" w:hAnsi="Times New Roman" w:cs="Times New Roman"/>
          <w:sz w:val="24"/>
          <w:szCs w:val="24"/>
          <w:lang w:val="en-US"/>
        </w:rPr>
        <w:t xml:space="preserve">found high values of clustered </w:t>
      </w:r>
      <w:r w:rsidR="00A548A6" w:rsidRPr="0093261E">
        <w:rPr>
          <w:rFonts w:ascii="Times New Roman" w:eastAsiaTheme="minorEastAsia" w:hAnsi="Times New Roman" w:cs="Times New Roman"/>
          <w:sz w:val="24"/>
          <w:szCs w:val="24"/>
          <w:lang w:val="en-US"/>
        </w:rPr>
        <w:t xml:space="preserve">in temperate </w:t>
      </w:r>
      <w:r w:rsidR="002B3D2D" w:rsidRPr="0093261E">
        <w:rPr>
          <w:rFonts w:ascii="Times New Roman" w:eastAsiaTheme="minorEastAsia" w:hAnsi="Times New Roman" w:cs="Times New Roman"/>
          <w:sz w:val="24"/>
          <w:szCs w:val="24"/>
          <w:lang w:val="en-US"/>
        </w:rPr>
        <w:t>assemblages</w:t>
      </w:r>
      <w:r w:rsidR="00A548A6" w:rsidRPr="0093261E">
        <w:rPr>
          <w:rFonts w:ascii="Times New Roman" w:eastAsiaTheme="minorEastAsia" w:hAnsi="Times New Roman" w:cs="Times New Roman"/>
          <w:sz w:val="24"/>
          <w:szCs w:val="24"/>
          <w:lang w:val="en-US"/>
        </w:rPr>
        <w:t xml:space="preserve"> and</w:t>
      </w:r>
      <w:r w:rsidR="00A548A6" w:rsidRPr="00E60C62">
        <w:rPr>
          <w:rFonts w:ascii="Times New Roman" w:eastAsiaTheme="minorEastAsia" w:hAnsi="Times New Roman" w:cs="Times New Roman"/>
          <w:sz w:val="24"/>
          <w:szCs w:val="24"/>
          <w:lang w:val="en-US"/>
        </w:rPr>
        <w:t xml:space="preserve"> l</w:t>
      </w:r>
      <w:r w:rsidR="002B3D2D" w:rsidRPr="00A548A6">
        <w:rPr>
          <w:rFonts w:ascii="Times New Roman" w:eastAsia="Times New Roman" w:hAnsi="Times New Roman" w:cs="Times New Roman"/>
          <w:sz w:val="24"/>
          <w:szCs w:val="24"/>
          <w:lang w:val="en"/>
        </w:rPr>
        <w:t xml:space="preserve">ow values of age assemblage </w:t>
      </w:r>
      <w:r w:rsidR="002B3D2D" w:rsidRPr="0093261E">
        <w:rPr>
          <w:rFonts w:ascii="Times New Roman" w:eastAsiaTheme="minorEastAsia" w:hAnsi="Times New Roman" w:cs="Times New Roman"/>
          <w:sz w:val="24"/>
          <w:szCs w:val="24"/>
          <w:lang w:val="en-US"/>
        </w:rPr>
        <w:t>in temperate biome</w:t>
      </w:r>
      <w:r w:rsidR="002B3D2D" w:rsidRPr="00A548A6">
        <w:rPr>
          <w:rFonts w:ascii="Times New Roman" w:eastAsia="Times New Roman" w:hAnsi="Times New Roman" w:cs="Times New Roman"/>
          <w:sz w:val="24"/>
          <w:szCs w:val="24"/>
          <w:lang w:val="en"/>
        </w:rPr>
        <w:t xml:space="preserve">. These results support the predictions for TNC: few and recent events of dispersion to temperate assemblages. </w:t>
      </w:r>
    </w:p>
    <w:p w14:paraId="521414A6" w14:textId="77777777" w:rsidR="00541B4C" w:rsidRPr="00211882" w:rsidRDefault="00541B4C" w:rsidP="00525A2F">
      <w:pPr>
        <w:rPr>
          <w:rFonts w:ascii="Times New Roman" w:hAnsi="Times New Roman" w:cs="Times New Roman"/>
          <w:b/>
          <w:sz w:val="24"/>
          <w:szCs w:val="24"/>
          <w:lang w:val="en-US"/>
        </w:rPr>
      </w:pPr>
    </w:p>
    <w:p w14:paraId="6C69A434" w14:textId="77777777" w:rsidR="00525A2F" w:rsidRDefault="00525A2F" w:rsidP="00525A2F">
      <w:pPr>
        <w:pStyle w:val="Default"/>
        <w:rPr>
          <w:rFonts w:ascii="Times New Roman" w:eastAsia="Times New Roman" w:hAnsi="Times New Roman" w:cs="Times New Roman"/>
          <w:lang w:val="en"/>
        </w:rPr>
      </w:pPr>
      <w:r w:rsidRPr="00992DA1">
        <w:rPr>
          <w:rFonts w:ascii="Times New Roman" w:hAnsi="Times New Roman" w:cs="Times New Roman"/>
          <w:b/>
          <w:lang w:val="en-US"/>
        </w:rPr>
        <w:t>Keywords:</w:t>
      </w:r>
      <w:r>
        <w:rPr>
          <w:rFonts w:ascii="Times New Roman" w:hAnsi="Times New Roman" w:cs="Times New Roman"/>
          <w:b/>
          <w:lang w:val="en-US"/>
        </w:rPr>
        <w:t xml:space="preserve"> </w:t>
      </w:r>
      <w:r>
        <w:rPr>
          <w:rFonts w:ascii="Times New Roman" w:eastAsia="Times New Roman" w:hAnsi="Times New Roman" w:cs="Times New Roman"/>
          <w:lang w:val="en"/>
        </w:rPr>
        <w:t>Global pattern of richness,</w:t>
      </w:r>
      <w:r w:rsidRPr="00680FED">
        <w:rPr>
          <w:rFonts w:ascii="Times New Roman" w:eastAsia="Times New Roman" w:hAnsi="Times New Roman" w:cs="Times New Roman"/>
          <w:lang w:val="en"/>
        </w:rPr>
        <w:t xml:space="preserve"> </w:t>
      </w:r>
      <w:r w:rsidR="00787CC2">
        <w:rPr>
          <w:rFonts w:ascii="Times New Roman" w:eastAsia="Times New Roman" w:hAnsi="Times New Roman" w:cs="Times New Roman"/>
          <w:lang w:val="en"/>
        </w:rPr>
        <w:t>ancestral dispersal</w:t>
      </w:r>
      <w:r w:rsidRPr="00680FED">
        <w:rPr>
          <w:rFonts w:ascii="Times New Roman" w:eastAsia="Times New Roman" w:hAnsi="Times New Roman" w:cs="Times New Roman"/>
          <w:lang w:val="en"/>
        </w:rPr>
        <w:t>, birds</w:t>
      </w:r>
      <w:r>
        <w:rPr>
          <w:rFonts w:ascii="Times New Roman" w:eastAsia="Times New Roman" w:hAnsi="Times New Roman" w:cs="Times New Roman"/>
          <w:lang w:val="en"/>
        </w:rPr>
        <w:t xml:space="preserve">. </w:t>
      </w:r>
    </w:p>
    <w:p w14:paraId="07C7AB01" w14:textId="77777777" w:rsidR="00541B4C" w:rsidRDefault="00541B4C" w:rsidP="00525A2F">
      <w:pPr>
        <w:pStyle w:val="Default"/>
        <w:rPr>
          <w:rFonts w:ascii="Times New Roman" w:eastAsia="Times New Roman" w:hAnsi="Times New Roman" w:cs="Times New Roman"/>
          <w:lang w:val="en"/>
        </w:rPr>
      </w:pPr>
    </w:p>
    <w:p w14:paraId="2BCD53B5" w14:textId="77777777" w:rsidR="00C273E2" w:rsidRDefault="00C273E2" w:rsidP="00525A2F">
      <w:pPr>
        <w:pStyle w:val="Default"/>
        <w:rPr>
          <w:rFonts w:ascii="Times New Roman" w:eastAsia="Times New Roman" w:hAnsi="Times New Roman" w:cs="Times New Roman"/>
          <w:lang w:val="en"/>
        </w:rPr>
      </w:pPr>
      <w:r>
        <w:rPr>
          <w:rFonts w:ascii="Times New Roman" w:eastAsia="Times New Roman" w:hAnsi="Times New Roman" w:cs="Times New Roman"/>
          <w:lang w:val="en"/>
        </w:rPr>
        <w:br w:type="page"/>
      </w:r>
    </w:p>
    <w:p w14:paraId="7F11011F" w14:textId="77777777" w:rsidR="00525A2F" w:rsidRPr="00CD1E6D" w:rsidRDefault="00525A2F" w:rsidP="00CD1E6D">
      <w:pPr>
        <w:pStyle w:val="SemEspaamento"/>
        <w:rPr>
          <w:rFonts w:ascii="Times New Roman" w:hAnsi="Times New Roman" w:cs="Times New Roman"/>
          <w:b/>
          <w:sz w:val="24"/>
          <w:szCs w:val="24"/>
          <w:lang w:val="en-US"/>
        </w:rPr>
      </w:pPr>
      <w:commentRangeStart w:id="12"/>
      <w:r w:rsidRPr="00CD1E6D">
        <w:rPr>
          <w:rFonts w:ascii="Times New Roman" w:hAnsi="Times New Roman" w:cs="Times New Roman"/>
          <w:b/>
          <w:sz w:val="24"/>
          <w:szCs w:val="24"/>
          <w:lang w:val="en-US"/>
        </w:rPr>
        <w:lastRenderedPageBreak/>
        <w:t>INTRODUCTION</w:t>
      </w:r>
    </w:p>
    <w:commentRangeEnd w:id="12"/>
    <w:p w14:paraId="4A64EF35" w14:textId="77777777" w:rsidR="00525A2F" w:rsidRPr="00E82949" w:rsidRDefault="00906AF1" w:rsidP="00525A2F">
      <w:pPr>
        <w:pStyle w:val="Default"/>
        <w:rPr>
          <w:sz w:val="20"/>
          <w:szCs w:val="20"/>
          <w:lang w:val="en-US"/>
        </w:rPr>
      </w:pPr>
      <w:r>
        <w:rPr>
          <w:rStyle w:val="Refdecomentrio"/>
          <w:rFonts w:eastAsia="Calibri" w:cs="Arial"/>
          <w:color w:val="auto"/>
          <w:lang w:val="es-ES" w:eastAsia="es-ES"/>
        </w:rPr>
        <w:commentReference w:id="12"/>
      </w:r>
    </w:p>
    <w:p w14:paraId="1D39A24B" w14:textId="35DE6111" w:rsidR="00525A2F" w:rsidRDefault="00525A2F" w:rsidP="00525A2F">
      <w:pPr>
        <w:pStyle w:val="SemEspaamento"/>
        <w:spacing w:line="480" w:lineRule="auto"/>
        <w:ind w:firstLine="708"/>
        <w:jc w:val="both"/>
        <w:rPr>
          <w:rFonts w:ascii="Times New Roman" w:hAnsi="Times New Roman" w:cs="Times New Roman"/>
          <w:sz w:val="24"/>
          <w:szCs w:val="24"/>
          <w:lang w:val="en-US"/>
        </w:rPr>
      </w:pPr>
      <w:r w:rsidRPr="005E0DE2">
        <w:rPr>
          <w:rFonts w:ascii="Times New Roman" w:hAnsi="Times New Roman" w:cs="Times New Roman"/>
          <w:sz w:val="24"/>
          <w:szCs w:val="24"/>
          <w:lang w:val="en-US"/>
        </w:rPr>
        <w:t xml:space="preserve">The latitudinal diversity gradient </w:t>
      </w:r>
      <w:r>
        <w:rPr>
          <w:rFonts w:ascii="Times New Roman" w:hAnsi="Times New Roman" w:cs="Times New Roman"/>
          <w:sz w:val="24"/>
          <w:szCs w:val="24"/>
          <w:lang w:val="en-US"/>
        </w:rPr>
        <w:t>is defined by</w:t>
      </w:r>
      <w:r w:rsidRPr="005E0DE2">
        <w:rPr>
          <w:rFonts w:ascii="Times New Roman" w:hAnsi="Times New Roman" w:cs="Times New Roman"/>
          <w:sz w:val="24"/>
          <w:szCs w:val="24"/>
          <w:lang w:val="en-US"/>
        </w:rPr>
        <w:t xml:space="preserve"> </w:t>
      </w:r>
      <w:r>
        <w:rPr>
          <w:rFonts w:ascii="Times New Roman" w:hAnsi="Times New Roman" w:cs="Times New Roman"/>
          <w:sz w:val="24"/>
          <w:szCs w:val="24"/>
          <w:lang w:val="en-US"/>
        </w:rPr>
        <w:t>an</w:t>
      </w:r>
      <w:r w:rsidRPr="005E0DE2">
        <w:rPr>
          <w:rFonts w:ascii="Times New Roman" w:hAnsi="Times New Roman" w:cs="Times New Roman"/>
          <w:sz w:val="24"/>
          <w:szCs w:val="24"/>
          <w:lang w:val="en-US"/>
        </w:rPr>
        <w:t xml:space="preserve"> increase in species richness from poles to equator and </w:t>
      </w:r>
      <w:r>
        <w:rPr>
          <w:rFonts w:ascii="Times New Roman" w:hAnsi="Times New Roman" w:cs="Times New Roman"/>
          <w:sz w:val="24"/>
          <w:szCs w:val="24"/>
          <w:lang w:val="en-US"/>
        </w:rPr>
        <w:t>it is</w:t>
      </w:r>
      <w:r w:rsidRPr="005E0DE2">
        <w:rPr>
          <w:rFonts w:ascii="Times New Roman" w:hAnsi="Times New Roman" w:cs="Times New Roman"/>
          <w:sz w:val="24"/>
          <w:szCs w:val="24"/>
          <w:lang w:val="en-US"/>
        </w:rPr>
        <w:t xml:space="preserve"> the most striking pattern in ecology and biogeography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Gradient","type":"article-journal","volume":"163"},"uris":["http://www.mendeley.com/documents/?uuid=85322750-b0f3-33c1-9da0-4827cb56dc4c"]},{"id":"ITEM-2","itemData":{"DOI":"10.1126/science.1130880","ISBN":"0036-8075","ISSN":"00368075","PMID":"17023653","abstract":"The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gradient","type":"article-journal"},"uris":["http://www.mendeley.com/documents/?uuid=12602bbc-13dd-3dca-aa00-c090f5ae4638"]},{"id":"ITEM-3","itemData":{"DOI":"10.1146/annurev.ecolsys.36.102803.095431","ISSN":"1543-592X","abstract":"Niche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Biology","type":"article-journal","volume":"36"},"uris":["http://www.mendeley.com/documents/?uuid=9a2fc4de-059b-3a53-85ec-8a07ca44ecfb"]},{"id":"ITEM-4","itemData":{"author":[{"dropping-particle":"","family":"Hawkins","given":"Bradford A.","non-dropping-particle":"","parse-names":false,"suffix":""}],"container-title":"Trends in Ecology and Evolution","id":"ITEM-4","issued":{"date-parts":[["2001"]]},"title":"Ecology's oldest pattern?","type":"article-journal","volume":"16"},"uris":["http://www.mendeley.com/documents/?uuid=015e0372-a1da-3e40-97bf-af3c1f065186"]}],"mendeley":{"formattedCitation":"(Hawkins 2001; Hillebrand 2004; Wiens &amp; Graham 2005; Jablonski &lt;i&gt;et al.&lt;/i&gt; 2006)","plainTextFormattedCitation":"(Hawkins 2001; Hillebrand 2004; Wiens &amp; Graham 2005; Jablonski et al. 2006)","previouslyFormattedCitation":"(Hawkins 2001; Hillebrand 2004; Wiens &amp; Graham 2005; Jablonski &lt;i&gt;et al.&lt;/i&gt; 2006)"},"properties":{"noteIndex":0},"schema":"https://github.com/citation-style-language/schema/raw/master/csl-citation.json"}</w:instrText>
      </w:r>
      <w:r>
        <w:rPr>
          <w:rFonts w:ascii="Times New Roman" w:hAnsi="Times New Roman" w:cs="Times New Roman"/>
          <w:sz w:val="24"/>
          <w:szCs w:val="24"/>
          <w:lang w:val="en-US"/>
        </w:rPr>
        <w:fldChar w:fldCharType="separate"/>
      </w:r>
      <w:r w:rsidRPr="002D643B">
        <w:rPr>
          <w:rFonts w:ascii="Times New Roman" w:hAnsi="Times New Roman" w:cs="Times New Roman"/>
          <w:noProof/>
          <w:sz w:val="24"/>
          <w:szCs w:val="24"/>
          <w:lang w:val="en-US"/>
        </w:rPr>
        <w:t xml:space="preserve">(Hawkins 2001; Hillebrand 2004; Wiens &amp; Graham 2005; Jablonski </w:t>
      </w:r>
      <w:r w:rsidRPr="002D643B">
        <w:rPr>
          <w:rFonts w:ascii="Times New Roman" w:hAnsi="Times New Roman" w:cs="Times New Roman"/>
          <w:i/>
          <w:noProof/>
          <w:sz w:val="24"/>
          <w:szCs w:val="24"/>
          <w:lang w:val="en-US"/>
        </w:rPr>
        <w:t>et al.</w:t>
      </w:r>
      <w:r w:rsidRPr="002D643B">
        <w:rPr>
          <w:rFonts w:ascii="Times New Roman" w:hAnsi="Times New Roman" w:cs="Times New Roman"/>
          <w:noProof/>
          <w:sz w:val="24"/>
          <w:szCs w:val="24"/>
          <w:lang w:val="en-US"/>
        </w:rPr>
        <w:t xml:space="preserve">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Although there are many hypotheses developed to explain this pattern, the majority are untestable, vague, tautological or unsatisfactory supported by empirical evidence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{"citationItems":[{"id":"ITEM-1","itemData":{"DOI":"10.1073/pnas.071034898","ISBN":"0027-8424 (Print)\\n0027-8424 (Linking)","ISSN":"0027-8424","PMID":"11296292","abstract":"The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approximately 12,300 to approximately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degrees x 1 degrees latitude-longitude quadrats in the Andes (peaking at 845 species) were approximately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heterogeneity.","author":[{"dropping-particle":"","family":"Rahbek","given":"C.","non-dropping-particle":"","parse-names":false,"suffix":""},{"dropping-particle":"","family":"Graves","given":"G. R.","non-dropping-particle":"","parse-names":false,"suffix":""}],"container-title":"Proceedings of the National Academy of Sciences","id":"ITEM-1","issue":"8","issued":{"date-parts":[["2001"]]},"page":"4534-4539","title":"Multiscale assessment of patterns of avian species richness","type":"article-journal","volume":"98"},"uris":["http://www.mendeley.com/documents/?uuid=b11a4afe-49f6-48dd-a31b-bfc6dfe5d50a"]},{"id":"ITEM-2","itemData":{"DOI":"10.1111/j.1365-2699.2004.01126.x","ISBN":"1365-2699","ISSN":"03050270","PMID":"21503011","abstract":"Aim</w:instrText>
      </w:r>
      <w:r>
        <w:rPr>
          <w:rFonts w:ascii="Tahoma" w:hAnsi="Tahoma" w:cs="Tahoma"/>
          <w:sz w:val="24"/>
          <w:szCs w:val="24"/>
          <w:lang w:val="en-US"/>
        </w:rPr>
        <w:instrText>�</w:instrText>
      </w:r>
      <w:r>
        <w:rPr>
          <w:rFonts w:ascii="Times New Roman" w:hAnsi="Times New Roman" w:cs="Times New Roman"/>
          <w:sz w:val="24"/>
          <w:szCs w:val="24"/>
          <w:lang w:val="en-US"/>
        </w:rPr>
        <w:instrText>To evaluate how spatial variation of species richness in different bird orders responds to environmental gradients and determine which order level trait best predicts these relationships.Location</w:instrText>
      </w:r>
      <w:r>
        <w:rPr>
          <w:rFonts w:ascii="Tahoma" w:hAnsi="Tahoma" w:cs="Tahoma"/>
          <w:sz w:val="24"/>
          <w:szCs w:val="24"/>
          <w:lang w:val="en-US"/>
        </w:rPr>
        <w:instrText>�</w:instrText>
      </w:r>
      <w:r>
        <w:rPr>
          <w:rFonts w:ascii="Times New Roman" w:hAnsi="Times New Roman" w:cs="Times New Roman"/>
          <w:sz w:val="24"/>
          <w:szCs w:val="24"/>
          <w:lang w:val="en-US"/>
        </w:rPr>
        <w:instrText xml:space="preserve"> South America.Methods</w:instrText>
      </w:r>
      <w:r>
        <w:rPr>
          <w:rFonts w:ascii="Tahoma" w:hAnsi="Tahoma" w:cs="Tahoma"/>
          <w:sz w:val="24"/>
          <w:szCs w:val="24"/>
          <w:lang w:val="en-US"/>
        </w:rPr>
        <w:instrText>�</w:instrText>
      </w:r>
      <w:r>
        <w:rPr>
          <w:rFonts w:ascii="Times New Roman" w:hAnsi="Times New Roman" w:cs="Times New Roman"/>
          <w:sz w:val="24"/>
          <w:szCs w:val="24"/>
          <w:lang w:val="en-US"/>
        </w:rPr>
        <w:instrText xml:space="preserve"> A canonical correlation analysis was performed between the species richness in each of 17 bird orders and eight environmental variables in 374, 220</w:instrText>
      </w:r>
      <w:r>
        <w:rPr>
          <w:rFonts w:ascii="Tahoma" w:hAnsi="Tahoma" w:cs="Tahoma"/>
          <w:sz w:val="24"/>
          <w:szCs w:val="24"/>
          <w:lang w:val="en-US"/>
        </w:rPr>
        <w:instrText>�</w:instrText>
      </w:r>
      <w:r>
        <w:rPr>
          <w:rFonts w:ascii="Times New Roman" w:hAnsi="Times New Roman" w:cs="Times New Roman"/>
          <w:sz w:val="24"/>
          <w:szCs w:val="24"/>
          <w:lang w:val="en-US"/>
        </w:rPr>
        <w:instrText>נ220</w:instrText>
      </w:r>
      <w:r>
        <w:rPr>
          <w:rFonts w:ascii="Tahoma" w:hAnsi="Tahoma" w:cs="Tahoma"/>
          <w:sz w:val="24"/>
          <w:szCs w:val="24"/>
          <w:lang w:val="en-US"/>
        </w:rPr>
        <w:instrText>�</w:instrText>
      </w:r>
      <w:r>
        <w:rPr>
          <w:rFonts w:ascii="Times New Roman" w:hAnsi="Times New Roman" w:cs="Times New Roman"/>
          <w:sz w:val="24"/>
          <w:szCs w:val="24"/>
          <w:lang w:val="en-US"/>
        </w:rPr>
        <w:instrText>km cells. Loadings associated with the first two canonical variables were regressed against six order-level predictors, including diversification level (number of species in each order), body size, median geographical range size and characteristics included in the model to control Type I error rates (the phylogenetic relationship among orders and levels of local-scale spatial autocorrelation).Results</w:instrText>
      </w:r>
      <w:r>
        <w:rPr>
          <w:rFonts w:ascii="Tahoma" w:hAnsi="Tahoma" w:cs="Tahoma"/>
          <w:sz w:val="24"/>
          <w:szCs w:val="24"/>
          <w:lang w:val="en-US"/>
        </w:rPr>
        <w:instrText>�</w:instrText>
      </w:r>
      <w:r>
        <w:rPr>
          <w:rFonts w:ascii="Times New Roman" w:hAnsi="Times New Roman" w:cs="Times New Roman"/>
          <w:sz w:val="24"/>
          <w:szCs w:val="24"/>
          <w:lang w:val="en-US"/>
        </w:rPr>
        <w:instrText xml:space="preserve"> Richness patterns of 14 bird orders were highly correlated with the first canonical axis, indicating that most orders respond similarly to energy-water gradients (primarily actual evapotranspiration, minimum temperature and potential evapotranspiration). In contrast, species richness within Trochiliformes, Apodiformes and Galliformes were also correlated with the second canonical variable, representing measures of mesoscale climatic variation (range in elevation within cells, minimum temperature, and the interaction term between them) and landcover (habitat diversity). We also found that total diversification within orders was the best predictor of the loadings associated with the first canonical axis, whereas body size of each order best predicted loadings on the second axis.Conclusion</w:instrText>
      </w:r>
      <w:r>
        <w:rPr>
          <w:rFonts w:ascii="Tahoma" w:hAnsi="Tahoma" w:cs="Tahoma"/>
          <w:sz w:val="24"/>
          <w:szCs w:val="24"/>
          <w:lang w:val="en-US"/>
        </w:rPr>
        <w:instrText>�</w:instrText>
      </w:r>
      <w:r>
        <w:rPr>
          <w:rFonts w:ascii="Times New Roman" w:hAnsi="Times New Roman" w:cs="Times New Roman"/>
          <w:sz w:val="24"/>
          <w:szCs w:val="24"/>
          <w:lang w:val="en-US"/>
        </w:rPr>
        <w:instrText xml:space="preserve"> Our results broadly support climatic-related hypotheses as explanations for spatial variation in species richness of different orders. However, both historical (order-specific variation in speciation rates) and ecological (dispersal of species that evolved by independent processes into areas amenable to birds) processes can explain the relationship between order level traits, such as body size and diversification level, and magnitude of response to current environment, furnishing then guidelines for a further and deeper understanding of broad-scale diversity gradients.","author":[{"dropping-particle":"","family":"Bini","given":"Luis Mauricio","non-dropping-particle":"","parse-names":false,"suffix":""},{"dropping-particle":"","family":"Diniz-Filho","given":"J. A F","non-dropping-particle":"","parse-names":false,"suffix":""},{"dropping-particle":"","family":"Hawkins","given":"Bradford A.","non-dropping-particle":"","parse-names":false,"suffix":""}],"container-title":"Journal of Biogeography","id":"ITEM-2","issued":{"date-parts":[["2004"]]},"title":"Macroecological explanations for differences in species richness gradients: A canonical analysis of South American birds","type":"article-journal"},"uris":["http://www.mendeley.com/documents/?uuid=3f932fb1-148f-39aa-80cb-52c48cc912b6"]}],"mendeley":{"formattedCitation":"(Rahbek &amp; Graves 2001; Bini &lt;i&gt;et al.&lt;/i&gt; 2004)","plainTextFormattedCitation":"(Rahbek &amp; Graves 2001; Bini et al. 2004)","previouslyFormattedCitation":"(Rahbek &amp; Graves 2001; Bini &lt;i&gt;et al.&lt;/i&gt; 2004)"},"properties":{"noteIndex":0},"schema":"https://github.com/citation-style-language/schema/raw/master/csl-citation.json"}</w:instrText>
      </w:r>
      <w:r>
        <w:rPr>
          <w:rFonts w:ascii="Times New Roman" w:hAnsi="Times New Roman" w:cs="Times New Roman"/>
          <w:sz w:val="24"/>
          <w:szCs w:val="24"/>
          <w:lang w:val="en-US"/>
        </w:rPr>
        <w:fldChar w:fldCharType="separate"/>
      </w:r>
      <w:r w:rsidRPr="00E82949">
        <w:rPr>
          <w:rFonts w:ascii="Times New Roman" w:hAnsi="Times New Roman" w:cs="Times New Roman"/>
          <w:noProof/>
          <w:sz w:val="24"/>
          <w:szCs w:val="24"/>
          <w:lang w:val="en-US"/>
        </w:rPr>
        <w:t xml:space="preserve">(Rahbek &amp; Graves 2001; Bini </w:t>
      </w:r>
      <w:r w:rsidRPr="00E82949">
        <w:rPr>
          <w:rFonts w:ascii="Times New Roman" w:hAnsi="Times New Roman" w:cs="Times New Roman"/>
          <w:i/>
          <w:noProof/>
          <w:sz w:val="24"/>
          <w:szCs w:val="24"/>
          <w:lang w:val="en-US"/>
        </w:rPr>
        <w:t>et al.</w:t>
      </w:r>
      <w:r w:rsidRPr="00E82949">
        <w:rPr>
          <w:rFonts w:ascii="Times New Roman" w:hAnsi="Times New Roman" w:cs="Times New Roman"/>
          <w:noProof/>
          <w:sz w:val="24"/>
          <w:szCs w:val="24"/>
          <w:lang w:val="en-US"/>
        </w:rPr>
        <w:t xml:space="preserve"> 2004)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until </w:t>
      </w:r>
      <w:r w:rsidRPr="005E0DE2">
        <w:rPr>
          <w:rFonts w:ascii="Times New Roman" w:hAnsi="Times New Roman" w:cs="Times New Roman"/>
          <w:sz w:val="24"/>
          <w:szCs w:val="24"/>
          <w:lang w:val="en-US"/>
        </w:rPr>
        <w:t>now there is limited consensus about the</w:t>
      </w:r>
      <w:r>
        <w:rPr>
          <w:rFonts w:ascii="Times New Roman" w:hAnsi="Times New Roman" w:cs="Times New Roman"/>
          <w:sz w:val="24"/>
          <w:szCs w:val="24"/>
          <w:lang w:val="en-US"/>
        </w:rPr>
        <w:t xml:space="preserve"> underlying causes</w:t>
      </w:r>
      <w:r w:rsidRPr="005E0DE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this pattern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hypothesis","type":"article-journal"},"uris":["http://www.mendeley.com/documents/?uuid=7d1cd333-cd5a-3772-9e2b-07dad4618737"]},{"id":"ITEM-2","itemData":{"DOI":"10.1016/j.tree.2018.11.009","ISSN":"01695347","abstract":"The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Evolution","id":"ITEM-2","issue":"3","issued":{"date-parts":[["2019","3","1"]]},"page":"211-223","publisher":"Elsevier Ltd","title":"The Latitudinal Diversity Gradient: Novel Understanding through Mechanistic Eco-evolutionary Models","type":"article","volume":"34"},"uris":["http://www.mendeley.com/documents/?uuid=2ef9b0cc-a090-343b-ae6e-260fd25f991a"]}],"mendeley":{"formattedCitation":"(Duchêne &amp; Cardillo 2015; Pontarp &lt;i&gt;et al.&lt;/i&gt; 2019)","plainTextFormattedCitation":"(Duchêne &amp; Cardillo 2015; Pontarp et al. 2019)","previouslyFormattedCitation":"(Duchêne &amp; Cardillo 2015; Pontarp &lt;i&gt;et al.&lt;/i&gt; 2019)"},"properties":{"noteIndex":0},"schema":"https://github.com/citation-style-language/schema/raw/master/csl-citation.json"}</w:instrText>
      </w:r>
      <w:r>
        <w:rPr>
          <w:rFonts w:ascii="Times New Roman" w:hAnsi="Times New Roman" w:cs="Times New Roman"/>
          <w:sz w:val="24"/>
          <w:szCs w:val="24"/>
          <w:lang w:val="en-US"/>
        </w:rPr>
        <w:fldChar w:fldCharType="separate"/>
      </w:r>
      <w:r w:rsidRPr="002D643B">
        <w:rPr>
          <w:rFonts w:ascii="Times New Roman" w:hAnsi="Times New Roman" w:cs="Times New Roman"/>
          <w:noProof/>
          <w:sz w:val="24"/>
          <w:szCs w:val="24"/>
          <w:lang w:val="en-US"/>
        </w:rPr>
        <w:t xml:space="preserve">(Duchêne &amp; Cardillo 2015; Pontarp </w:t>
      </w:r>
      <w:r w:rsidRPr="002D643B">
        <w:rPr>
          <w:rFonts w:ascii="Times New Roman" w:hAnsi="Times New Roman" w:cs="Times New Roman"/>
          <w:i/>
          <w:noProof/>
          <w:sz w:val="24"/>
          <w:szCs w:val="24"/>
          <w:lang w:val="en-US"/>
        </w:rPr>
        <w:t>et al.</w:t>
      </w:r>
      <w:r w:rsidRPr="002D643B">
        <w:rPr>
          <w:rFonts w:ascii="Times New Roman" w:hAnsi="Times New Roman" w:cs="Times New Roman"/>
          <w:noProof/>
          <w:sz w:val="24"/>
          <w:szCs w:val="24"/>
          <w:lang w:val="en-US"/>
        </w:rPr>
        <w:t xml:space="preserve">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While some </w:t>
      </w:r>
      <w:r w:rsidRPr="005E0DE2">
        <w:rPr>
          <w:rFonts w:ascii="Times New Roman" w:hAnsi="Times New Roman" w:cs="Times New Roman"/>
          <w:sz w:val="24"/>
          <w:szCs w:val="24"/>
          <w:lang w:val="en-US"/>
        </w:rPr>
        <w:t>explanations</w:t>
      </w:r>
      <w:r>
        <w:rPr>
          <w:rFonts w:ascii="Times New Roman" w:hAnsi="Times New Roman" w:cs="Times New Roman"/>
          <w:sz w:val="24"/>
          <w:szCs w:val="24"/>
          <w:lang w:val="en-US"/>
        </w:rPr>
        <w:t xml:space="preserve"> for the </w:t>
      </w:r>
      <w:r w:rsidR="00AE46BD">
        <w:rPr>
          <w:rFonts w:ascii="Times New Roman" w:hAnsi="Times New Roman" w:cs="Times New Roman"/>
          <w:sz w:val="24"/>
          <w:szCs w:val="24"/>
          <w:lang w:val="en-US"/>
        </w:rPr>
        <w:t xml:space="preserve">latitudinal diversity gradient </w:t>
      </w:r>
      <w:del w:id="13" w:author="Gabriel Nakamura" w:date="2019-07-22T15:47:00Z">
        <w:r w:rsidDel="00290913">
          <w:rPr>
            <w:rFonts w:ascii="Times New Roman" w:hAnsi="Times New Roman" w:cs="Times New Roman"/>
            <w:sz w:val="24"/>
            <w:szCs w:val="24"/>
            <w:lang w:val="en-US"/>
          </w:rPr>
          <w:delText xml:space="preserve"> </w:delText>
        </w:r>
      </w:del>
      <w:r w:rsidRPr="005E0DE2">
        <w:rPr>
          <w:rFonts w:ascii="Times New Roman" w:hAnsi="Times New Roman" w:cs="Times New Roman"/>
          <w:sz w:val="24"/>
          <w:szCs w:val="24"/>
          <w:lang w:val="en-US"/>
        </w:rPr>
        <w:t xml:space="preserve">have support, such as correlations </w:t>
      </w:r>
      <w:r>
        <w:rPr>
          <w:rFonts w:ascii="Times New Roman" w:hAnsi="Times New Roman" w:cs="Times New Roman"/>
          <w:sz w:val="24"/>
          <w:szCs w:val="24"/>
          <w:lang w:val="en-US"/>
        </w:rPr>
        <w:t xml:space="preserve">between richness and </w:t>
      </w:r>
      <w:r w:rsidRPr="005E0DE2">
        <w:rPr>
          <w:rFonts w:ascii="Times New Roman" w:hAnsi="Times New Roman" w:cs="Times New Roman"/>
          <w:sz w:val="24"/>
          <w:szCs w:val="24"/>
          <w:lang w:val="en-US"/>
        </w:rPr>
        <w:t>cli</w:t>
      </w:r>
      <w:r>
        <w:rPr>
          <w:rFonts w:ascii="Times New Roman" w:hAnsi="Times New Roman" w:cs="Times New Roman"/>
          <w:sz w:val="24"/>
          <w:szCs w:val="24"/>
          <w:lang w:val="en-US"/>
        </w:rPr>
        <w:t>mat</w:t>
      </w:r>
      <w:r w:rsidR="00DE1877">
        <w:rPr>
          <w:rFonts w:ascii="Times New Roman" w:hAnsi="Times New Roman" w:cs="Times New Roman"/>
          <w:sz w:val="24"/>
          <w:szCs w:val="24"/>
          <w:lang w:val="en-US"/>
        </w:rPr>
        <w:t>ic</w:t>
      </w:r>
      <w:r>
        <w:rPr>
          <w:rFonts w:ascii="Times New Roman" w:hAnsi="Times New Roman" w:cs="Times New Roman"/>
          <w:sz w:val="24"/>
          <w:szCs w:val="24"/>
          <w:lang w:val="en-US"/>
        </w:rPr>
        <w:t xml:space="preserve"> variables, productivity, and </w:t>
      </w:r>
      <w:r w:rsidRPr="005E0DE2">
        <w:rPr>
          <w:rFonts w:ascii="Times New Roman" w:hAnsi="Times New Roman" w:cs="Times New Roman"/>
          <w:sz w:val="24"/>
          <w:szCs w:val="24"/>
          <w:lang w:val="en-US"/>
        </w:rPr>
        <w:t>h</w:t>
      </w:r>
      <w:r>
        <w:rPr>
          <w:rFonts w:ascii="Times New Roman" w:hAnsi="Times New Roman" w:cs="Times New Roman"/>
          <w:sz w:val="24"/>
          <w:szCs w:val="24"/>
          <w:lang w:val="en-US"/>
        </w:rPr>
        <w:t xml:space="preserve">abitat diversity, </w:t>
      </w:r>
      <w:r w:rsidRPr="005E0DE2">
        <w:rPr>
          <w:rFonts w:ascii="Times New Roman" w:hAnsi="Times New Roman" w:cs="Times New Roman"/>
          <w:sz w:val="24"/>
          <w:szCs w:val="24"/>
          <w:lang w:val="en-US"/>
        </w:rPr>
        <w:t>generally th</w:t>
      </w:r>
      <w:r>
        <w:rPr>
          <w:rFonts w:ascii="Times New Roman" w:hAnsi="Times New Roman" w:cs="Times New Roman"/>
          <w:sz w:val="24"/>
          <w:szCs w:val="24"/>
          <w:lang w:val="en-US"/>
        </w:rPr>
        <w:t>e</w:t>
      </w:r>
      <w:r w:rsidRPr="005E0DE2">
        <w:rPr>
          <w:rFonts w:ascii="Times New Roman" w:hAnsi="Times New Roman" w:cs="Times New Roman"/>
          <w:sz w:val="24"/>
          <w:szCs w:val="24"/>
          <w:lang w:val="en-US"/>
        </w:rPr>
        <w:t>s</w:t>
      </w:r>
      <w:r>
        <w:rPr>
          <w:rFonts w:ascii="Times New Roman" w:hAnsi="Times New Roman" w:cs="Times New Roman"/>
          <w:sz w:val="24"/>
          <w:szCs w:val="24"/>
          <w:lang w:val="en-US"/>
        </w:rPr>
        <w:t>e</w:t>
      </w:r>
      <w:r w:rsidRPr="005E0DE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correlations </w:t>
      </w:r>
      <w:r w:rsidRPr="005E0DE2">
        <w:rPr>
          <w:rFonts w:ascii="Times New Roman" w:hAnsi="Times New Roman" w:cs="Times New Roman"/>
          <w:sz w:val="24"/>
          <w:szCs w:val="24"/>
          <w:lang w:val="en-US"/>
        </w:rPr>
        <w:t>do</w:t>
      </w:r>
      <w:r w:rsidR="00157A0D">
        <w:rPr>
          <w:rFonts w:ascii="Times New Roman" w:hAnsi="Times New Roman" w:cs="Times New Roman"/>
          <w:sz w:val="24"/>
          <w:szCs w:val="24"/>
          <w:lang w:val="en-US"/>
        </w:rPr>
        <w:t xml:space="preserve"> </w:t>
      </w:r>
      <w:r w:rsidRPr="005E0DE2">
        <w:rPr>
          <w:rFonts w:ascii="Times New Roman" w:hAnsi="Times New Roman" w:cs="Times New Roman"/>
          <w:sz w:val="24"/>
          <w:szCs w:val="24"/>
          <w:lang w:val="en-US"/>
        </w:rPr>
        <w:t>n</w:t>
      </w:r>
      <w:r w:rsidR="00157A0D">
        <w:rPr>
          <w:rFonts w:ascii="Times New Roman" w:hAnsi="Times New Roman" w:cs="Times New Roman"/>
          <w:sz w:val="24"/>
          <w:szCs w:val="24"/>
          <w:lang w:val="en-US"/>
        </w:rPr>
        <w:t>o</w:t>
      </w:r>
      <w:r w:rsidRPr="005E0DE2">
        <w:rPr>
          <w:rFonts w:ascii="Times New Roman" w:hAnsi="Times New Roman" w:cs="Times New Roman"/>
          <w:sz w:val="24"/>
          <w:szCs w:val="24"/>
          <w:lang w:val="en-US"/>
        </w:rPr>
        <w:t xml:space="preserve">t </w:t>
      </w:r>
      <w:r>
        <w:rPr>
          <w:rFonts w:ascii="Times New Roman" w:hAnsi="Times New Roman" w:cs="Times New Roman"/>
          <w:sz w:val="24"/>
          <w:szCs w:val="24"/>
          <w:lang w:val="en-US"/>
        </w:rPr>
        <w:t xml:space="preserve">mechanistically explain how these variables increase species richness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Evolution","id":"ITEM-1","issued":{"date-parts":[["2004"]]},"title":"Historical biogeography, ecology and species richness","type":"article"},"uris":["http://www.mendeley.com/documents/?uuid=a0954d07-b8c7-3300-8c49-26f5f98678b6"]},{"id":"ITEM-2","itemData":{"DOI":"10.1146/annurev.ecolsys.36.102803.095431","ISSN":"1543-592X","abstract":"Niche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Systematics","id":"ITEM-2","issue":"36","issued":{"date-parts":[["2005","12"]]},"page":"519-539","title":"Niche Conservatism: Integrating Evolution, Ecology, and Conservation Biology","type":"article-journal","volume":"36"},"uris":["http://www.mendeley.com/documents/?uuid=9a2fc4de-059b-3a53-85ec-8a07ca44ecfb"]}],"mendeley":{"formattedCitation":"(Wiens &amp; Donoghue 2004; Wiens &amp; Graham 2005)","plainTextFormattedCitation":"(Wiens &amp; Donoghue 2004; Wiens &amp; Graham 2005)","previouslyFormattedCitation":"(Wiens &amp; Donoghue 2004; Wiens &amp; Graham 2005)"},"properties":{"noteIndex":0},"schema":"https://github.com/citation-style-language/schema/raw/master/csl-citation.json"}</w:instrText>
      </w:r>
      <w:r>
        <w:rPr>
          <w:rFonts w:ascii="Times New Roman" w:hAnsi="Times New Roman" w:cs="Times New Roman"/>
          <w:sz w:val="24"/>
          <w:szCs w:val="24"/>
          <w:lang w:val="en-US"/>
        </w:rPr>
        <w:fldChar w:fldCharType="separate"/>
      </w:r>
      <w:r w:rsidRPr="002D643B">
        <w:rPr>
          <w:rFonts w:ascii="Times New Roman" w:hAnsi="Times New Roman" w:cs="Times New Roman"/>
          <w:noProof/>
          <w:sz w:val="24"/>
          <w:szCs w:val="24"/>
          <w:lang w:val="en-US"/>
        </w:rPr>
        <w:t>(Wiens &amp; Donoghue 2004; Wiens &amp; Graham 2005)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del w:id="14" w:author="Gabriel Nakamura" w:date="2019-07-22T15:47:00Z">
        <w:r w:rsidDel="00290913">
          <w:rPr>
            <w:rFonts w:ascii="Times New Roman" w:hAnsi="Times New Roman" w:cs="Times New Roman"/>
            <w:sz w:val="24"/>
            <w:szCs w:val="24"/>
            <w:lang w:val="en-US"/>
          </w:rPr>
          <w:delText xml:space="preserve"> </w:delText>
        </w:r>
      </w:del>
    </w:p>
    <w:p w14:paraId="4713C926" w14:textId="5D4C7C04" w:rsidR="00D412BD" w:rsidRDefault="00525A2F" w:rsidP="00D412BD">
      <w:pPr>
        <w:pStyle w:val="SemEspaamento"/>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fact, the mechanisms </w:t>
      </w:r>
      <w:r w:rsidR="00E5533D">
        <w:rPr>
          <w:rFonts w:ascii="Times New Roman" w:hAnsi="Times New Roman" w:cs="Times New Roman"/>
          <w:sz w:val="24"/>
          <w:szCs w:val="24"/>
          <w:lang w:val="en-US"/>
        </w:rPr>
        <w:t>affecting</w:t>
      </w:r>
      <w:r>
        <w:rPr>
          <w:rFonts w:ascii="Times New Roman" w:hAnsi="Times New Roman" w:cs="Times New Roman"/>
          <w:sz w:val="24"/>
          <w:szCs w:val="24"/>
          <w:lang w:val="en-US"/>
        </w:rPr>
        <w:t xml:space="preserve"> species richness must be based on evolutionary and biogeographic processes such as speciation, extinction and dispersal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hypothesis","type":"article-journal"},"uris":["http://www.mendeley.com/documents/?uuid=7d1cd333-cd5a-3772-9e2b-07dad4618737"]},{"id":"ITEM-2","itemData":{"DOI":"10.1111/j.1461-0248.2007.01020.x","ISBN":"1461-023X","ISSN":"1461023X","PMID":"17355570","abstract":"A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Letters","id":"ITEM-2","issued":{"date-parts":[["2007"]]},"title":"Evolution and the latitudinal diversity gradient: Speciation, extinction and biogeography","type":"article"},"uris":["http://www.mendeley.com/documents/?uuid=03cb6710-da4d-30e2-9f82-ae2359434722"]},{"id":"ITEM-3","itemData":{"DOI":"10.1146/annurev.ecolsys.36.102803.095431","ISSN":"1543-592X","abstract":"Niche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Biology","type":"article-journal","volume":"36"},"uris":["http://www.mendeley.com/documents/?uuid=9a2fc4de-059b-3a53-85ec-8a07ca44ecfb"]}],"mendeley":{"formattedCitation":"(Wiens &amp; Graham 2005; Mittelbach &lt;i&gt;et al.&lt;/i&gt; 2007; Duchêne &amp; Cardillo 2015)","plainTextFormattedCitation":"(Wiens &amp; Graham 2005; Mittelbach et al. 2007; Duchêne &amp; Cardillo 2015)","previouslyFormattedCitation":"(Wiens &amp; Graham 2005; Mittelbach &lt;i&gt;et al.&lt;/i&gt; 2007; Duchêne &amp; Cardillo 2015)"},"properties":{"noteIndex":0},"schema":"https://github.com/citation-style-language/schema/raw/master/csl-citation.json"}</w:instrText>
      </w:r>
      <w:r>
        <w:rPr>
          <w:rFonts w:ascii="Times New Roman" w:hAnsi="Times New Roman" w:cs="Times New Roman"/>
          <w:sz w:val="24"/>
          <w:szCs w:val="24"/>
          <w:lang w:val="en-US"/>
        </w:rPr>
        <w:fldChar w:fldCharType="separate"/>
      </w:r>
      <w:r w:rsidRPr="002D643B">
        <w:rPr>
          <w:rFonts w:ascii="Times New Roman" w:hAnsi="Times New Roman" w:cs="Times New Roman"/>
          <w:noProof/>
          <w:sz w:val="24"/>
          <w:szCs w:val="24"/>
          <w:lang w:val="en-US"/>
        </w:rPr>
        <w:t xml:space="preserve">(Wiens &amp; Graham 2005; Mittelbach </w:t>
      </w:r>
      <w:r w:rsidRPr="002D643B">
        <w:rPr>
          <w:rFonts w:ascii="Times New Roman" w:hAnsi="Times New Roman" w:cs="Times New Roman"/>
          <w:i/>
          <w:noProof/>
          <w:sz w:val="24"/>
          <w:szCs w:val="24"/>
          <w:lang w:val="en-US"/>
        </w:rPr>
        <w:t>et al.</w:t>
      </w:r>
      <w:r w:rsidRPr="002D643B">
        <w:rPr>
          <w:rFonts w:ascii="Times New Roman" w:hAnsi="Times New Roman" w:cs="Times New Roman"/>
          <w:noProof/>
          <w:sz w:val="24"/>
          <w:szCs w:val="24"/>
          <w:lang w:val="en-US"/>
        </w:rPr>
        <w:t xml:space="preserve"> 2007; Duchêne &amp; Cardillo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Currently, two competing</w:t>
      </w:r>
      <w:r w:rsidRPr="00CA1F33">
        <w:rPr>
          <w:rFonts w:ascii="Times New Roman" w:hAnsi="Times New Roman" w:cs="Times New Roman"/>
          <w:sz w:val="24"/>
          <w:szCs w:val="24"/>
          <w:lang w:val="en-US"/>
        </w:rPr>
        <w:t xml:space="preserve"> hypothes</w:t>
      </w:r>
      <w:r>
        <w:rPr>
          <w:rFonts w:ascii="Times New Roman" w:hAnsi="Times New Roman" w:cs="Times New Roman"/>
          <w:sz w:val="24"/>
          <w:szCs w:val="24"/>
          <w:lang w:val="en-US"/>
        </w:rPr>
        <w:t xml:space="preserve">es incorporate these processes </w:t>
      </w:r>
      <w:r w:rsidRPr="002A0323">
        <w:rPr>
          <w:rFonts w:ascii="Times New Roman" w:hAnsi="Times New Roman" w:cs="Times New Roman"/>
          <w:sz w:val="24"/>
          <w:szCs w:val="24"/>
          <w:lang w:val="en-US"/>
        </w:rPr>
        <w:t>(Table 1)</w:t>
      </w:r>
      <w:r w:rsidRPr="009D6C67">
        <w:rPr>
          <w:rFonts w:ascii="Times New Roman" w:hAnsi="Times New Roman" w:cs="Times New Roman"/>
          <w:sz w:val="24"/>
          <w:szCs w:val="24"/>
          <w:lang w:val="en-US"/>
        </w:rPr>
        <w:t>.</w:t>
      </w:r>
      <w:r>
        <w:rPr>
          <w:rFonts w:ascii="Times New Roman" w:hAnsi="Times New Roman" w:cs="Times New Roman"/>
          <w:sz w:val="24"/>
          <w:szCs w:val="24"/>
          <w:lang w:val="en-US"/>
        </w:rPr>
        <w:t xml:space="preserve"> First, the Tropical Niche Conservatism (TNC), which proposes that most clades originated in the tropics and then spread to temperate </w:t>
      </w:r>
      <w:r w:rsidR="009D5D24">
        <w:rPr>
          <w:rFonts w:ascii="Times New Roman" w:hAnsi="Times New Roman" w:cs="Times New Roman"/>
          <w:sz w:val="24"/>
          <w:szCs w:val="24"/>
          <w:lang w:val="en-US"/>
        </w:rPr>
        <w:t>biomes</w:t>
      </w:r>
      <w:ins w:id="15" w:author="Gabriel Nakamura" w:date="2019-07-22T15:49:00Z">
        <w:r w:rsidR="00290913">
          <w:rPr>
            <w:rFonts w:ascii="Times New Roman" w:hAnsi="Times New Roman" w:cs="Times New Roman"/>
            <w:sz w:val="24"/>
            <w:szCs w:val="24"/>
            <w:lang w:val="en-US"/>
          </w:rPr>
          <w:t xml:space="preserve">. In this situation, dispersal events are infrequent, since </w:t>
        </w:r>
      </w:ins>
      <w:del w:id="16" w:author="Gabriel Nakamura" w:date="2019-07-22T15:49:00Z">
        <w:r w:rsidDel="00290913">
          <w:rPr>
            <w:rFonts w:ascii="Times New Roman" w:hAnsi="Times New Roman" w:cs="Times New Roman"/>
            <w:sz w:val="24"/>
            <w:szCs w:val="24"/>
            <w:lang w:val="en-US"/>
          </w:rPr>
          <w:delText>.</w:delText>
        </w:r>
        <w:r w:rsidRPr="00CA1F33" w:rsidDel="00290913">
          <w:rPr>
            <w:rFonts w:ascii="Times New Roman" w:hAnsi="Times New Roman" w:cs="Times New Roman"/>
            <w:sz w:val="24"/>
            <w:szCs w:val="24"/>
            <w:lang w:val="en-US"/>
          </w:rPr>
          <w:delText xml:space="preserve"> </w:delText>
        </w:r>
        <w:r w:rsidDel="00290913">
          <w:rPr>
            <w:rFonts w:ascii="Times New Roman" w:hAnsi="Times New Roman" w:cs="Times New Roman"/>
            <w:sz w:val="24"/>
            <w:szCs w:val="24"/>
            <w:lang w:val="en-US"/>
          </w:rPr>
          <w:delText xml:space="preserve">But, </w:delText>
        </w:r>
      </w:del>
      <w:r>
        <w:rPr>
          <w:rFonts w:ascii="Times New Roman" w:hAnsi="Times New Roman" w:cs="Times New Roman"/>
          <w:sz w:val="24"/>
          <w:szCs w:val="24"/>
          <w:lang w:val="en-US"/>
        </w:rPr>
        <w:t xml:space="preserve">to </w:t>
      </w:r>
      <w:r w:rsidR="00157A0D">
        <w:rPr>
          <w:rFonts w:ascii="Times New Roman" w:hAnsi="Times New Roman" w:cs="Times New Roman"/>
          <w:sz w:val="24"/>
          <w:szCs w:val="24"/>
          <w:lang w:val="en-US"/>
        </w:rPr>
        <w:t>disperse to temperate biomes</w:t>
      </w:r>
      <w:r>
        <w:rPr>
          <w:rFonts w:ascii="Times New Roman" w:hAnsi="Times New Roman" w:cs="Times New Roman"/>
          <w:sz w:val="24"/>
          <w:szCs w:val="24"/>
          <w:lang w:val="en-US"/>
        </w:rPr>
        <w:t xml:space="preserve"> only few species could evolve adaptations to invade and persist in freezing temperatures, which implies that the niche conservatism helped to keep the difference in species richness in tropics and temperate regions over time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Evolution","id":"ITEM-1","issue":"3","issued":{"date-parts":[["2019","3","1"]]},"page":"211-223","publisher":"Elsevier Ltd","title":"The Latitudinal Diversity Gradient: Novel Understanding through Mechanistic Eco-evolutionary Models","type":"article","volume":"34"},"uris":["http://www.mendeley.com/documents/?uuid=2ef9b0cc-a090-343b-ae6e-260fd25f991a"]}],"mendeley":{"formattedCitation":"(Pontarp &lt;i&gt;et al.&lt;/i&gt; 2019)","plainTextFormattedCitation":"(Pontarp et al. 2019)","previouslyFormattedCitation":"(Pontarp &lt;i&gt;et al.&lt;/i&gt; 2019)"},"properties":{"noteIndex":0},"schema":"https://github.com/citation-style-language/schema/raw/master/csl-citation.json"}</w:instrText>
      </w:r>
      <w:r>
        <w:rPr>
          <w:rFonts w:ascii="Times New Roman" w:hAnsi="Times New Roman" w:cs="Times New Roman"/>
          <w:sz w:val="24"/>
          <w:szCs w:val="24"/>
          <w:lang w:val="en-US"/>
        </w:rPr>
        <w:fldChar w:fldCharType="separate"/>
      </w:r>
      <w:r w:rsidRPr="002D643B">
        <w:rPr>
          <w:rFonts w:ascii="Times New Roman" w:hAnsi="Times New Roman" w:cs="Times New Roman"/>
          <w:noProof/>
          <w:sz w:val="24"/>
          <w:szCs w:val="24"/>
          <w:lang w:val="en-US"/>
        </w:rPr>
        <w:t xml:space="preserve">(Pontarp </w:t>
      </w:r>
      <w:r w:rsidRPr="002D643B">
        <w:rPr>
          <w:rFonts w:ascii="Times New Roman" w:hAnsi="Times New Roman" w:cs="Times New Roman"/>
          <w:i/>
          <w:noProof/>
          <w:sz w:val="24"/>
          <w:szCs w:val="24"/>
          <w:lang w:val="en-US"/>
        </w:rPr>
        <w:t>et al.</w:t>
      </w:r>
      <w:r w:rsidRPr="002D643B">
        <w:rPr>
          <w:rFonts w:ascii="Times New Roman" w:hAnsi="Times New Roman" w:cs="Times New Roman"/>
          <w:noProof/>
          <w:sz w:val="24"/>
          <w:szCs w:val="24"/>
          <w:lang w:val="en-US"/>
        </w:rPr>
        <w:t xml:space="preserve"> 2019)</w:t>
      </w:r>
      <w:r>
        <w:rPr>
          <w:rFonts w:ascii="Times New Roman" w:hAnsi="Times New Roman" w:cs="Times New Roman"/>
          <w:sz w:val="24"/>
          <w:szCs w:val="24"/>
          <w:lang w:val="en-US"/>
        </w:rPr>
        <w:fldChar w:fldCharType="end"/>
      </w:r>
      <w:del w:id="17" w:author="Gabriel Nakamura" w:date="2019-07-22T15:49:00Z">
        <w:r w:rsidDel="00290913">
          <w:rPr>
            <w:rFonts w:ascii="Times New Roman" w:hAnsi="Times New Roman" w:cs="Times New Roman"/>
            <w:sz w:val="24"/>
            <w:szCs w:val="24"/>
            <w:lang w:val="en-US"/>
          </w:rPr>
          <w:delText>. In this situation, dispersal events are infrequent</w:delText>
        </w:r>
      </w:del>
      <w:r>
        <w:rPr>
          <w:rFonts w:ascii="Times New Roman" w:hAnsi="Times New Roman" w:cs="Times New Roman"/>
          <w:sz w:val="24"/>
          <w:szCs w:val="24"/>
          <w:lang w:val="en-US"/>
        </w:rPr>
        <w:t xml:space="preserve">. The </w:t>
      </w:r>
      <w:r w:rsidR="00157A0D">
        <w:rPr>
          <w:rFonts w:ascii="Times New Roman" w:hAnsi="Times New Roman" w:cs="Times New Roman"/>
          <w:sz w:val="24"/>
          <w:szCs w:val="24"/>
          <w:lang w:val="en-US"/>
        </w:rPr>
        <w:t>second hypothesis</w:t>
      </w:r>
      <w:r>
        <w:rPr>
          <w:rFonts w:ascii="Times New Roman" w:hAnsi="Times New Roman" w:cs="Times New Roman"/>
          <w:sz w:val="24"/>
          <w:szCs w:val="24"/>
          <w:lang w:val="en-US"/>
        </w:rPr>
        <w:t>, Out of the Tropics (OTT), also suggested that most clades originate in the tropics but these clades tended to expand their distribution to temperate</w:t>
      </w:r>
      <w:r w:rsidR="009D5D24">
        <w:rPr>
          <w:rFonts w:ascii="Times New Roman" w:hAnsi="Times New Roman" w:cs="Times New Roman"/>
          <w:sz w:val="24"/>
          <w:szCs w:val="24"/>
          <w:lang w:val="en-US"/>
        </w:rPr>
        <w:t xml:space="preserve"> zones</w:t>
      </w:r>
      <w:r>
        <w:rPr>
          <w:rFonts w:ascii="Times New Roman" w:hAnsi="Times New Roman" w:cs="Times New Roman"/>
          <w:sz w:val="24"/>
          <w:szCs w:val="24"/>
          <w:lang w:val="en-US"/>
        </w:rPr>
        <w:t xml:space="preserve">, through dispersal, more frequently. In OTT, the pattern of species richness was sustained by two different processes: higher speciation in the tropics and </w:t>
      </w:r>
      <w:r>
        <w:rPr>
          <w:rFonts w:ascii="Times New Roman" w:hAnsi="Times New Roman" w:cs="Times New Roman"/>
          <w:sz w:val="24"/>
          <w:szCs w:val="24"/>
          <w:lang w:val="en-US"/>
        </w:rPr>
        <w:lastRenderedPageBreak/>
        <w:t>frequent dispersal to temperate</w:t>
      </w:r>
      <w:r w:rsidR="009D5D24">
        <w:rPr>
          <w:rFonts w:ascii="Times New Roman" w:hAnsi="Times New Roman" w:cs="Times New Roman"/>
          <w:sz w:val="24"/>
          <w:szCs w:val="24"/>
          <w:lang w:val="en-US"/>
        </w:rPr>
        <w:t xml:space="preserve"> zones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W.","non-dropping-particle":"","parse-names":false,"suffix":""}],"container-title":"Science","id":"ITEM-1","issued":{"date-parts":[["2006"]]},"title":"Out of the tropics: Evolutionary dynamics of the latitudinal diversity gradient","type":"article-journal"},"uris":["http://www.mendeley.com/documents/?uuid=12602bbc-13dd-3dca-aa00-c090f5ae4638"]}],"mendeley":{"formattedCitation":"(Jablonski &lt;i&gt;et al.&lt;/i&gt; 2006)","plainTextFormattedCitation":"(Jablonski et al. 2006)","previouslyFormattedCitation":"(Jablonski &lt;i&gt;et al.&lt;/i&gt; 2006)"},"properties":{"noteIndex":0},"schema":"https://github.com/citation-style-language/schema/raw/master/csl-citation.json"}</w:instrText>
      </w:r>
      <w:r>
        <w:rPr>
          <w:rFonts w:ascii="Times New Roman" w:hAnsi="Times New Roman" w:cs="Times New Roman"/>
          <w:sz w:val="24"/>
          <w:szCs w:val="24"/>
          <w:lang w:val="en-US"/>
        </w:rPr>
        <w:fldChar w:fldCharType="separate"/>
      </w:r>
      <w:r w:rsidRPr="00E82949">
        <w:rPr>
          <w:rFonts w:ascii="Times New Roman" w:hAnsi="Times New Roman" w:cs="Times New Roman"/>
          <w:noProof/>
          <w:sz w:val="24"/>
          <w:szCs w:val="24"/>
          <w:lang w:val="en-US"/>
        </w:rPr>
        <w:t xml:space="preserve">(Jablonski </w:t>
      </w:r>
      <w:r w:rsidRPr="00E82949">
        <w:rPr>
          <w:rFonts w:ascii="Times New Roman" w:hAnsi="Times New Roman" w:cs="Times New Roman"/>
          <w:i/>
          <w:noProof/>
          <w:sz w:val="24"/>
          <w:szCs w:val="24"/>
          <w:lang w:val="en-US"/>
        </w:rPr>
        <w:t>et al.</w:t>
      </w:r>
      <w:r w:rsidRPr="00E82949">
        <w:rPr>
          <w:rFonts w:ascii="Times New Roman" w:hAnsi="Times New Roman" w:cs="Times New Roman"/>
          <w:noProof/>
          <w:sz w:val="24"/>
          <w:szCs w:val="24"/>
          <w:lang w:val="en-US"/>
        </w:rPr>
        <w:t xml:space="preserve">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Therefore, </w:t>
      </w:r>
      <w:commentRangeStart w:id="18"/>
      <w:r>
        <w:rPr>
          <w:rFonts w:ascii="Times New Roman" w:hAnsi="Times New Roman" w:cs="Times New Roman"/>
          <w:sz w:val="24"/>
          <w:szCs w:val="24"/>
          <w:lang w:val="en-US"/>
        </w:rPr>
        <w:t xml:space="preserve">TNC and OTT differ in the frequency of </w:t>
      </w:r>
      <w:r w:rsidR="000C3578">
        <w:rPr>
          <w:rFonts w:ascii="Times New Roman" w:hAnsi="Times New Roman" w:cs="Times New Roman"/>
          <w:sz w:val="24"/>
          <w:szCs w:val="24"/>
          <w:lang w:val="en-US"/>
        </w:rPr>
        <w:t>dispersal</w:t>
      </w:r>
      <w:r>
        <w:rPr>
          <w:rFonts w:ascii="Times New Roman" w:hAnsi="Times New Roman" w:cs="Times New Roman"/>
          <w:sz w:val="24"/>
          <w:szCs w:val="24"/>
          <w:lang w:val="en-US"/>
        </w:rPr>
        <w:t xml:space="preserve"> to temperate regions</w:t>
      </w:r>
      <w:ins w:id="19" w:author="Gabriel Nakamura" w:date="2019-07-22T15:52:00Z">
        <w:r w:rsidR="00290913">
          <w:rPr>
            <w:rFonts w:ascii="Times New Roman" w:hAnsi="Times New Roman" w:cs="Times New Roman"/>
            <w:sz w:val="24"/>
            <w:szCs w:val="24"/>
            <w:lang w:val="en-US"/>
          </w:rPr>
          <w:t xml:space="preserve"> (</w:t>
        </w:r>
      </w:ins>
      <w:del w:id="20" w:author="Gabriel Nakamura" w:date="2019-07-22T15:52:00Z">
        <w:r w:rsidDel="00290913">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lower/rare </w:t>
      </w:r>
      <w:r w:rsidR="00D412BD">
        <w:rPr>
          <w:rFonts w:ascii="Times New Roman" w:hAnsi="Times New Roman" w:cs="Times New Roman"/>
          <w:sz w:val="24"/>
          <w:szCs w:val="24"/>
          <w:lang w:val="en-US"/>
        </w:rPr>
        <w:t>in TNC and higher/common in OTT</w:t>
      </w:r>
      <w:ins w:id="21" w:author="Gabriel Nakamura" w:date="2019-07-22T15:52:00Z">
        <w:r w:rsidR="00290913">
          <w:rPr>
            <w:rFonts w:ascii="Times New Roman" w:hAnsi="Times New Roman" w:cs="Times New Roman"/>
            <w:sz w:val="24"/>
            <w:szCs w:val="24"/>
            <w:lang w:val="en-US"/>
          </w:rPr>
          <w:t>)</w:t>
        </w:r>
      </w:ins>
      <w:r w:rsidR="00EB54D4">
        <w:rPr>
          <w:rFonts w:ascii="Times New Roman" w:hAnsi="Times New Roman" w:cs="Times New Roman"/>
          <w:sz w:val="24"/>
          <w:szCs w:val="24"/>
          <w:lang w:val="en-US"/>
        </w:rPr>
        <w:t>, which would led to</w:t>
      </w:r>
      <w:r w:rsidR="00D412BD">
        <w:rPr>
          <w:rFonts w:ascii="Times New Roman" w:eastAsia="Times New Roman" w:hAnsi="Times New Roman" w:cs="Times New Roman"/>
          <w:sz w:val="24"/>
          <w:szCs w:val="24"/>
          <w:lang w:val="en"/>
        </w:rPr>
        <w:t xml:space="preserve"> </w:t>
      </w:r>
      <w:r w:rsidR="00EB54D4">
        <w:rPr>
          <w:rFonts w:ascii="Times New Roman" w:eastAsia="Times New Roman" w:hAnsi="Times New Roman" w:cs="Times New Roman"/>
          <w:sz w:val="24"/>
          <w:szCs w:val="24"/>
          <w:lang w:val="en"/>
        </w:rPr>
        <w:t xml:space="preserve">a difference in the </w:t>
      </w:r>
      <w:r w:rsidR="000A13FB" w:rsidRPr="00D31506">
        <w:rPr>
          <w:rFonts w:ascii="Times New Roman" w:eastAsiaTheme="minorHAnsi" w:hAnsi="Times New Roman" w:cs="Times New Roman"/>
          <w:sz w:val="24"/>
          <w:szCs w:val="24"/>
          <w:lang w:val="en-US" w:eastAsia="en-US"/>
        </w:rPr>
        <w:t>phylogenetic</w:t>
      </w:r>
      <w:r w:rsidR="000A13FB">
        <w:rPr>
          <w:rFonts w:ascii="Times New Roman" w:eastAsia="Times New Roman" w:hAnsi="Times New Roman" w:cs="Times New Roman"/>
          <w:sz w:val="24"/>
          <w:szCs w:val="24"/>
          <w:lang w:val="en"/>
        </w:rPr>
        <w:t xml:space="preserve"> </w:t>
      </w:r>
      <w:r w:rsidR="00EB54D4">
        <w:rPr>
          <w:rFonts w:ascii="Times New Roman" w:eastAsia="Times New Roman" w:hAnsi="Times New Roman" w:cs="Times New Roman"/>
          <w:sz w:val="24"/>
          <w:szCs w:val="24"/>
          <w:lang w:val="en"/>
        </w:rPr>
        <w:t>structure of the</w:t>
      </w:r>
      <w:r w:rsidR="00D412BD">
        <w:rPr>
          <w:rFonts w:ascii="Times New Roman" w:eastAsia="Times New Roman" w:hAnsi="Times New Roman" w:cs="Times New Roman"/>
          <w:sz w:val="24"/>
          <w:szCs w:val="24"/>
          <w:lang w:val="en"/>
        </w:rPr>
        <w:t xml:space="preserve"> assemblages</w:t>
      </w:r>
      <w:r w:rsidR="00D412BD" w:rsidRPr="00D412BD">
        <w:rPr>
          <w:rFonts w:ascii="Times New Roman" w:eastAsia="Times New Roman" w:hAnsi="Times New Roman" w:cs="Times New Roman"/>
          <w:sz w:val="24"/>
          <w:szCs w:val="24"/>
          <w:lang w:val="en"/>
        </w:rPr>
        <w:t xml:space="preserve"> in temperate zones:</w:t>
      </w:r>
      <w:r w:rsidR="00D412BD">
        <w:rPr>
          <w:rFonts w:ascii="Times New Roman" w:eastAsia="Times New Roman" w:hAnsi="Times New Roman" w:cs="Times New Roman"/>
          <w:sz w:val="24"/>
          <w:szCs w:val="24"/>
          <w:lang w:val="en"/>
        </w:rPr>
        <w:t xml:space="preserve"> </w:t>
      </w:r>
      <w:r w:rsidR="00D412BD">
        <w:rPr>
          <w:rFonts w:ascii="Times New Roman" w:hAnsi="Times New Roman" w:cs="Times New Roman"/>
          <w:sz w:val="24"/>
          <w:szCs w:val="24"/>
          <w:lang w:val="en-US"/>
        </w:rPr>
        <w:t xml:space="preserve">Tropical Niche Conservatism </w:t>
      </w:r>
      <w:r w:rsidR="00AE46BD">
        <w:rPr>
          <w:rFonts w:ascii="Times New Roman" w:hAnsi="Times New Roman" w:cs="Times New Roman"/>
          <w:sz w:val="24"/>
          <w:szCs w:val="24"/>
          <w:lang w:val="en-US"/>
        </w:rPr>
        <w:t xml:space="preserve">predicts </w:t>
      </w:r>
      <w:r w:rsidR="00D412BD">
        <w:rPr>
          <w:rFonts w:ascii="Times New Roman" w:hAnsi="Times New Roman" w:cs="Times New Roman"/>
          <w:sz w:val="24"/>
          <w:szCs w:val="24"/>
          <w:lang w:val="en-US"/>
        </w:rPr>
        <w:t>that the temperate</w:t>
      </w:r>
      <w:r w:rsidR="009D5D24">
        <w:rPr>
          <w:rFonts w:ascii="Times New Roman" w:hAnsi="Times New Roman" w:cs="Times New Roman"/>
          <w:sz w:val="24"/>
          <w:szCs w:val="24"/>
          <w:lang w:val="en-US"/>
        </w:rPr>
        <w:t xml:space="preserve"> biomes </w:t>
      </w:r>
      <w:r w:rsidR="00D412BD">
        <w:rPr>
          <w:rFonts w:ascii="Times New Roman" w:hAnsi="Times New Roman" w:cs="Times New Roman"/>
          <w:sz w:val="24"/>
          <w:szCs w:val="24"/>
          <w:lang w:val="en-US"/>
        </w:rPr>
        <w:t xml:space="preserve">will have </w:t>
      </w:r>
      <w:r w:rsidR="00D412BD" w:rsidRPr="00135067">
        <w:rPr>
          <w:rFonts w:ascii="Times New Roman" w:hAnsi="Times New Roman" w:cs="Times New Roman"/>
          <w:sz w:val="24"/>
          <w:szCs w:val="24"/>
          <w:lang w:val="en-US"/>
        </w:rPr>
        <w:t>phylogenetically clustered</w:t>
      </w:r>
      <w:r w:rsidR="00D412BD">
        <w:rPr>
          <w:rFonts w:ascii="Times New Roman" w:hAnsi="Times New Roman" w:cs="Times New Roman"/>
          <w:sz w:val="24"/>
          <w:szCs w:val="24"/>
          <w:lang w:val="en-US"/>
        </w:rPr>
        <w:t xml:space="preserve"> assemblages</w:t>
      </w:r>
      <w:r w:rsidR="00DA3321">
        <w:rPr>
          <w:rFonts w:ascii="Times New Roman" w:hAnsi="Times New Roman" w:cs="Times New Roman"/>
          <w:sz w:val="24"/>
          <w:szCs w:val="24"/>
          <w:lang w:val="en-US"/>
        </w:rPr>
        <w:t xml:space="preserve"> </w:t>
      </w:r>
      <w:commentRangeEnd w:id="18"/>
      <w:r w:rsidR="00290913">
        <w:rPr>
          <w:rStyle w:val="Refdecomentrio"/>
        </w:rPr>
        <w:commentReference w:id="18"/>
      </w:r>
      <w:r w:rsidR="00DA3321">
        <w:rPr>
          <w:rFonts w:ascii="Times New Roman" w:hAnsi="Times New Roman" w:cs="Times New Roman"/>
          <w:sz w:val="24"/>
          <w:szCs w:val="24"/>
          <w:lang w:val="en-US"/>
        </w:rPr>
        <w:t>(</w:t>
      </w:r>
      <w:proofErr w:type="spellStart"/>
      <w:r w:rsidR="00DA3321">
        <w:rPr>
          <w:rFonts w:ascii="Times New Roman" w:hAnsi="Times New Roman" w:cs="Times New Roman"/>
          <w:sz w:val="24"/>
          <w:szCs w:val="24"/>
          <w:lang w:val="en-US"/>
        </w:rPr>
        <w:t>i.e</w:t>
      </w:r>
      <w:proofErr w:type="spellEnd"/>
      <w:r w:rsidR="00DA3321">
        <w:rPr>
          <w:rFonts w:ascii="Times New Roman" w:hAnsi="Times New Roman" w:cs="Times New Roman"/>
          <w:sz w:val="24"/>
          <w:szCs w:val="24"/>
          <w:lang w:val="en-US"/>
        </w:rPr>
        <w:t xml:space="preserve"> temperate species are more closely related to each other than expected)</w:t>
      </w:r>
      <w:r w:rsidR="00D412BD">
        <w:rPr>
          <w:rFonts w:ascii="Times New Roman" w:hAnsi="Times New Roman" w:cs="Times New Roman"/>
          <w:sz w:val="24"/>
          <w:szCs w:val="24"/>
          <w:lang w:val="en-US"/>
        </w:rPr>
        <w:t xml:space="preserve">, while Out of the Tropics assumes that temperate </w:t>
      </w:r>
      <w:r w:rsidR="009D5D24">
        <w:rPr>
          <w:rFonts w:ascii="Times New Roman" w:hAnsi="Times New Roman" w:cs="Times New Roman"/>
          <w:sz w:val="24"/>
          <w:szCs w:val="24"/>
          <w:lang w:val="en-US"/>
        </w:rPr>
        <w:t>biomes</w:t>
      </w:r>
      <w:r w:rsidR="00D412BD">
        <w:rPr>
          <w:rFonts w:ascii="Times New Roman" w:hAnsi="Times New Roman" w:cs="Times New Roman"/>
          <w:sz w:val="24"/>
          <w:szCs w:val="24"/>
          <w:lang w:val="en-US"/>
        </w:rPr>
        <w:t xml:space="preserve"> will have </w:t>
      </w:r>
      <w:r w:rsidR="00D412BD" w:rsidRPr="00135067">
        <w:rPr>
          <w:rFonts w:ascii="Times New Roman" w:hAnsi="Times New Roman" w:cs="Times New Roman"/>
          <w:sz w:val="24"/>
          <w:szCs w:val="24"/>
          <w:lang w:val="en-US"/>
        </w:rPr>
        <w:t xml:space="preserve">phylogenetically </w:t>
      </w:r>
      <w:proofErr w:type="spellStart"/>
      <w:r w:rsidR="00D412BD" w:rsidRPr="00135067">
        <w:rPr>
          <w:rFonts w:ascii="Times New Roman" w:hAnsi="Times New Roman" w:cs="Times New Roman"/>
          <w:sz w:val="24"/>
          <w:szCs w:val="24"/>
          <w:lang w:val="en-US"/>
        </w:rPr>
        <w:t>overdispers</w:t>
      </w:r>
      <w:r w:rsidR="00D412BD">
        <w:rPr>
          <w:rFonts w:ascii="Times New Roman" w:hAnsi="Times New Roman" w:cs="Times New Roman"/>
          <w:sz w:val="24"/>
          <w:szCs w:val="24"/>
          <w:lang w:val="en-US"/>
        </w:rPr>
        <w:t>ed</w:t>
      </w:r>
      <w:proofErr w:type="spellEnd"/>
      <w:r w:rsidR="00D412BD">
        <w:rPr>
          <w:rFonts w:ascii="Times New Roman" w:hAnsi="Times New Roman" w:cs="Times New Roman"/>
          <w:sz w:val="24"/>
          <w:szCs w:val="24"/>
          <w:lang w:val="en-US"/>
        </w:rPr>
        <w:t xml:space="preserve"> </w:t>
      </w:r>
      <w:r w:rsidR="00DA3321">
        <w:rPr>
          <w:rFonts w:ascii="Times New Roman" w:hAnsi="Times New Roman" w:cs="Times New Roman"/>
          <w:sz w:val="24"/>
          <w:szCs w:val="24"/>
          <w:lang w:val="en-US"/>
        </w:rPr>
        <w:t xml:space="preserve">assemblages </w:t>
      </w:r>
      <w:del w:id="22" w:author="Gabriel Nakamura" w:date="2019-07-22T15:52:00Z">
        <w:r w:rsidR="00DA3321" w:rsidDel="00290913">
          <w:rPr>
            <w:rFonts w:ascii="Times New Roman" w:hAnsi="Times New Roman" w:cs="Times New Roman"/>
            <w:sz w:val="24"/>
            <w:szCs w:val="24"/>
            <w:lang w:val="en-US"/>
          </w:rPr>
          <w:delText xml:space="preserve">compared with a null model </w:delText>
        </w:r>
      </w:del>
      <w:r w:rsidR="00DA3321">
        <w:rPr>
          <w:rFonts w:ascii="Times New Roman" w:hAnsi="Times New Roman" w:cs="Times New Roman"/>
          <w:sz w:val="24"/>
          <w:szCs w:val="24"/>
          <w:lang w:val="en-US"/>
        </w:rPr>
        <w:t>(</w:t>
      </w:r>
      <w:proofErr w:type="spellStart"/>
      <w:r w:rsidR="00DA3321">
        <w:rPr>
          <w:rFonts w:ascii="Times New Roman" w:hAnsi="Times New Roman" w:cs="Times New Roman"/>
          <w:sz w:val="24"/>
          <w:szCs w:val="24"/>
          <w:lang w:val="en-US"/>
        </w:rPr>
        <w:t>i.e</w:t>
      </w:r>
      <w:proofErr w:type="spellEnd"/>
      <w:r w:rsidR="00DA3321">
        <w:rPr>
          <w:rFonts w:ascii="Times New Roman" w:hAnsi="Times New Roman" w:cs="Times New Roman"/>
          <w:sz w:val="24"/>
          <w:szCs w:val="24"/>
          <w:lang w:val="en-US"/>
        </w:rPr>
        <w:t xml:space="preserve"> temperate species are </w:t>
      </w:r>
      <w:r w:rsidR="00AA1075">
        <w:rPr>
          <w:rFonts w:ascii="Times New Roman" w:hAnsi="Times New Roman" w:cs="Times New Roman"/>
          <w:sz w:val="24"/>
          <w:szCs w:val="24"/>
          <w:lang w:val="en-US"/>
        </w:rPr>
        <w:t>less</w:t>
      </w:r>
      <w:r w:rsidR="00DA3321">
        <w:rPr>
          <w:rFonts w:ascii="Times New Roman" w:hAnsi="Times New Roman" w:cs="Times New Roman"/>
          <w:sz w:val="24"/>
          <w:szCs w:val="24"/>
          <w:lang w:val="en-US"/>
        </w:rPr>
        <w:t xml:space="preserve"> closely related to </w:t>
      </w:r>
      <w:r w:rsidR="00AA1075">
        <w:rPr>
          <w:rFonts w:ascii="Times New Roman" w:hAnsi="Times New Roman" w:cs="Times New Roman"/>
          <w:sz w:val="24"/>
          <w:szCs w:val="24"/>
          <w:lang w:val="en-US"/>
        </w:rPr>
        <w:t xml:space="preserve">one another </w:t>
      </w:r>
      <w:r w:rsidR="00DA3321">
        <w:rPr>
          <w:rFonts w:ascii="Times New Roman" w:hAnsi="Times New Roman" w:cs="Times New Roman"/>
          <w:sz w:val="24"/>
          <w:szCs w:val="24"/>
          <w:lang w:val="en-US"/>
        </w:rPr>
        <w:t xml:space="preserve"> than expected)</w:t>
      </w:r>
      <w:r w:rsidR="00B54886">
        <w:rPr>
          <w:rFonts w:ascii="Times New Roman" w:hAnsi="Times New Roman" w:cs="Times New Roman"/>
          <w:sz w:val="24"/>
          <w:szCs w:val="24"/>
          <w:lang w:val="en-US"/>
        </w:rPr>
        <w:t>.</w:t>
      </w:r>
    </w:p>
    <w:p w14:paraId="5D188F98" w14:textId="46612962" w:rsidR="00D31506" w:rsidRDefault="00DA3321" w:rsidP="00C266E6">
      <w:pPr>
        <w:autoSpaceDE w:val="0"/>
        <w:autoSpaceDN w:val="0"/>
        <w:adjustRightInd w:val="0"/>
        <w:spacing w:line="480" w:lineRule="auto"/>
        <w:ind w:firstLine="708"/>
        <w:jc w:val="both"/>
        <w:rPr>
          <w:rFonts w:ascii="Times New Roman" w:hAnsi="Times New Roman" w:cs="Times New Roman"/>
          <w:sz w:val="24"/>
          <w:szCs w:val="24"/>
          <w:lang w:val="en-US"/>
        </w:rPr>
      </w:pPr>
      <w:r>
        <w:rPr>
          <w:rFonts w:ascii="Times New Roman" w:eastAsiaTheme="minorHAnsi" w:hAnsi="Times New Roman" w:cs="Times New Roman"/>
          <w:sz w:val="24"/>
          <w:szCs w:val="24"/>
          <w:lang w:val="en-US" w:eastAsia="en-US"/>
        </w:rPr>
        <w:t>T</w:t>
      </w:r>
      <w:r w:rsidR="00D31506" w:rsidRPr="00D31506">
        <w:rPr>
          <w:rFonts w:ascii="Times New Roman" w:eastAsiaTheme="minorHAnsi" w:hAnsi="Times New Roman" w:cs="Times New Roman"/>
          <w:sz w:val="24"/>
          <w:szCs w:val="24"/>
          <w:lang w:val="en-US" w:eastAsia="en-US"/>
        </w:rPr>
        <w:t xml:space="preserve">o infer speciation and dispersal, we can use phylogenetic data, because these two processes affect the phylogenetic structure of the assemblage. If </w:t>
      </w:r>
      <w:r w:rsidR="00D31506" w:rsidRPr="00396C99">
        <w:rPr>
          <w:rFonts w:ascii="Times New Roman" w:eastAsiaTheme="minorHAnsi" w:hAnsi="Times New Roman" w:cs="Times New Roman"/>
          <w:i/>
          <w:sz w:val="24"/>
          <w:szCs w:val="24"/>
          <w:lang w:val="en-US" w:eastAsia="en-US"/>
        </w:rPr>
        <w:t>in situ</w:t>
      </w:r>
      <w:r w:rsidR="00D31506" w:rsidRPr="00D31506">
        <w:rPr>
          <w:rFonts w:ascii="Times New Roman" w:eastAsiaTheme="minorHAnsi" w:hAnsi="Times New Roman" w:cs="Times New Roman"/>
          <w:sz w:val="24"/>
          <w:szCs w:val="24"/>
          <w:lang w:val="en-US" w:eastAsia="en-US"/>
        </w:rPr>
        <w:t xml:space="preserve"> speciation is predominant</w:t>
      </w:r>
      <w:r w:rsidR="00200E52">
        <w:rPr>
          <w:rFonts w:ascii="Times New Roman" w:eastAsiaTheme="minorHAnsi" w:hAnsi="Times New Roman" w:cs="Times New Roman"/>
          <w:sz w:val="24"/>
          <w:szCs w:val="24"/>
          <w:lang w:val="en-US" w:eastAsia="en-US"/>
        </w:rPr>
        <w:t xml:space="preserve"> in the assemblage</w:t>
      </w:r>
      <w:r w:rsidR="00D31506" w:rsidRPr="00D31506">
        <w:rPr>
          <w:rFonts w:ascii="Times New Roman" w:eastAsiaTheme="minorHAnsi" w:hAnsi="Times New Roman" w:cs="Times New Roman"/>
          <w:sz w:val="24"/>
          <w:szCs w:val="24"/>
          <w:lang w:val="en-US" w:eastAsia="en-US"/>
        </w:rPr>
        <w:t xml:space="preserve">, the </w:t>
      </w:r>
      <w:r w:rsidR="00200E52" w:rsidRPr="00D31506">
        <w:rPr>
          <w:rFonts w:ascii="Times New Roman" w:eastAsiaTheme="minorHAnsi" w:hAnsi="Times New Roman" w:cs="Times New Roman"/>
          <w:sz w:val="24"/>
          <w:szCs w:val="24"/>
          <w:lang w:val="en-US" w:eastAsia="en-US"/>
        </w:rPr>
        <w:t>assemblage exhibits</w:t>
      </w:r>
      <w:r w:rsidR="00D31506" w:rsidRPr="00D31506">
        <w:rPr>
          <w:rFonts w:ascii="Times New Roman" w:eastAsiaTheme="minorHAnsi" w:hAnsi="Times New Roman" w:cs="Times New Roman"/>
          <w:sz w:val="24"/>
          <w:szCs w:val="24"/>
          <w:lang w:val="en-US" w:eastAsia="en-US"/>
        </w:rPr>
        <w:t xml:space="preserve"> </w:t>
      </w:r>
      <w:r w:rsidR="00200E52">
        <w:rPr>
          <w:rFonts w:ascii="Times New Roman" w:eastAsiaTheme="minorHAnsi" w:hAnsi="Times New Roman" w:cs="Times New Roman"/>
          <w:sz w:val="24"/>
          <w:szCs w:val="24"/>
          <w:lang w:val="en-US" w:eastAsia="en-US"/>
        </w:rPr>
        <w:t>a clustered structure</w:t>
      </w:r>
      <w:r w:rsidR="00D31506" w:rsidRPr="00D31506">
        <w:rPr>
          <w:rFonts w:ascii="Times New Roman" w:eastAsiaTheme="minorHAnsi" w:hAnsi="Times New Roman" w:cs="Times New Roman"/>
          <w:sz w:val="24"/>
          <w:szCs w:val="24"/>
          <w:lang w:val="en-US" w:eastAsia="en-US"/>
        </w:rPr>
        <w:t xml:space="preserve">. Otherwise, if dispersal is more frequent, the assemblage will </w:t>
      </w:r>
      <w:r w:rsidR="00200E52">
        <w:rPr>
          <w:rFonts w:ascii="Times New Roman" w:eastAsiaTheme="minorHAnsi" w:hAnsi="Times New Roman" w:cs="Times New Roman"/>
          <w:sz w:val="24"/>
          <w:szCs w:val="24"/>
          <w:lang w:val="en-US" w:eastAsia="en-US"/>
        </w:rPr>
        <w:t xml:space="preserve">have a </w:t>
      </w:r>
      <w:proofErr w:type="spellStart"/>
      <w:r w:rsidR="00200E52">
        <w:rPr>
          <w:rFonts w:ascii="Times New Roman" w:eastAsiaTheme="minorHAnsi" w:hAnsi="Times New Roman" w:cs="Times New Roman"/>
          <w:sz w:val="24"/>
          <w:szCs w:val="24"/>
          <w:lang w:val="en-US" w:eastAsia="en-US"/>
        </w:rPr>
        <w:t>overdispersed</w:t>
      </w:r>
      <w:proofErr w:type="spellEnd"/>
      <w:r w:rsidR="00200E52">
        <w:rPr>
          <w:rFonts w:ascii="Times New Roman" w:eastAsiaTheme="minorHAnsi" w:hAnsi="Times New Roman" w:cs="Times New Roman"/>
          <w:sz w:val="24"/>
          <w:szCs w:val="24"/>
          <w:lang w:val="en-US" w:eastAsia="en-US"/>
        </w:rPr>
        <w:t xml:space="preserve"> structure </w:t>
      </w:r>
      <w:r w:rsidR="00083252">
        <w:rPr>
          <w:rFonts w:ascii="Times New Roman" w:eastAsiaTheme="minorHAnsi" w:hAnsi="Times New Roman" w:cs="Times New Roman"/>
          <w:sz w:val="24"/>
          <w:szCs w:val="24"/>
          <w:lang w:val="en-US" w:eastAsia="en-US"/>
        </w:rPr>
        <w:fldChar w:fldCharType="begin" w:fldLock="1"/>
      </w:r>
      <w:r w:rsidR="00083252">
        <w:rPr>
          <w:rFonts w:ascii="Times New Roman" w:eastAsiaTheme="minorHAnsi" w:hAnsi="Times New Roman" w:cs="Times New Roman"/>
          <w:sz w:val="24"/>
          <w:szCs w:val="24"/>
          <w:lang w:val="en-US" w:eastAsia="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 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birds","type":"article-journal","volume":"42"},"uris":["http://www.mendeley.com/documents/?uuid=ad4b058a-f2dd-4a68-932f-386e6e78edcd"]},{"id":"ITEM-2","itemData":{"DOI":"10.2307/3079215","ISSN":"00030147","abstract":"Because of the correlation expected between the phylogenetic relatedness of two taxa and their net ecological similarity, a measure of the overall phylogenetic relatedness of a community of interacting organisms can be used to investigate the contemporary ecological processes that structure community composition. I describe two indices that use the number of nodes that separate taxa on a phylogeny as a measure of their phylogenetic relatedness. As an example of the use of these indices in community analysis, I compared the mean observed net relatedness of trees (&gt;/=10 cm diameter at breast height) in each of 28 plots (each 0.16 ha) in a Bornean rain forest with the net relatedness expected if species were drawn randomly from the species pool (of the 324 species in the 28 plots), using a supertree that I assembled from published sources. I found that the species in plots were more phylogenetically related than expected by chance, a result that was insensitive to various modifications to the basic methodology. I tentatively infer that variation in habitat among plots causes ecologically more similar species to co-occur within plots. Finally, I suggest a range of applications for phylogenetic relatedness measures in community analysis.","author":[{"dropping-particle":"","family":"Webb","given":"","non-dropping-particle":"","parse-names":false,"suffix":""}],"container-title":"The American Naturalist","id":"ITEM-2","issue":"2","issued":{"date-parts":[["2000"]]},"page":"145-155","title":"Exploring the Phylogenetic Structure of Ecological Communities: An Example for Rain Forest Trees","type":"article-journal","volume":"156"},"uris":["http://www.mendeley.com/documents/?uuid=a52701d0-db5e-4592-a595-7bfeb99989eb"]}],"mendeley":{"formattedCitation":"(Webb 2000; Crouch &lt;i&gt;et al.&lt;/i&gt; 2019)","plainTextFormattedCitation":"(Webb 2000; Crouch et al. 2019)","previouslyFormattedCitation":"(Webb 2000; Crouch &lt;i&gt;et al.&lt;/i&gt; 2019)"},"properties":{"noteIndex":0},"schema":"https://github.com/citation-style-language/schema/raw/master/csl-citation.json"}</w:instrText>
      </w:r>
      <w:r w:rsidR="00083252">
        <w:rPr>
          <w:rFonts w:ascii="Times New Roman" w:eastAsiaTheme="minorHAnsi" w:hAnsi="Times New Roman" w:cs="Times New Roman"/>
          <w:sz w:val="24"/>
          <w:szCs w:val="24"/>
          <w:lang w:val="en-US" w:eastAsia="en-US"/>
        </w:rPr>
        <w:fldChar w:fldCharType="separate"/>
      </w:r>
      <w:r w:rsidR="00083252" w:rsidRPr="00083252">
        <w:rPr>
          <w:rFonts w:ascii="Times New Roman" w:eastAsiaTheme="minorHAnsi" w:hAnsi="Times New Roman" w:cs="Times New Roman"/>
          <w:noProof/>
          <w:sz w:val="24"/>
          <w:szCs w:val="24"/>
          <w:lang w:val="en-US" w:eastAsia="en-US"/>
        </w:rPr>
        <w:t xml:space="preserve">(Webb 2000; Crouch </w:t>
      </w:r>
      <w:r w:rsidR="00083252" w:rsidRPr="00083252">
        <w:rPr>
          <w:rFonts w:ascii="Times New Roman" w:eastAsiaTheme="minorHAnsi" w:hAnsi="Times New Roman" w:cs="Times New Roman"/>
          <w:i/>
          <w:noProof/>
          <w:sz w:val="24"/>
          <w:szCs w:val="24"/>
          <w:lang w:val="en-US" w:eastAsia="en-US"/>
        </w:rPr>
        <w:t>et al.</w:t>
      </w:r>
      <w:r w:rsidR="00083252" w:rsidRPr="00083252">
        <w:rPr>
          <w:rFonts w:ascii="Times New Roman" w:eastAsiaTheme="minorHAnsi" w:hAnsi="Times New Roman" w:cs="Times New Roman"/>
          <w:noProof/>
          <w:sz w:val="24"/>
          <w:szCs w:val="24"/>
          <w:lang w:val="en-US" w:eastAsia="en-US"/>
        </w:rPr>
        <w:t xml:space="preserve"> 2019)</w:t>
      </w:r>
      <w:r w:rsidR="00083252">
        <w:rPr>
          <w:rFonts w:ascii="Times New Roman" w:eastAsiaTheme="minorHAnsi" w:hAnsi="Times New Roman" w:cs="Times New Roman"/>
          <w:sz w:val="24"/>
          <w:szCs w:val="24"/>
          <w:lang w:val="en-US" w:eastAsia="en-US"/>
        </w:rPr>
        <w:fldChar w:fldCharType="end"/>
      </w:r>
      <w:r w:rsidR="00083252">
        <w:rPr>
          <w:rFonts w:ascii="Times New Roman" w:eastAsiaTheme="minorHAnsi" w:hAnsi="Times New Roman" w:cs="Times New Roman"/>
          <w:sz w:val="24"/>
          <w:szCs w:val="24"/>
          <w:lang w:val="en-US" w:eastAsia="en-US"/>
        </w:rPr>
        <w:t>.</w:t>
      </w:r>
      <w:r w:rsidR="00D31506">
        <w:rPr>
          <w:rFonts w:ascii="Times New Roman" w:eastAsiaTheme="minorHAnsi" w:hAnsi="Times New Roman" w:cs="Times New Roman"/>
          <w:sz w:val="24"/>
          <w:szCs w:val="24"/>
          <w:lang w:val="en-US" w:eastAsia="en-US"/>
        </w:rPr>
        <w:t xml:space="preserve"> So, using phylogenetic data we</w:t>
      </w:r>
      <w:r w:rsidR="00211F86">
        <w:rPr>
          <w:rFonts w:ascii="Times New Roman" w:eastAsiaTheme="minorHAnsi" w:hAnsi="Times New Roman" w:cs="Times New Roman"/>
          <w:sz w:val="24"/>
          <w:szCs w:val="24"/>
          <w:lang w:val="en-US" w:eastAsia="en-US"/>
        </w:rPr>
        <w:t xml:space="preserve"> can infer historical </w:t>
      </w:r>
      <w:r w:rsidR="00E2461A">
        <w:rPr>
          <w:rFonts w:ascii="Times New Roman" w:eastAsiaTheme="minorHAnsi" w:hAnsi="Times New Roman" w:cs="Times New Roman"/>
          <w:sz w:val="24"/>
          <w:szCs w:val="24"/>
          <w:lang w:val="en-US" w:eastAsia="en-US"/>
        </w:rPr>
        <w:t>process that contributes</w:t>
      </w:r>
      <w:r w:rsidR="00211F86">
        <w:rPr>
          <w:rFonts w:ascii="Times New Roman" w:eastAsiaTheme="minorHAnsi" w:hAnsi="Times New Roman" w:cs="Times New Roman"/>
          <w:sz w:val="24"/>
          <w:szCs w:val="24"/>
          <w:lang w:val="en-US" w:eastAsia="en-US"/>
        </w:rPr>
        <w:t xml:space="preserve"> to generate the assemblage</w:t>
      </w:r>
      <w:r w:rsidR="00200E52">
        <w:rPr>
          <w:rFonts w:ascii="Times New Roman" w:eastAsiaTheme="minorHAnsi" w:hAnsi="Times New Roman" w:cs="Times New Roman"/>
          <w:sz w:val="24"/>
          <w:szCs w:val="24"/>
          <w:lang w:val="en-US" w:eastAsia="en-US"/>
        </w:rPr>
        <w:t xml:space="preserve"> </w:t>
      </w:r>
      <w:r w:rsidR="00200E52">
        <w:rPr>
          <w:rFonts w:ascii="Times New Roman" w:eastAsiaTheme="minorHAnsi" w:hAnsi="Times New Roman" w:cs="Times New Roman"/>
          <w:sz w:val="24"/>
          <w:szCs w:val="24"/>
          <w:lang w:val="en-US" w:eastAsia="en-US"/>
        </w:rPr>
        <w:fldChar w:fldCharType="begin" w:fldLock="1"/>
      </w:r>
      <w:r w:rsidR="00CB4178">
        <w:rPr>
          <w:rFonts w:ascii="Times New Roman" w:eastAsiaTheme="minorHAnsi" w:hAnsi="Times New Roman" w:cs="Times New Roman"/>
          <w:sz w:val="24"/>
          <w:szCs w:val="24"/>
          <w:lang w:val="en-US" w:eastAsia="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 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birds","type":"article-journal","volume":"42"},"uris":["http://www.mendeley.com/documents/?uuid=f876524b-a9da-403b-b7b9-aabec01912e7"]}],"mendeley":{"formattedCitation":"(Crouch &lt;i&gt;et al.&lt;/i&gt; 2019)","plainTextFormattedCitation":"(Crouch et al. 2019)","previouslyFormattedCitation":"(Crouch &lt;i&gt;et al.&lt;/i&gt; 2019)"},"properties":{"noteIndex":0},"schema":"https://github.com/citation-style-language/schema/raw/master/csl-citation.json"}</w:instrText>
      </w:r>
      <w:r w:rsidR="00200E52">
        <w:rPr>
          <w:rFonts w:ascii="Times New Roman" w:eastAsiaTheme="minorHAnsi" w:hAnsi="Times New Roman" w:cs="Times New Roman"/>
          <w:sz w:val="24"/>
          <w:szCs w:val="24"/>
          <w:lang w:val="en-US" w:eastAsia="en-US"/>
        </w:rPr>
        <w:fldChar w:fldCharType="separate"/>
      </w:r>
      <w:r w:rsidR="00200E52" w:rsidRPr="00200E52">
        <w:rPr>
          <w:rFonts w:ascii="Times New Roman" w:eastAsiaTheme="minorHAnsi" w:hAnsi="Times New Roman" w:cs="Times New Roman"/>
          <w:noProof/>
          <w:sz w:val="24"/>
          <w:szCs w:val="24"/>
          <w:lang w:val="en-US" w:eastAsia="en-US"/>
        </w:rPr>
        <w:t xml:space="preserve">(Crouch </w:t>
      </w:r>
      <w:r w:rsidR="00200E52" w:rsidRPr="00200E52">
        <w:rPr>
          <w:rFonts w:ascii="Times New Roman" w:eastAsiaTheme="minorHAnsi" w:hAnsi="Times New Roman" w:cs="Times New Roman"/>
          <w:i/>
          <w:noProof/>
          <w:sz w:val="24"/>
          <w:szCs w:val="24"/>
          <w:lang w:val="en-US" w:eastAsia="en-US"/>
        </w:rPr>
        <w:t>et al.</w:t>
      </w:r>
      <w:r w:rsidR="00200E52" w:rsidRPr="00200E52">
        <w:rPr>
          <w:rFonts w:ascii="Times New Roman" w:eastAsiaTheme="minorHAnsi" w:hAnsi="Times New Roman" w:cs="Times New Roman"/>
          <w:noProof/>
          <w:sz w:val="24"/>
          <w:szCs w:val="24"/>
          <w:lang w:val="en-US" w:eastAsia="en-US"/>
        </w:rPr>
        <w:t xml:space="preserve"> 2019)</w:t>
      </w:r>
      <w:r w:rsidR="00200E52">
        <w:rPr>
          <w:rFonts w:ascii="Times New Roman" w:eastAsiaTheme="minorHAnsi" w:hAnsi="Times New Roman" w:cs="Times New Roman"/>
          <w:sz w:val="24"/>
          <w:szCs w:val="24"/>
          <w:lang w:val="en-US" w:eastAsia="en-US"/>
        </w:rPr>
        <w:fldChar w:fldCharType="end"/>
      </w:r>
      <w:r w:rsidR="00211F86">
        <w:rPr>
          <w:rFonts w:ascii="Times New Roman" w:eastAsiaTheme="minorHAnsi" w:hAnsi="Times New Roman" w:cs="Times New Roman"/>
          <w:sz w:val="24"/>
          <w:szCs w:val="24"/>
          <w:lang w:val="en-US" w:eastAsia="en-US"/>
        </w:rPr>
        <w:t xml:space="preserve">. </w:t>
      </w:r>
      <w:r w:rsidR="00211F86">
        <w:rPr>
          <w:rFonts w:ascii="Times New Roman" w:hAnsi="Times New Roman" w:cs="Times New Roman"/>
          <w:sz w:val="24"/>
          <w:szCs w:val="24"/>
          <w:lang w:val="en-US"/>
        </w:rPr>
        <w:t>Moreover, it is essential to note that both processes do not receive equal attention: many studies</w:t>
      </w:r>
      <w:r w:rsidR="00C266E6">
        <w:rPr>
          <w:rFonts w:ascii="Times New Roman" w:hAnsi="Times New Roman" w:cs="Times New Roman"/>
          <w:sz w:val="24"/>
          <w:szCs w:val="24"/>
          <w:lang w:val="en-US"/>
        </w:rPr>
        <w:t xml:space="preserve"> </w:t>
      </w:r>
      <w:r w:rsidR="00211F86" w:rsidRPr="009030AC">
        <w:rPr>
          <w:rFonts w:ascii="Times New Roman" w:hAnsi="Times New Roman" w:cs="Times New Roman"/>
          <w:sz w:val="24"/>
          <w:szCs w:val="24"/>
          <w:lang w:val="en-US"/>
        </w:rPr>
        <w:t>inves</w:t>
      </w:r>
      <w:r w:rsidR="009030AC" w:rsidRPr="009030AC">
        <w:rPr>
          <w:rFonts w:ascii="Times New Roman" w:hAnsi="Times New Roman" w:cs="Times New Roman"/>
          <w:sz w:val="24"/>
          <w:szCs w:val="24"/>
          <w:lang w:val="en-US"/>
        </w:rPr>
        <w:t xml:space="preserve">tigated rates of </w:t>
      </w:r>
      <w:r w:rsidR="00211F86" w:rsidRPr="009030AC">
        <w:rPr>
          <w:rFonts w:ascii="Times New Roman" w:hAnsi="Times New Roman" w:cs="Times New Roman"/>
          <w:sz w:val="24"/>
          <w:szCs w:val="24"/>
          <w:lang w:val="en-US"/>
        </w:rPr>
        <w:t>speciation</w:t>
      </w:r>
      <w:r w:rsidR="00252250">
        <w:rPr>
          <w:rFonts w:ascii="Times New Roman" w:hAnsi="Times New Roman" w:cs="Times New Roman"/>
          <w:sz w:val="24"/>
          <w:szCs w:val="24"/>
          <w:lang w:val="en-US"/>
        </w:rPr>
        <w:t xml:space="preserve"> </w:t>
      </w:r>
      <w:r w:rsidR="00AE46BD">
        <w:rPr>
          <w:rFonts w:ascii="Times New Roman" w:hAnsi="Times New Roman" w:cs="Times New Roman"/>
          <w:sz w:val="24"/>
          <w:szCs w:val="24"/>
          <w:lang w:val="en-US"/>
        </w:rPr>
        <w:fldChar w:fldCharType="begin" w:fldLock="1"/>
      </w:r>
      <w:r w:rsidR="008947B4">
        <w:rPr>
          <w:rFonts w:ascii="Times New Roman" w:hAnsi="Times New Roman" w:cs="Times New Roman"/>
          <w:sz w:val="24"/>
          <w:szCs w:val="24"/>
          <w:lang w:val="en-US"/>
        </w:rPr>
        <w:instrText>ADDIN CSL_CITATION {"citationItems":[{"id":"ITEM-1","itemData":{"DOI":"10.1126/science.1135590","ISSN":"00368075","abstract":"Although the tropics harbor greater numbers of species than do temperate zones, it is not known whether the rates of speciation and extinction also follow a latitudinal gradient. By sampling birds and mammals, we found that the distribution of the evolutionary ages of sister species-pairs of species in which each is the other's closest relative-adheres to a latitudinal gradient. The time to divergence for sister species is shorter at high latitudes and longer in the tropics. Birth-death models fitting these data estimate that the highest recent speciation and extinction rates occur at high latitudes and decline toward the tropics. These results conflict with the prevailing view that links high tropical diversity to elevated tropical speciation rates. Instead, our findings suggest that faster turnover at high latitudes contributes to the latitudinal diversity gradient.","author":[{"dropping-particle":"","family":"Weir","given":"Jason T.","non-dropping-particle":"","parse-names":false,"suffix":""},{"dropping-particle":"","family":"Schluter","given":"Dolph","non-dropping-particle":"","parse-names":false,"suffix":""}],"container-title":"Science","id":"ITEM-1","issue":"5818","issued":{"date-parts":[["2007","3","16"]]},"page":"1574-1576","title":"The latitudinal gradient in recent speciation and extinction rates of birds and mammals","type":"article-journal","volume":"315"},"uris":["http://www.mendeley.com/documents/?uuid=d617e8e4-0e23-3ba1-a6ee-e10146b9f3de"]},{"id":"ITEM-2","itemData":{"DOI":"10.1073/pnas.1305529110","ISSN":"0027-8424","abstract":"The rate at which speciation occurs varies greatly among different kinds of organisms and is frequently assumed to result from species-or clade-specific factors that influence the rate at which populations acquire reproductive isolation. This premise leads to a fundamental prediction that has never been tested: Organisms that quickly evolve prezygotic or postzygotic reproductive isolation should have faster rates of speciation than organisms that slowly acquire reproductive isolation. We combined phylogenetic estimates of speciation rates from Drosophila and birds with a method for analyzing interspecific hybridization data to test whether the rate at which individual lineages evolve reproductive isolation predicts their macroevolutionary rate of species formation. We find that some lineages evolve reproductive isolation much more quickly than others, but this variation is decoupled from rates of speciation as measured on phylogenetic trees. For the clades examined here, reproductive isolation-especially intrinsic, postzygotic isolation-does not seem to be the rate-limiting control on macroevolutionary diversification dynamics. These results suggest that factors associated with intrinsic reproductive isolation may have less to do with the tremendous variation in species diversity across the evolutionary tree of life than is generally assumed.","author":[{"dropping-particle":"","family":"Rabosky","given":"D. L.","non-dropping-particle":"","parse-names":false,"suffix":""},{"dropping-particle":"","family":"Matute","given":"D. R.","non-dropping-particle":"","parse-names":false,"suffix":""}],"container-title":"Proceedings of the National Academy of Sciences","id":"ITEM-2","issue":"38","issued":{"date-parts":[["2013"]]},"page":"15354-15359","title":"Macroevolutionary speciation rates are decoupled from the evolution of intrinsic reproductive isolation in Drosophila and birds","type":"article-journal","volume":"110"},"uris":["http://www.mendeley.com/documents/?uuid=91eea9b9-5c7c-4191-97e8-ec4eb2cfa3a0"]},{"id":"ITEM-3","itemData":{"author":[{"dropping-particle":"","family":"Haffer","given":"Jurgen","non-dropping-particle":"","parse-names":false,"suffix":""}],"container-title":"Science","id":"ITEM-3","issue":"3889","issued":{"date-parts":[["1969"]]},"page":"131-138","title":"Speciation in Amazonian Forest Birds","type":"article-journal","volume":"165"},"uris":["http://www.mendeley.com/documents/?uuid=b60f41b1-701e-4ef6-b1a0-202e688844b7"]},{"id":"ITEM-4","itemData":{"DOI":"10.1098/rspb.1999.0825","ISSN":"14712970","abstract":"The 27 species of Dendroica wood-warblers represent North America's most spectacular avian adaptive radiation. Dendroica species exhibit high levels of local sympatry and differ in plumage and song, but the group contrasts with other well-known avian adaptive radiations such as the Hawaiian honeycreepers and Galapagos finches in that Dendroica species have differentiated modestly in morphometric traits related to foraging. Instead, sympatric Dendroica tend to partition resources behaviourally and they have become a widely cited example of competitive exclusion. We explored the temporal structure of Dendroica diversification via a phylogeny based on 3639 nucleotides of protein-coding mitochondrial DNA (mtDNA). The taxa sampled included 60 individuals representing 24 Dendroica species and a variety of other paruline warbler and outgroup species. Mitochondrial divergences among Dendroica species were generally large (mean pairwise interspecific distances, 10.0%) and many species were rooted in a basal polytomy. The prevalence of long terminal branches indicates that these species have evolved efficient isolating mechanisms that have prevented mtDNA introgression despite the many opportunities for hybridization resulting from local sympatry. Comparisons with a null model of random bifurcation-extinction demonstrate that cladogenesis in Dendroica has been clustered non-randomly with respect to time, with a significant burst of speciation occurring early in the history of the genus, possibly as long ago as the Late Miocene or Early Pliocene periods. Although this non-random clustering of speciation is consistent with the pattern expected of an adaptive radiation, the age of the Dendroica radiation suggests it is an 'ancient species flock' in which most extant species represent lineages that have long been evolutionarily independent.","author":[{"dropping-particle":"","family":"Lovette","given":"I. J.","non-dropping-particle":"","parse-names":false,"suffix":""},{"dropping-particle":"","family":"Bermingham","given":"E.","non-dropping-particle":"","parse-names":false,"suffix":""}],"container-title":"Proceedings of the Royal Society B: Biological Sciences","id":"ITEM-4","issue":"1429","issued":{"date-parts":[["1999"]]},"page":"1629-1636","title":"Explosive speciation in the New World Dendroica warblers","type":"article-journal","volume":"266"},"uris":["http://www.mendeley.com/documents/?uuid=6f482390-cb2e-4f8d-997f-b21a1acc2a3b"]},{"id":"ITEM-5","itemData":{"DOI":"10.1038/ncomms2958","ISSN":"20411723","abstract":"Several evolutionary theories predict that rates of morphological change should be positively associated with the rate at which new species arise. For example, the theory of punctuated equilibrium proposes that phenotypic change typically occurs in rapid bursts associated with speciation events. However, recent phylogenetic studies have found little evidence linking these processes in nature. Here we demonstrate that rates of species diversification are highly correlated with the rate of body size evolution across the 30,000+ living species of ray-finned fishes that comprise the majority of vertebrate biological diversity. This coupling is a general feature of fish evolution and transcends vast differences in ecology and body-plan organization. Our results may reflect a widespread speciational mode of character change in living fishes. Alternatively, these findings are consistent with the hypothesis that phenotypic 'evolvability'-the capacity of organisms to evolve-shapes the dynamics of speciation through time at the largest phylogenetic scales.","author":[{"dropping-particle":"","family":"Rabosky","given":"Daniel L.","non-dropping-particle":"","parse-names":false,"suffix":""},{"dropping-particle":"","family":"Santini","given":"Francesco","non-dropping-particle":"","parse-names":false,"suffix":""},{"dropping-particle":"","family":"Eastman","given":"Jonathan","non-dropping-particle":"","parse-names":false,"suffix":""},{"dropping-particle":"","family":"Smith","given":"Stephen A.","non-dropping-particle":"","parse-names":false,"suffix":""},{"dropping-particle":"","family":"Sidlauskas","given":"Brian","non-dropping-particle":"","parse-names":false,"suffix":""},{"dropping-particle":"","family":"Chang","given":"Jonathan","non-dropping-particle":"","parse-names":false,"suffix":""},{"dropping-particle":"","family":"Alfaro","given":"Michael E.","non-dropping-particle":"","parse-names":false,"suffix":""}],"container-title":"Nature Communications","id":"ITEM-5","issued":{"date-parts":[["2013"]]},"page":"1-8","publisher":"Nature Publishing Group","title":"Rates of speciation and morphological evolution are correlated across the largest vertebrate radiation","type":"article-journal","volume":"4"},"uris":["http://www.mendeley.com/documents/?uuid=58053bf0-5274-419f-94e9-9060e6b1a047"]},{"id":"ITEM-6","itemData":{"DOI":"10.1073/pnas.0603587103","ISSN":"0027-8424","abstract":"Latitudinal gradients of biodiversity and macroevolutionary dynamics are prominent yet poorly understood. We derive a model that quantifies the role of kinetic energy in generating biodiversity. The model predicts that rates of genetic divergence and speciation are both governed by metabolic rate and therefore show the same exponential temperature dependence (activation energy of approximately 0.65 eV; 1 eV = 1.602 x 10(-19) J). Predictions are supported by global datasets from planktonic foraminifera for rates of DNA evolution and speciation spanning 30 million years. As predicted by the model, rates of speciation increase toward the tropics even after controlling for the greater ocean coverage at tropical latitudes. Our model and results indicate that individual metabolic rate is a primary determinant of evolutionary rates: approximately 10(13) J of energy flux per gram of tissue generates one substitution per nucleotide in the nuclear genome, and approximately 10(23) J of energy flux per population generates a new species of foraminifera.","author":[{"dropping-particle":"","family":"Allen","given":"A. P.","non-dropping-particle":"","parse-names":false,"suffix":""},{"dropping-particle":"","family":"Gillooly","given":"J. F.","non-dropping-particle":"","parse-names":false,"suffix":""},{"dropping-particle":"","family":"Savage","given":"V. M.","non-dropping-particle":"","parse-names":false,"suffix":""},{"dropping-particle":"","family":"Brown","given":"J. H.","non-dropping-particle":"","parse-names":false,"suffix":""}],"container-title":"Proceedings of the National Academy of Sciences","id":"ITEM-6","issue":"24","issued":{"date-parts":[["2006"]]},"page":"9130-9135","title":"Kinetic effects of temperature on rates of genetic divergence and speciation","type":"article-journal","volume":"103"},"uris":["http://www.mendeley.com/documents/?uuid=471ea3ef-bb53-4971-9095-867eb98a54e0"]},{"id":"ITEM-7","itemData":{"DOI":"10.1098/rspb.2014.2889","ISSN":"14712954","abstract":"The tropics contain far greater numbers of species than temperate regions, suggesting that rates of species formation might differ systematically between tropical and non-tropical areas. We tested this hypothesis by reconstructing the history of speciation in New World (NW) land birds using BAMM, a Bayesian framework for modelling complex evolutionary dynamics on phylogenetic trees. We estimated marginal distributions of present-day speciation rates for each of 2571 species of birds. The present-day rate of speciation varies approximately 30-fold across NW birds, but there is no difference in the rate distributions for tropical and temperate taxa. Using macroevolutionary cohort analysis, we demonstrate that clades with high tropical membership do not produce species more rapidly than temperate clades. For nearly any value of present-day speciation rate, there are far more species in the tropics than the temperate zone. Any effects of latitude on speciation rate are marginal in comparison to the dramatic variation in rates among clades.","author":[{"dropping-particle":"","family":"Rabosky","given":"Daniel L.","non-dropping-particle":"","parse-names":false,"suffix":""},{"dropping-particle":"","family":"Title","given":"Pascal O.","non-dropping-particle":"","parse-names":false,"suffix":""},{"dropping-particle":"","family":"Huang","given":"Huateng","non-dropping-particle":"","parse-names":false,"suffix":""}],"container-title":"Proceedings of the Royal Society B: Biological Sciences","id":"ITEM-7","issue":"1809","issued":{"date-parts":[["2015","6","22"]]},"publisher":"Royal Society of London","title":"Minimal effects of latitude on present-day speciation rates in New World birds","type":"article-journal","volume":"282"},"uris":["http://www.mendeley.com/documents/?uuid=fd48bc63-aa42-3776-a475-bebadbd72b36"]},{"id":"ITEM-8","itemData":{"DOI":"10.2307/3078886","ISSN":"00030147","abstract":"Speciation is the process that ultimately generates species richness. However, the time required for speciation to build up diversity in a region is rarely considered as an explanation for patterns of species richness. We explored this “time-for-speciation effect” on patterns of species richness in emydid turtles. Emydids show a striking pattern of high species richness in eastern North America (especially the southeast) and low diversity in other regions. At the continental scale, species richness is positively correlated with the amount of time emydids have been present and speciating in each region, with eastern North America being the ancestral region. Within eastern North America, higher regional species richness in the southeast is associated with smaller geographic range sizes and not greater local species richness in southern communities. We suggest that these patterns of geographic range size variation and local and regional species richness in eastern North America are caused by glaciation, allopatric speciation, and the time-for-speciation effect. We propose that allopatric speciation can simultaneously decrease geographic range size and increase regional diversity without increasing local diversity and that geographic range size can determine the relationship between a, b, and g diversity. The time-forspeciation effect may act through a variety of processes at different spatial scales to determine diverse patterns of species richness.","author":[{"dropping-particle":"","family":"Stephens","given":"Patrick R.","non-dropping-particle":"","parse-names":false,"suffix":""},{"dropping-particle":"","family":"Wiens","given":"John J.","non-dropping-particle":"","parse-names":false,"suffix":""}],"container-title":"The American Naturalist","id":"ITEM-8","issue":"1","issued":{"date-parts":[["2003"]]},"page":"112-128","title":"Explaining Species Richness from Continents to Communities: The Time-for-Speciation Effect in Emydid Turtles","type":"article-journal","volume":"161"},"uris":["http://www.mendeley.com/documents/?uuid=af91320d-3565-4bc1-aa14-bc0609588a6c"]},{"id":"ITEM-9","itemData":{"DOI":"10.1111/evo.13030","ISSN":"15585646","abstract":"The richness of biodiversity in the tropics compared to high latitude parts of the world forms one of the most globally conspicuous patterns in biology, and yet few hypotheses aim to explain this phenomenon in terms of explicit micro-evolutionary mechanisms of speciation and extinction. We link population genetic processes of selection and adaptation to speciation and extinction by way of their interaction with environmental factors to drive global scale macro-ecological patterns. High latitude regions are both cradle and grave with respect to species diversification. In particular, we point to a conceptual equivalence of 'environmental harshness' and 'hard selection' as eco-evolutionary drivers of local adaptation and ecological speciation. By describing how ecological speciation likely occurs more readily at high latitudes, with such nascent species especially prone to extinction by fusion, we derive the ephemeral ecological speciation hypothesis as an integrative mechanistic explanation for latitudinal gradients in species turnover and the net accumulation of biodiversity. This article is protected by copyright. All rights reserved.","author":[{"dropping-particle":"","family":"Cutter","given":"Asher D.","non-dropping-particle":"","parse-names":false,"suffix":""},{"dropping-particle":"","family":"Gray","given":"Jeremy C.","non-dropping-particle":"","parse-names":false,"suffix":""}],"container-title":"Evolution","id":"ITEM-9","issue":"10","issued":{"date-parts":[["2016"]]},"page":"2171-2185","title":"Ephemeral ecological speciation and the latitudinal biodiversity gradient","type":"article-journal","volume":"70"},"uris":["http://www.mendeley.com/documents/?uuid=040aa2d6-1d10-4268-af14-89a94e3e80cf"]},{"id":"ITEM-10","itemData":{"DOI":"10.1890/05-0112","abstract":"Study of the latitudinal diversity gradient to date has focused largely on pattern description, with relatively little work on the possible mechanisms underlying the pattern. One proximate mechanism is a latitudinal bias in the discrepancy between speciation and extinction rates, leading to higher rates of species diversification toward lower latitudes. Despite being central to many explanations for high tropical diversity, this mechanism is tested very rarely. We discuss some of the problems involved in testing for latitudinal bias in diversification rates and present an example phylogenetic analysis for endemic bird genera of the New World. The results provide evidence for higher diversification rates in clades inhabiting lower latitudes, both when genera are considered independent and when phylogeny is controlled for using independent contrasts. High rates of diversification are also associated with larger geographic area and higher net primary productivity, although these do not fully account for the latitudinal effect. The latitudinal pattern is stronger in younger clades, supporting the prediction of a simple model in which the signal of latitudinal bias in diversification rates diminishes as clades age and become saturated with species. Our study demonstrates that a clade-based approach can help answer important questions that a geographic approach cannot, but large phylogenies and geographic databases are needed to cope with the large amount of noise inherent in this type of analysis.","author":[{"dropping-particle":"","family":"Cardillo","given":"Marcel","non-dropping-particle":"","parse-names":false,"suffix":""},{"dropping-particle":"","family":"Orme","given":"C. David L.","non-dropping-particle":"","parse-names":false,"suffix":""},{"dropping-particle":"","family":"Owens","given":"Ian P. F.","non-dropping-particle":"","parse-names":false,"suffix":""}],"container-title":"Ecology","id":"ITEM-10","issue":"9","issued":{"date-parts":[["2005"]]},"page":"2278-2287","title":"Testing for latitudinal bias in diversification rates: an example using New World birds","type":"article-journal","volume":"86"},"uris":["http://www.mendeley.com/documents/?uuid=618d0a94-f700-4e0a-b7e9-c0973646ca08"]}],"mendeley":{"formattedCitation":"(Haffer 1969; Lovette &amp; Bermingham 1999; Stephens &amp; Wiens 2003; Cardillo &lt;i&gt;et al.&lt;/i&gt; 2005; Allen &lt;i&gt;et al.&lt;/i&gt; 2006; Weir &amp; Schluter 2007; Rabosky &amp; Matute 2013; Rabosky &lt;i&gt;et al.&lt;/i&gt; 2013, 2015; Cutter &amp; Gray 2016)","plainTextFormattedCitation":"(Haffer 1969; Lovette &amp; Bermingham 1999; Stephens &amp; Wiens 2003; Cardillo et al. 2005; Allen et al. 2006; Weir &amp; Schluter 2007; Rabosky &amp; Matute 2013; Rabosky et al. 2013, 2015; Cutter &amp; Gray 2016)","previouslyFormattedCitation":"(Haffer 1969; Lovette &amp; Bermingham 1999; Stephens &amp; Wiens 2003; Cardillo &lt;i&gt;et al.&lt;/i&gt; 2005; Allen &lt;i&gt;et al.&lt;/i&gt; 2006; Weir &amp; Schluter 2007; Rabosky &amp; Matute 2013; Rabosky &lt;i&gt;et al.&lt;/i&gt; 2013, 2015; Cutter &amp; Gray 2016)"},"properties":{"noteIndex":0},"schema":"https://github.com/citation-style-language/schema/raw/master/csl-citation.json"}</w:instrText>
      </w:r>
      <w:r w:rsidR="00AE46BD">
        <w:rPr>
          <w:rFonts w:ascii="Times New Roman" w:hAnsi="Times New Roman" w:cs="Times New Roman"/>
          <w:sz w:val="24"/>
          <w:szCs w:val="24"/>
          <w:lang w:val="en-US"/>
        </w:rPr>
        <w:fldChar w:fldCharType="separate"/>
      </w:r>
      <w:r w:rsidR="00252250" w:rsidRPr="00252250">
        <w:rPr>
          <w:rFonts w:ascii="Times New Roman" w:hAnsi="Times New Roman" w:cs="Times New Roman"/>
          <w:noProof/>
          <w:sz w:val="24"/>
          <w:szCs w:val="24"/>
          <w:lang w:val="en-US"/>
        </w:rPr>
        <w:t xml:space="preserve">(Haffer 1969; Lovette &amp; Bermingham 1999; Stephens &amp; Wiens 2003; Cardillo </w:t>
      </w:r>
      <w:r w:rsidR="00252250" w:rsidRPr="00252250">
        <w:rPr>
          <w:rFonts w:ascii="Times New Roman" w:hAnsi="Times New Roman" w:cs="Times New Roman"/>
          <w:i/>
          <w:noProof/>
          <w:sz w:val="24"/>
          <w:szCs w:val="24"/>
          <w:lang w:val="en-US"/>
        </w:rPr>
        <w:t>et al.</w:t>
      </w:r>
      <w:r w:rsidR="00252250" w:rsidRPr="00252250">
        <w:rPr>
          <w:rFonts w:ascii="Times New Roman" w:hAnsi="Times New Roman" w:cs="Times New Roman"/>
          <w:noProof/>
          <w:sz w:val="24"/>
          <w:szCs w:val="24"/>
          <w:lang w:val="en-US"/>
        </w:rPr>
        <w:t xml:space="preserve"> 2005; Allen </w:t>
      </w:r>
      <w:r w:rsidR="00252250" w:rsidRPr="00252250">
        <w:rPr>
          <w:rFonts w:ascii="Times New Roman" w:hAnsi="Times New Roman" w:cs="Times New Roman"/>
          <w:i/>
          <w:noProof/>
          <w:sz w:val="24"/>
          <w:szCs w:val="24"/>
          <w:lang w:val="en-US"/>
        </w:rPr>
        <w:t>et al.</w:t>
      </w:r>
      <w:r w:rsidR="00252250" w:rsidRPr="00252250">
        <w:rPr>
          <w:rFonts w:ascii="Times New Roman" w:hAnsi="Times New Roman" w:cs="Times New Roman"/>
          <w:noProof/>
          <w:sz w:val="24"/>
          <w:szCs w:val="24"/>
          <w:lang w:val="en-US"/>
        </w:rPr>
        <w:t xml:space="preserve"> 2006; Weir &amp; Schluter 2007; Rabosky &amp; Matute 2013; Rabosky </w:t>
      </w:r>
      <w:r w:rsidR="00252250" w:rsidRPr="00252250">
        <w:rPr>
          <w:rFonts w:ascii="Times New Roman" w:hAnsi="Times New Roman" w:cs="Times New Roman"/>
          <w:i/>
          <w:noProof/>
          <w:sz w:val="24"/>
          <w:szCs w:val="24"/>
          <w:lang w:val="en-US"/>
        </w:rPr>
        <w:t>et al.</w:t>
      </w:r>
      <w:r w:rsidR="00252250" w:rsidRPr="00252250">
        <w:rPr>
          <w:rFonts w:ascii="Times New Roman" w:hAnsi="Times New Roman" w:cs="Times New Roman"/>
          <w:noProof/>
          <w:sz w:val="24"/>
          <w:szCs w:val="24"/>
          <w:lang w:val="en-US"/>
        </w:rPr>
        <w:t xml:space="preserve"> 2013, 2015; Cutter &amp; Gray 2016)</w:t>
      </w:r>
      <w:r w:rsidR="00AE46BD">
        <w:rPr>
          <w:rFonts w:ascii="Times New Roman" w:hAnsi="Times New Roman" w:cs="Times New Roman"/>
          <w:sz w:val="24"/>
          <w:szCs w:val="24"/>
          <w:lang w:val="en-US"/>
        </w:rPr>
        <w:fldChar w:fldCharType="end"/>
      </w:r>
      <w:r w:rsidR="00211F86">
        <w:rPr>
          <w:rFonts w:ascii="Times New Roman" w:hAnsi="Times New Roman" w:cs="Times New Roman"/>
          <w:sz w:val="24"/>
          <w:szCs w:val="24"/>
          <w:lang w:val="en-US"/>
        </w:rPr>
        <w:t xml:space="preserve"> </w:t>
      </w:r>
      <w:r w:rsidR="00211F86" w:rsidRPr="009C7E7E">
        <w:rPr>
          <w:rFonts w:ascii="Times New Roman" w:hAnsi="Times New Roman" w:cs="Times New Roman"/>
          <w:sz w:val="24"/>
          <w:szCs w:val="24"/>
          <w:lang w:val="en-US"/>
        </w:rPr>
        <w:t>and a few explicitly infer patterns of dispersion across latitudes</w:t>
      </w:r>
      <w:r w:rsidR="00211F86">
        <w:rPr>
          <w:rFonts w:ascii="Times New Roman" w:hAnsi="Times New Roman" w:cs="Times New Roman"/>
          <w:sz w:val="24"/>
          <w:szCs w:val="24"/>
          <w:lang w:val="en-US"/>
        </w:rPr>
        <w:t xml:space="preserve"> </w:t>
      </w:r>
      <w:r w:rsidR="00211F86">
        <w:rPr>
          <w:rFonts w:ascii="Times New Roman" w:hAnsi="Times New Roman" w:cs="Times New Roman"/>
          <w:sz w:val="24"/>
          <w:szCs w:val="24"/>
          <w:lang w:val="en-US"/>
        </w:rPr>
        <w:fldChar w:fldCharType="begin" w:fldLock="1"/>
      </w:r>
      <w:r w:rsidR="00211F86">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hypothesis","type":"article-journal"},"uris":["http://www.mendeley.com/documents/?uuid=7d1cd333-cd5a-3772-9e2b-07dad4618737"]}],"mendeley":{"formattedCitation":"(Duchêne &amp; Cardillo 2015)","plainTextFormattedCitation":"(Duchêne &amp; Cardillo 2015)","previouslyFormattedCitation":"(Duchêne &amp; Cardillo 2015)"},"properties":{"noteIndex":0},"schema":"https://github.com/citation-style-language/schema/raw/master/csl-citation.json"}</w:instrText>
      </w:r>
      <w:r w:rsidR="00211F86">
        <w:rPr>
          <w:rFonts w:ascii="Times New Roman" w:hAnsi="Times New Roman" w:cs="Times New Roman"/>
          <w:sz w:val="24"/>
          <w:szCs w:val="24"/>
          <w:lang w:val="en-US"/>
        </w:rPr>
        <w:fldChar w:fldCharType="separate"/>
      </w:r>
      <w:r w:rsidR="00211F86" w:rsidRPr="00F91EE2">
        <w:rPr>
          <w:rFonts w:ascii="Times New Roman" w:hAnsi="Times New Roman" w:cs="Times New Roman"/>
          <w:noProof/>
          <w:sz w:val="24"/>
          <w:szCs w:val="24"/>
          <w:lang w:val="en-US"/>
        </w:rPr>
        <w:t>(Duchêne &amp; Cardillo 2015)</w:t>
      </w:r>
      <w:r w:rsidR="00211F86">
        <w:rPr>
          <w:rFonts w:ascii="Times New Roman" w:hAnsi="Times New Roman" w:cs="Times New Roman"/>
          <w:sz w:val="24"/>
          <w:szCs w:val="24"/>
          <w:lang w:val="en-US"/>
        </w:rPr>
        <w:fldChar w:fldCharType="end"/>
      </w:r>
      <w:r w:rsidR="00211F86">
        <w:rPr>
          <w:rFonts w:ascii="Times New Roman" w:hAnsi="Times New Roman" w:cs="Times New Roman"/>
          <w:sz w:val="24"/>
          <w:szCs w:val="24"/>
          <w:lang w:val="en-US"/>
        </w:rPr>
        <w:t>.</w:t>
      </w:r>
    </w:p>
    <w:p w14:paraId="66AC719E" w14:textId="7EEF302D" w:rsidR="008C7183" w:rsidRDefault="00932534" w:rsidP="00B70B6D">
      <w:pPr>
        <w:autoSpaceDE w:val="0"/>
        <w:autoSpaceDN w:val="0"/>
        <w:adjustRightInd w:val="0"/>
        <w:spacing w:line="480" w:lineRule="auto"/>
        <w:jc w:val="both"/>
        <w:rPr>
          <w:rFonts w:ascii="Times New Roman" w:hAnsi="Times New Roman" w:cs="Times New Roman"/>
          <w:sz w:val="24"/>
          <w:szCs w:val="24"/>
          <w:lang w:val="en-US"/>
        </w:rPr>
      </w:pPr>
      <w:commentRangeStart w:id="23"/>
      <w:r w:rsidRPr="00B70B6D">
        <w:rPr>
          <w:rFonts w:ascii="Times New Roman" w:hAnsi="Times New Roman"/>
          <w:sz w:val="24"/>
          <w:szCs w:val="24"/>
          <w:lang w:val="en-US"/>
        </w:rPr>
        <w:t xml:space="preserve">It is important to remind that the phylogenetic structure of the assemblage fail to distinguish when and where the dispersal events occurs </w:t>
      </w:r>
      <w:r>
        <w:rPr>
          <w:rFonts w:ascii="Times New Roman" w:hAnsi="Times New Roman"/>
          <w:sz w:val="24"/>
          <w:szCs w:val="24"/>
          <w:lang w:val="en-US"/>
        </w:rPr>
        <w:t>and to test TNC and OTT this is decisive</w:t>
      </w:r>
      <w:r>
        <w:rPr>
          <w:rFonts w:ascii="Times New Roman" w:hAnsi="Times New Roman" w:cs="Times New Roman"/>
          <w:sz w:val="24"/>
          <w:szCs w:val="24"/>
          <w:lang w:val="en-US"/>
        </w:rPr>
        <w:t xml:space="preserve">: The Tropical Niche Conservatism assumes that dispersal to temperate </w:t>
      </w:r>
      <w:r w:rsidR="008F78A2">
        <w:rPr>
          <w:rFonts w:ascii="Times New Roman" w:hAnsi="Times New Roman" w:cs="Times New Roman"/>
          <w:sz w:val="24"/>
          <w:szCs w:val="24"/>
          <w:lang w:val="en-US"/>
        </w:rPr>
        <w:t xml:space="preserve">biomes </w:t>
      </w:r>
      <w:del w:id="24" w:author="Gabriel Nakamura" w:date="2019-07-22T15:54:00Z">
        <w:r w:rsidDel="00290913">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is recent because during the Eocene-Oligocene Climate Transition (around 34 Ma) </w:t>
      </w:r>
      <w:r w:rsidR="009E1C24">
        <w:rPr>
          <w:rFonts w:ascii="Times New Roman" w:hAnsi="Times New Roman" w:cs="Times New Roman"/>
          <w:sz w:val="24"/>
          <w:szCs w:val="24"/>
          <w:lang w:val="en-US"/>
        </w:rPr>
        <w:t>the average temperatures in high latitudes dropped by around 5º C</w:t>
      </w:r>
      <w:r w:rsidR="00026EA4">
        <w:rPr>
          <w:rFonts w:ascii="Times New Roman" w:hAnsi="Times New Roman" w:cs="Times New Roman"/>
          <w:sz w:val="24"/>
          <w:szCs w:val="24"/>
          <w:lang w:val="en-US"/>
        </w:rPr>
        <w:t xml:space="preserve"> </w:t>
      </w:r>
      <w:r w:rsidR="00026EA4">
        <w:rPr>
          <w:rFonts w:ascii="Times New Roman" w:hAnsi="Times New Roman" w:cs="Times New Roman"/>
          <w:sz w:val="24"/>
          <w:szCs w:val="24"/>
          <w:lang w:val="en-US"/>
        </w:rPr>
        <w:fldChar w:fldCharType="begin" w:fldLock="1"/>
      </w:r>
      <w:r w:rsidR="00AA1075">
        <w:rPr>
          <w:rFonts w:ascii="Times New Roman" w:hAnsi="Times New Roman" w:cs="Times New Roman"/>
          <w:sz w:val="24"/>
          <w:szCs w:val="24"/>
          <w:lang w:val="en-US"/>
        </w:rPr>
        <w:instrText>ADDIN CSL_CITATION {"citationItems":[{"id":"ITEM-1","itemData":{"ISSN":"0944-1174","PMID":"8012512","abstract":"A 58-year-old Japanese man was admitted to our hospital with appendicitis and marked unconjugated hyperbilirubinemia (11.6 mg/dl). The jaundice worsened following appendectomy, and the direct-reacting bilirubin increased, probably due to the ceftizoxime administered postoperatively. Bilirubin diglucuronide was the main component of the serum direct-reacting bilirubin (51%) in serum measured by liquid chromatography. Because the discontinuation of ceftizoxime did not markedly improve the jaundice, epomediol, 200 mg tid, was administered orally. There was a marked decrease of serum bilirubin with an increase in the delta bilirubin/(conjugated bilirubin + delta bilirubin) ratio. After improvement of jaundice to below the pre-surgical level (4.4 mg/dl), we analyzed the duodenal bile for bilirubin fractions; those showed a marked reduction in bilirubin diglucuronide and a marked increase in bilirubin monoglucuronide, which was consistent with type II Crigler-Najjar syndrome. A marked increase of bilirubin diglucuronide in serum of this patient during cholestasis suggests that bilirubin conjugation proceeds in this syndrome when excretion of conjugated bilirubin decreases.","author":[{"dropping-particle":"","family":"Liu","given":"Zhonghui","non-dropping-particle":"","parse-names":false,"suffix":""},{"dropping-particle":"","family":"Pagani","given":"Mark","non-dropping-particle":"","parse-names":false,"suffix":""},{"dropping-particle":"","family":"Zinniker","given":"David","non-dropping-particle":"","parse-names":false,"suffix":""},{"dropping-particle":"","family":"Deconto","given":"Robert M","non-dropping-particle":"","parse-names":false,"suffix":""},{"dropping-particle":"","family":"Huber","given":"Matthew","non-dropping-particle":"","parse-names":false,"suffix":""},{"dropping-particle":"","family":"Brinkhuis","given":"Henk","non-dropping-particle":"","parse-names":false,"suffix":""},{"dropping-particle":"","family":"Shah","given":"Sunita R","non-dropping-particle":"","parse-names":false,"suffix":""},{"dropping-particle":"","family":"Leckie","given":"R Mark","non-dropping-particle":"","parse-names":false,"suffix":""},{"dropping-particle":"","family":"Pearson","given":"Ann","non-dropping-particle":"","parse-names":false,"suffix":""}],"container-title":"Science (New York, N.Y.)","id":"ITEM-1","issue":"February","issued":{"date-parts":[["2009"]]},"page":"1187-1190","title":"Eocene-Oligocene Climate Transition","type":"article-journal","volume":"323"},"uris":["http://www.mendeley.com/documents/?uuid=5ec613df-9bc1-402a-9c30-9b4bc19c0cf8"]}],"mendeley":{"formattedCitation":"(Liu &lt;i&gt;et al.&lt;/i&gt; 2009)","plainTextFormattedCitation":"(Liu et al. 2009)","previouslyFormattedCitation":"(Liu &lt;i&gt;et al.&lt;/i&gt; 2009)"},"properties":{"noteIndex":0},"schema":"https://github.com/citation-style-language/schema/raw/master/csl-citation.json"}</w:instrText>
      </w:r>
      <w:r w:rsidR="00026EA4">
        <w:rPr>
          <w:rFonts w:ascii="Times New Roman" w:hAnsi="Times New Roman" w:cs="Times New Roman"/>
          <w:sz w:val="24"/>
          <w:szCs w:val="24"/>
          <w:lang w:val="en-US"/>
        </w:rPr>
        <w:fldChar w:fldCharType="separate"/>
      </w:r>
      <w:r w:rsidR="00026EA4" w:rsidRPr="00026EA4">
        <w:rPr>
          <w:rFonts w:ascii="Times New Roman" w:hAnsi="Times New Roman" w:cs="Times New Roman"/>
          <w:noProof/>
          <w:sz w:val="24"/>
          <w:szCs w:val="24"/>
          <w:lang w:val="en-US"/>
        </w:rPr>
        <w:t xml:space="preserve">(Liu </w:t>
      </w:r>
      <w:r w:rsidR="00026EA4" w:rsidRPr="00026EA4">
        <w:rPr>
          <w:rFonts w:ascii="Times New Roman" w:hAnsi="Times New Roman" w:cs="Times New Roman"/>
          <w:i/>
          <w:noProof/>
          <w:sz w:val="24"/>
          <w:szCs w:val="24"/>
          <w:lang w:val="en-US"/>
        </w:rPr>
        <w:t>et al.</w:t>
      </w:r>
      <w:r w:rsidR="00026EA4" w:rsidRPr="00026EA4">
        <w:rPr>
          <w:rFonts w:ascii="Times New Roman" w:hAnsi="Times New Roman" w:cs="Times New Roman"/>
          <w:noProof/>
          <w:sz w:val="24"/>
          <w:szCs w:val="24"/>
          <w:lang w:val="en-US"/>
        </w:rPr>
        <w:t xml:space="preserve"> 2009)</w:t>
      </w:r>
      <w:r w:rsidR="00026EA4">
        <w:rPr>
          <w:rFonts w:ascii="Times New Roman" w:hAnsi="Times New Roman" w:cs="Times New Roman"/>
          <w:sz w:val="24"/>
          <w:szCs w:val="24"/>
          <w:lang w:val="en-US"/>
        </w:rPr>
        <w:fldChar w:fldCharType="end"/>
      </w:r>
      <w:r w:rsidR="00026EA4">
        <w:rPr>
          <w:rFonts w:ascii="Times New Roman" w:hAnsi="Times New Roman" w:cs="Times New Roman"/>
          <w:sz w:val="24"/>
          <w:szCs w:val="24"/>
          <w:lang w:val="en-US"/>
        </w:rPr>
        <w:t xml:space="preserve"> a</w:t>
      </w:r>
      <w:r w:rsidR="009E1C24" w:rsidRPr="00CD1E6D">
        <w:rPr>
          <w:rFonts w:ascii="Times New Roman" w:hAnsi="Times New Roman" w:cs="Times New Roman"/>
          <w:sz w:val="24"/>
          <w:szCs w:val="24"/>
          <w:lang w:val="en-US"/>
        </w:rPr>
        <w:t xml:space="preserve">nd as a consequence of that, permitted a emergence of new large areas with a temperate climate </w:t>
      </w:r>
      <w:r w:rsidR="00F95936">
        <w:rPr>
          <w:rFonts w:ascii="Times New Roman" w:hAnsi="Times New Roman" w:cs="Times New Roman"/>
          <w:sz w:val="24"/>
          <w:szCs w:val="24"/>
          <w:lang w:val="en-US"/>
        </w:rPr>
        <w:t xml:space="preserve"> </w:t>
      </w:r>
      <w:r w:rsidR="00F95936">
        <w:rPr>
          <w:rFonts w:ascii="Times New Roman" w:hAnsi="Times New Roman" w:cs="Times New Roman"/>
          <w:sz w:val="24"/>
          <w:szCs w:val="24"/>
          <w:lang w:val="en-US"/>
        </w:rPr>
        <w:lastRenderedPageBreak/>
        <w:t xml:space="preserve">and then the dispersal of tropical lineages to temperate biomes </w:t>
      </w:r>
      <w:r w:rsidR="00CB4178">
        <w:rPr>
          <w:rFonts w:ascii="Times New Roman" w:hAnsi="Times New Roman" w:cs="Times New Roman"/>
          <w:sz w:val="24"/>
          <w:szCs w:val="24"/>
          <w:lang w:val="en-US"/>
        </w:rPr>
        <w:fldChar w:fldCharType="begin" w:fldLock="1"/>
      </w:r>
      <w:r w:rsidR="00CB4178">
        <w:rPr>
          <w:rFonts w:ascii="Times New Roman" w:hAnsi="Times New Roman" w:cs="Times New Roman"/>
          <w:sz w:val="24"/>
          <w:szCs w:val="24"/>
          <w:lang w:val="en-US"/>
        </w:rPr>
        <w:instrText>ADDIN CSL_CITATION {"citationItems":[{"id":"ITEM-1","itemData":{"DOI":"10.1111/evo.12089","ISSN":"00143820","abstract":"We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E.","non-dropping-particle":"","parse-names":false,"suffix":""}],"container-title":"Evolution","id":"ITEM-1","issue":"6","issued":{"date-parts":[["2013"]]},"page":"1741-1755","title":"What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hypotheses","type":"article-journal","volume":"67"},"uris":["http://www.mendeley.com/documents/?uuid=36fc42ba-e9d5-433f-a091-2a173261b599"]},{"id":"ITEM-2","itemData":{"DOI":"10.1111/geb.12370","ISBN":"1466-822X","ISSN":"14668238","abstract":"Aim\\n\\nRecent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Biogeography","id":"ITEM-2","issued":{"date-parts":[["2015"]]},"title":"Phylogenetic patterns in the geographic distributions of birds support the tropical conservatism hypothesis","type":"article-journal"},"uris":["http://www.mendeley.com/documents/?uuid=7d1cd333-cd5a-3772-9e2b-07dad4618737"]},{"id":"ITEM-3","itemData":{"DOI":"10.1016/j.tree.2004.09.011","ISBN":"0169-5347","ISSN":"01695347","PMID":"16701326","abstract":"Ecology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Evolution","id":"ITEM-3","issued":{"date-parts":[["2004"]]},"title":"Historical biogeography, ecology and species richness","type":"article"},"uris":["http://www.mendeley.com/documents/?uuid=a0954d07-b8c7-3300-8c49-26f5f98678b6"]}],"mendeley":{"formattedCitation":"(Wiens &amp; Donoghue 2004; Jansson &lt;i&gt;et al.&lt;/i&gt; 2013; Duchêne &amp; Cardillo 2015)","plainTextFormattedCitation":"(Wiens &amp; Donoghue 2004; Jansson et al. 2013; Duchêne &amp; Cardillo 2015)","previouslyFormattedCitation":"(Wiens &amp; Donoghue 2004; Jansson &lt;i&gt;et al.&lt;/i&gt; 2013; Duchêne &amp; Cardillo 2015)"},"properties":{"noteIndex":0},"schema":"https://github.com/citation-style-language/schema/raw/master/csl-citation.json"}</w:instrText>
      </w:r>
      <w:r w:rsidR="00CB4178">
        <w:rPr>
          <w:rFonts w:ascii="Times New Roman" w:hAnsi="Times New Roman" w:cs="Times New Roman"/>
          <w:sz w:val="24"/>
          <w:szCs w:val="24"/>
          <w:lang w:val="en-US"/>
        </w:rPr>
        <w:fldChar w:fldCharType="separate"/>
      </w:r>
      <w:r w:rsidR="00CB4178" w:rsidRPr="00CB4178">
        <w:rPr>
          <w:rFonts w:ascii="Times New Roman" w:hAnsi="Times New Roman" w:cs="Times New Roman"/>
          <w:noProof/>
          <w:sz w:val="24"/>
          <w:szCs w:val="24"/>
          <w:lang w:val="en-US"/>
        </w:rPr>
        <w:t xml:space="preserve">(Wiens &amp; Donoghue 2004; Jansson </w:t>
      </w:r>
      <w:r w:rsidR="00CB4178" w:rsidRPr="00CB4178">
        <w:rPr>
          <w:rFonts w:ascii="Times New Roman" w:hAnsi="Times New Roman" w:cs="Times New Roman"/>
          <w:i/>
          <w:noProof/>
          <w:sz w:val="24"/>
          <w:szCs w:val="24"/>
          <w:lang w:val="en-US"/>
        </w:rPr>
        <w:t>et al.</w:t>
      </w:r>
      <w:r w:rsidR="00CB4178" w:rsidRPr="00CB4178">
        <w:rPr>
          <w:rFonts w:ascii="Times New Roman" w:hAnsi="Times New Roman" w:cs="Times New Roman"/>
          <w:noProof/>
          <w:sz w:val="24"/>
          <w:szCs w:val="24"/>
          <w:lang w:val="en-US"/>
        </w:rPr>
        <w:t xml:space="preserve"> 2013; Duchêne &amp; Cardillo 2015)</w:t>
      </w:r>
      <w:r w:rsidR="00CB4178">
        <w:rPr>
          <w:rFonts w:ascii="Times New Roman" w:hAnsi="Times New Roman" w:cs="Times New Roman"/>
          <w:sz w:val="24"/>
          <w:szCs w:val="24"/>
          <w:lang w:val="en-US"/>
        </w:rPr>
        <w:fldChar w:fldCharType="end"/>
      </w:r>
      <w:r w:rsidR="009E1C24" w:rsidRPr="00CD1E6D">
        <w:rPr>
          <w:rFonts w:ascii="Times New Roman" w:hAnsi="Times New Roman" w:cs="Times New Roman"/>
          <w:sz w:val="24"/>
          <w:szCs w:val="24"/>
          <w:lang w:val="en-US"/>
        </w:rPr>
        <w:t xml:space="preserve">. Otherwise, OTT suggests continuous dispersal of lineages into temperate biomes, and is less explicit about the timing of the dispersal events </w:t>
      </w:r>
      <w:r w:rsidR="00CB4178">
        <w:rPr>
          <w:rFonts w:ascii="Times New Roman" w:hAnsi="Times New Roman" w:cs="Times New Roman"/>
          <w:sz w:val="24"/>
          <w:szCs w:val="24"/>
          <w:lang w:val="en-US"/>
        </w:rPr>
        <w:fldChar w:fldCharType="begin" w:fldLock="1"/>
      </w:r>
      <w:r w:rsidR="00CB4178">
        <w:rPr>
          <w:rFonts w:ascii="Times New Roman" w:hAnsi="Times New Roman" w:cs="Times New Roman"/>
          <w:sz w:val="24"/>
          <w:szCs w:val="24"/>
          <w:lang w:val="en-US"/>
        </w:rPr>
        <w:instrText>ADDIN CSL_CITATION {"citationItems":[{"id":"ITEM-1","itemData":{"DOI":"10.1126/science.1130880","ISBN":"0036-8075","ISSN":"00368075","PMID":"17023653","abstract":"The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W.","non-dropping-particle":"","parse-names":false,"suffix":""}],"container-title":"Science","id":"ITEM-1","issued":{"date-parts":[["2006"]]},"title":"Out of the tropics: Evolutionary dynamics of the latitudinal diversity gradient","type":"article-journal"},"uris":["http://www.mendeley.com/documents/?uuid=12602bbc-13dd-3dca-aa00-c090f5ae4638"]},{"id":"ITEM-2","itemData":{"DOI":"10.1111/geb.12370","ISBN":"1466-822X","ISSN":"14668238","abstract":"Aim\\n\\nRecent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Biogeography","id":"ITEM-2","issued":{"date-parts":[["2015"]]},"title":"Phylogenetic patterns in the geographic distributions of birds support the tropical conservatism hypothesis","type":"article-journal"},"uris":["http://www.mendeley.com/documents/?uuid=7d1cd333-cd5a-3772-9e2b-07dad4618737"]}],"mendeley":{"formattedCitation":"(Jablonski &lt;i&gt;et al.&lt;/i&gt; 2006; Duchêne &amp; Cardillo 2015)","plainTextFormattedCitation":"(Jablonski et al. 2006; Duchêne &amp; Cardillo 2015)","previouslyFormattedCitation":"(Jablonski &lt;i&gt;et al.&lt;/i&gt; 2006; Duchêne &amp; Cardillo 2015)"},"properties":{"noteIndex":0},"schema":"https://github.com/citation-style-language/schema/raw/master/csl-citation.json"}</w:instrText>
      </w:r>
      <w:r w:rsidR="00CB4178">
        <w:rPr>
          <w:rFonts w:ascii="Times New Roman" w:hAnsi="Times New Roman" w:cs="Times New Roman"/>
          <w:sz w:val="24"/>
          <w:szCs w:val="24"/>
          <w:lang w:val="en-US"/>
        </w:rPr>
        <w:fldChar w:fldCharType="separate"/>
      </w:r>
      <w:r w:rsidR="00CB4178" w:rsidRPr="00CB4178">
        <w:rPr>
          <w:rFonts w:ascii="Times New Roman" w:hAnsi="Times New Roman" w:cs="Times New Roman"/>
          <w:noProof/>
          <w:sz w:val="24"/>
          <w:szCs w:val="24"/>
          <w:lang w:val="en-US"/>
        </w:rPr>
        <w:t xml:space="preserve">(Jablonski </w:t>
      </w:r>
      <w:r w:rsidR="00CB4178" w:rsidRPr="00CB4178">
        <w:rPr>
          <w:rFonts w:ascii="Times New Roman" w:hAnsi="Times New Roman" w:cs="Times New Roman"/>
          <w:i/>
          <w:noProof/>
          <w:sz w:val="24"/>
          <w:szCs w:val="24"/>
          <w:lang w:val="en-US"/>
        </w:rPr>
        <w:t>et al.</w:t>
      </w:r>
      <w:r w:rsidR="00CB4178" w:rsidRPr="00CB4178">
        <w:rPr>
          <w:rFonts w:ascii="Times New Roman" w:hAnsi="Times New Roman" w:cs="Times New Roman"/>
          <w:noProof/>
          <w:sz w:val="24"/>
          <w:szCs w:val="24"/>
          <w:lang w:val="en-US"/>
        </w:rPr>
        <w:t xml:space="preserve"> 2006; Duchêne &amp; Cardillo 2015)</w:t>
      </w:r>
      <w:r w:rsidR="00CB4178">
        <w:rPr>
          <w:rFonts w:ascii="Times New Roman" w:hAnsi="Times New Roman" w:cs="Times New Roman"/>
          <w:sz w:val="24"/>
          <w:szCs w:val="24"/>
          <w:lang w:val="en-US"/>
        </w:rPr>
        <w:fldChar w:fldCharType="end"/>
      </w:r>
      <w:r w:rsidR="009E1C24" w:rsidRPr="00CD1E6D">
        <w:rPr>
          <w:rFonts w:ascii="Times New Roman" w:hAnsi="Times New Roman" w:cs="Times New Roman"/>
          <w:sz w:val="24"/>
          <w:szCs w:val="24"/>
          <w:lang w:val="en-US"/>
        </w:rPr>
        <w:t xml:space="preserve">. </w:t>
      </w:r>
      <w:r w:rsidR="009E1C24">
        <w:rPr>
          <w:rFonts w:ascii="Times New Roman" w:hAnsi="Times New Roman" w:cs="Times New Roman"/>
          <w:sz w:val="24"/>
          <w:szCs w:val="24"/>
          <w:lang w:val="en-US"/>
        </w:rPr>
        <w:t xml:space="preserve">So, for TNC </w:t>
      </w:r>
      <w:r w:rsidR="001D6250">
        <w:rPr>
          <w:rFonts w:ascii="Times New Roman" w:hAnsi="Times New Roman" w:cs="Times New Roman"/>
          <w:sz w:val="24"/>
          <w:szCs w:val="24"/>
          <w:lang w:val="en-US"/>
        </w:rPr>
        <w:t>the age of the assemblage in temperate biomes w</w:t>
      </w:r>
      <w:r w:rsidR="00F256DF">
        <w:rPr>
          <w:rFonts w:ascii="Times New Roman" w:hAnsi="Times New Roman" w:cs="Times New Roman"/>
          <w:sz w:val="24"/>
          <w:szCs w:val="24"/>
          <w:lang w:val="en-US"/>
        </w:rPr>
        <w:t>ould</w:t>
      </w:r>
      <w:r w:rsidR="001D6250">
        <w:rPr>
          <w:rFonts w:ascii="Times New Roman" w:hAnsi="Times New Roman" w:cs="Times New Roman"/>
          <w:sz w:val="24"/>
          <w:szCs w:val="24"/>
          <w:lang w:val="en-US"/>
        </w:rPr>
        <w:t xml:space="preserve"> be low. O</w:t>
      </w:r>
      <w:r w:rsidR="00B70B6D">
        <w:rPr>
          <w:rFonts w:ascii="Times New Roman" w:hAnsi="Times New Roman" w:cs="Times New Roman"/>
          <w:sz w:val="24"/>
          <w:szCs w:val="24"/>
          <w:lang w:val="en-US"/>
        </w:rPr>
        <w:t>n the other hand; Out of the Tropics</w:t>
      </w:r>
      <w:r w:rsidR="001D6250">
        <w:rPr>
          <w:rFonts w:ascii="Times New Roman" w:hAnsi="Times New Roman" w:cs="Times New Roman"/>
          <w:sz w:val="24"/>
          <w:szCs w:val="24"/>
          <w:lang w:val="en-US"/>
        </w:rPr>
        <w:t xml:space="preserve">, the age of the assemblage, could be recent or old (Figure 1). </w:t>
      </w:r>
      <w:commentRangeEnd w:id="23"/>
      <w:r w:rsidR="00290913">
        <w:rPr>
          <w:rStyle w:val="Refdecomentrio"/>
        </w:rPr>
        <w:commentReference w:id="23"/>
      </w:r>
    </w:p>
    <w:p w14:paraId="2D2924F5" w14:textId="75B3A09E" w:rsidR="00B70B6D" w:rsidRDefault="00525A2F">
      <w:pPr>
        <w:autoSpaceDE w:val="0"/>
        <w:autoSpaceDN w:val="0"/>
        <w:adjustRightInd w:val="0"/>
        <w:spacing w:line="480" w:lineRule="auto"/>
        <w:ind w:firstLine="708"/>
        <w:jc w:val="both"/>
        <w:rPr>
          <w:rFonts w:ascii="Times New Roman" w:hAnsi="Times New Roman"/>
          <w:sz w:val="24"/>
          <w:szCs w:val="24"/>
          <w:lang w:val="en-US"/>
        </w:rPr>
      </w:pPr>
      <w:commentRangeStart w:id="25"/>
      <w:r w:rsidRPr="00211F86">
        <w:rPr>
          <w:rFonts w:ascii="Times New Roman" w:hAnsi="Times New Roman"/>
          <w:sz w:val="24"/>
          <w:szCs w:val="24"/>
          <w:lang w:val="en-US"/>
        </w:rPr>
        <w:t xml:space="preserve">In this </w:t>
      </w:r>
      <w:r w:rsidR="0022632C" w:rsidRPr="00211F86">
        <w:rPr>
          <w:rFonts w:ascii="Times New Roman" w:hAnsi="Times New Roman"/>
          <w:sz w:val="24"/>
          <w:szCs w:val="24"/>
          <w:lang w:val="en-US"/>
        </w:rPr>
        <w:t>study</w:t>
      </w:r>
      <w:r w:rsidRPr="00211F86">
        <w:rPr>
          <w:rFonts w:ascii="Times New Roman" w:hAnsi="Times New Roman"/>
          <w:sz w:val="24"/>
          <w:szCs w:val="24"/>
          <w:lang w:val="en-US"/>
        </w:rPr>
        <w:t xml:space="preserve">, </w:t>
      </w:r>
      <w:r w:rsidR="001D6250">
        <w:rPr>
          <w:rFonts w:ascii="Times New Roman" w:hAnsi="Times New Roman"/>
          <w:sz w:val="24"/>
          <w:szCs w:val="24"/>
          <w:lang w:val="en-US"/>
        </w:rPr>
        <w:t xml:space="preserve">we calculate the value of </w:t>
      </w:r>
      <w:r w:rsidR="001370F9">
        <w:rPr>
          <w:rFonts w:ascii="Times New Roman" w:hAnsi="Times New Roman"/>
          <w:sz w:val="24"/>
          <w:szCs w:val="24"/>
          <w:lang w:val="en-US"/>
        </w:rPr>
        <w:t>net relatedness index (N</w:t>
      </w:r>
      <w:r w:rsidR="001D6250">
        <w:rPr>
          <w:rFonts w:ascii="Times New Roman" w:hAnsi="Times New Roman"/>
          <w:sz w:val="24"/>
          <w:szCs w:val="24"/>
          <w:lang w:val="en-US"/>
        </w:rPr>
        <w:t>RI</w:t>
      </w:r>
      <w:r w:rsidR="001370F9">
        <w:rPr>
          <w:rFonts w:ascii="Times New Roman" w:hAnsi="Times New Roman"/>
          <w:sz w:val="24"/>
          <w:szCs w:val="24"/>
          <w:lang w:val="en-US"/>
        </w:rPr>
        <w:t>)</w:t>
      </w:r>
      <w:r w:rsidR="001D6250">
        <w:rPr>
          <w:rFonts w:ascii="Times New Roman" w:hAnsi="Times New Roman"/>
          <w:sz w:val="24"/>
          <w:szCs w:val="24"/>
          <w:lang w:val="en-US"/>
        </w:rPr>
        <w:t xml:space="preserve">, a </w:t>
      </w:r>
      <w:r w:rsidR="000A13FB">
        <w:rPr>
          <w:rFonts w:ascii="Times New Roman" w:hAnsi="Times New Roman"/>
          <w:sz w:val="24"/>
          <w:szCs w:val="24"/>
          <w:lang w:val="en-US"/>
        </w:rPr>
        <w:t xml:space="preserve">standardized measure of the mean patristic distance among pairs of species </w:t>
      </w:r>
      <w:r w:rsidR="001D6250">
        <w:rPr>
          <w:rFonts w:ascii="Times New Roman" w:hAnsi="Times New Roman"/>
          <w:sz w:val="24"/>
          <w:szCs w:val="24"/>
          <w:lang w:val="en-US"/>
        </w:rPr>
        <w:t>that enable us to know the phylogenetic structure of the assemblage</w:t>
      </w:r>
      <w:r w:rsidR="00CB4178">
        <w:rPr>
          <w:rFonts w:ascii="Times New Roman" w:hAnsi="Times New Roman"/>
          <w:sz w:val="24"/>
          <w:szCs w:val="24"/>
          <w:lang w:val="en-US"/>
        </w:rPr>
        <w:t xml:space="preserve"> </w:t>
      </w:r>
      <w:r w:rsidR="00CB4178">
        <w:rPr>
          <w:rFonts w:ascii="Times New Roman" w:hAnsi="Times New Roman"/>
          <w:sz w:val="24"/>
          <w:szCs w:val="24"/>
          <w:lang w:val="en-US"/>
        </w:rPr>
        <w:fldChar w:fldCharType="begin" w:fldLock="1"/>
      </w:r>
      <w:r w:rsidR="0043400F">
        <w:rPr>
          <w:rFonts w:ascii="Times New Roman" w:hAnsi="Times New Roman"/>
          <w:sz w:val="24"/>
          <w:szCs w:val="24"/>
          <w:lang w:val="en-US"/>
        </w:rPr>
        <w:instrText>ADDIN CSL_CITATION {"citationItems":[{"id":"ITEM-1","itemData":{"DOI":"10.1146/annurev.ecolsys.33.010802.150448","ISSN":"0066-4162","abstract":"As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Systematics","id":"ITEM-1","issue":"1","issued":{"date-parts":[["2002"]]},"page":"475-505","title":"Phylogenies and Community Ecology","type":"article-journal","volume":"33"},"uris":["http://www.mendeley.com/documents/?uuid=a24918e9-ef44-4085-af87-6c1d3aecdced"]},{"id":"ITEM-2","itemData":{"DOI":"10.2307/3079215","ISSN":"00030147","abstract":"Because of the correlation expected between the phylogenetic relatedness of two taxa and their net ecological similarity, a measure of the overall phylogenetic relatedness of a community of interacting organisms can be used to investigate the contemporary ecological processes that structure community composition. I describe two indices that use the number of nodes that separate taxa on a phylogeny as a measure of their phylogenetic relatedness. As an example of the use of these indices in community analysis, I compared the mean observed net relatedness of trees (&gt;/=10 cm diameter at breast height) in each of 28 plots (each 0.16 ha) in a Bornean rain forest with the net relatedness expected if species were drawn randomly from the species pool (of the 324 species in the 28 plots), using a supertree that I assembled from published sources. I found that the species in plots were more phylogenetically related than expected by chance, a result that was insensitive to various modifications to the basic methodology. I tentatively infer that variation in habitat among plots causes ecologically more similar species to co-occur within plots. Finally, I suggest a range of applications for phylogenetic relatedness measures in community analysis.","author":[{"dropping-particle":"","family":"Webb","given":"","non-dropping-particle":"","parse-names":false,"suffix":""}],"container-title":"The American Naturalist","id":"ITEM-2","issue":"2","issued":{"date-parts":[["2000"]]},"page":"145-155","title":"Exploring the Phylogenetic Structure of Ecological Communities: An Example for Rain Forest Trees","type":"article-journal","volume":"156"},"uris":["http://www.mendeley.com/documents/?uuid=a52701d0-db5e-4592-a595-7bfeb99989eb"]}],"mendeley":{"formattedCitation":"(Webb 2000; Webb &lt;i&gt;et al.&lt;/i&gt; 2002)","plainTextFormattedCitation":"(Webb 2000; Webb et al. 2002)","previouslyFormattedCitation":"(Webb 2000; Webb &lt;i&gt;et al.&lt;/i&gt; 2002)"},"properties":{"noteIndex":0},"schema":"https://github.com/citation-style-language/schema/raw/master/csl-citation.json"}</w:instrText>
      </w:r>
      <w:r w:rsidR="00CB4178">
        <w:rPr>
          <w:rFonts w:ascii="Times New Roman" w:hAnsi="Times New Roman"/>
          <w:sz w:val="24"/>
          <w:szCs w:val="24"/>
          <w:lang w:val="en-US"/>
        </w:rPr>
        <w:fldChar w:fldCharType="separate"/>
      </w:r>
      <w:r w:rsidR="00CB4178" w:rsidRPr="00CB4178">
        <w:rPr>
          <w:rFonts w:ascii="Times New Roman" w:hAnsi="Times New Roman"/>
          <w:noProof/>
          <w:sz w:val="24"/>
          <w:szCs w:val="24"/>
          <w:lang w:val="en-US"/>
        </w:rPr>
        <w:t xml:space="preserve">(Webb 2000; Webb </w:t>
      </w:r>
      <w:r w:rsidR="00CB4178" w:rsidRPr="00CB4178">
        <w:rPr>
          <w:rFonts w:ascii="Times New Roman" w:hAnsi="Times New Roman"/>
          <w:i/>
          <w:noProof/>
          <w:sz w:val="24"/>
          <w:szCs w:val="24"/>
          <w:lang w:val="en-US"/>
        </w:rPr>
        <w:t>et al.</w:t>
      </w:r>
      <w:r w:rsidR="00CB4178" w:rsidRPr="00CB4178">
        <w:rPr>
          <w:rFonts w:ascii="Times New Roman" w:hAnsi="Times New Roman"/>
          <w:noProof/>
          <w:sz w:val="24"/>
          <w:szCs w:val="24"/>
          <w:lang w:val="en-US"/>
        </w:rPr>
        <w:t xml:space="preserve"> 2002)</w:t>
      </w:r>
      <w:r w:rsidR="00CB4178">
        <w:rPr>
          <w:rFonts w:ascii="Times New Roman" w:hAnsi="Times New Roman"/>
          <w:sz w:val="24"/>
          <w:szCs w:val="24"/>
          <w:lang w:val="en-US"/>
        </w:rPr>
        <w:fldChar w:fldCharType="end"/>
      </w:r>
      <w:r w:rsidR="000A13FB">
        <w:rPr>
          <w:rFonts w:ascii="Times New Roman" w:hAnsi="Times New Roman"/>
          <w:sz w:val="24"/>
          <w:szCs w:val="24"/>
          <w:lang w:val="en-US"/>
        </w:rPr>
        <w:t>.</w:t>
      </w:r>
      <w:r w:rsidR="001D6250">
        <w:rPr>
          <w:rFonts w:ascii="Times New Roman" w:hAnsi="Times New Roman"/>
          <w:sz w:val="24"/>
          <w:szCs w:val="24"/>
          <w:lang w:val="en-US"/>
        </w:rPr>
        <w:t xml:space="preserve"> </w:t>
      </w:r>
      <w:r w:rsidR="00252250">
        <w:rPr>
          <w:rFonts w:ascii="Times New Roman" w:hAnsi="Times New Roman"/>
          <w:sz w:val="24"/>
          <w:szCs w:val="24"/>
          <w:lang w:val="en-US"/>
        </w:rPr>
        <w:t xml:space="preserve">After that, </w:t>
      </w:r>
      <w:r w:rsidR="001D6250">
        <w:rPr>
          <w:rFonts w:ascii="Times New Roman" w:hAnsi="Times New Roman"/>
          <w:sz w:val="24"/>
          <w:szCs w:val="24"/>
          <w:lang w:val="en-US"/>
        </w:rPr>
        <w:t>we de</w:t>
      </w:r>
      <w:r w:rsidRPr="00211F86">
        <w:rPr>
          <w:rFonts w:ascii="Times New Roman" w:hAnsi="Times New Roman"/>
          <w:sz w:val="24"/>
          <w:szCs w:val="24"/>
          <w:lang w:val="en-US"/>
        </w:rPr>
        <w:t xml:space="preserve">veloped an analytical framework capable to </w:t>
      </w:r>
      <w:r w:rsidR="0022632C" w:rsidRPr="00211F86">
        <w:rPr>
          <w:rFonts w:ascii="Times New Roman" w:hAnsi="Times New Roman"/>
          <w:sz w:val="24"/>
          <w:szCs w:val="24"/>
          <w:lang w:val="en-US"/>
        </w:rPr>
        <w:t xml:space="preserve">estimate </w:t>
      </w:r>
      <w:r w:rsidRPr="00211F86">
        <w:rPr>
          <w:rFonts w:ascii="Times New Roman" w:hAnsi="Times New Roman"/>
          <w:sz w:val="24"/>
          <w:szCs w:val="24"/>
          <w:lang w:val="en-US"/>
        </w:rPr>
        <w:t>the arrival of the ancest</w:t>
      </w:r>
      <w:r w:rsidR="00083252">
        <w:rPr>
          <w:rFonts w:ascii="Times New Roman" w:hAnsi="Times New Roman"/>
          <w:sz w:val="24"/>
          <w:szCs w:val="24"/>
          <w:lang w:val="en-US"/>
        </w:rPr>
        <w:t>or</w:t>
      </w:r>
      <w:r w:rsidRPr="00211F86">
        <w:rPr>
          <w:rFonts w:ascii="Times New Roman" w:hAnsi="Times New Roman"/>
          <w:sz w:val="24"/>
          <w:szCs w:val="24"/>
          <w:lang w:val="en-US"/>
        </w:rPr>
        <w:t xml:space="preserve"> in the biome in which the species are found</w:t>
      </w:r>
      <w:r w:rsidR="00064E2E">
        <w:rPr>
          <w:rFonts w:ascii="Times New Roman" w:hAnsi="Times New Roman"/>
          <w:sz w:val="24"/>
          <w:szCs w:val="24"/>
          <w:lang w:val="en-US"/>
        </w:rPr>
        <w:t xml:space="preserve"> and then we calculate the age of the assemblage.</w:t>
      </w:r>
      <w:commentRangeEnd w:id="25"/>
      <w:r w:rsidR="008E4DED">
        <w:rPr>
          <w:rStyle w:val="Refdecomentrio"/>
        </w:rPr>
        <w:commentReference w:id="25"/>
      </w:r>
      <w:r w:rsidRPr="00211F86">
        <w:rPr>
          <w:rFonts w:ascii="Times New Roman" w:hAnsi="Times New Roman"/>
          <w:sz w:val="24"/>
          <w:szCs w:val="24"/>
          <w:lang w:val="en-US"/>
        </w:rPr>
        <w:t xml:space="preserve"> </w:t>
      </w:r>
      <w:r w:rsidR="00064E2E">
        <w:rPr>
          <w:rFonts w:ascii="Times New Roman" w:hAnsi="Times New Roman"/>
          <w:sz w:val="24"/>
          <w:szCs w:val="24"/>
          <w:lang w:val="en-US"/>
        </w:rPr>
        <w:t>Using this</w:t>
      </w:r>
      <w:r w:rsidR="00B54886">
        <w:rPr>
          <w:rFonts w:ascii="Times New Roman" w:hAnsi="Times New Roman"/>
          <w:sz w:val="24"/>
          <w:szCs w:val="24"/>
          <w:lang w:val="en-US"/>
        </w:rPr>
        <w:t>,</w:t>
      </w:r>
      <w:r w:rsidR="00064E2E">
        <w:rPr>
          <w:rFonts w:ascii="Times New Roman" w:hAnsi="Times New Roman"/>
          <w:sz w:val="24"/>
          <w:szCs w:val="24"/>
          <w:lang w:val="en-US"/>
        </w:rPr>
        <w:t xml:space="preserve"> we </w:t>
      </w:r>
      <w:r w:rsidR="008F78A2">
        <w:rPr>
          <w:rFonts w:ascii="Times New Roman" w:hAnsi="Times New Roman"/>
          <w:sz w:val="24"/>
          <w:szCs w:val="24"/>
          <w:lang w:val="en-US"/>
        </w:rPr>
        <w:t>aim to distinguish</w:t>
      </w:r>
      <w:r w:rsidRPr="00211F86">
        <w:rPr>
          <w:rFonts w:ascii="Times New Roman" w:hAnsi="Times New Roman"/>
          <w:sz w:val="24"/>
          <w:szCs w:val="24"/>
          <w:lang w:val="en-US"/>
        </w:rPr>
        <w:t>,</w:t>
      </w:r>
      <w:r w:rsidR="008F78A2">
        <w:rPr>
          <w:rFonts w:ascii="Times New Roman" w:hAnsi="Times New Roman"/>
          <w:sz w:val="24"/>
          <w:szCs w:val="24"/>
          <w:lang w:val="en-US"/>
        </w:rPr>
        <w:t xml:space="preserve"> </w:t>
      </w:r>
      <w:r w:rsidRPr="00211F86">
        <w:rPr>
          <w:rFonts w:ascii="Times New Roman" w:hAnsi="Times New Roman"/>
          <w:sz w:val="24"/>
          <w:szCs w:val="24"/>
          <w:lang w:val="en-US"/>
        </w:rPr>
        <w:t xml:space="preserve">TNC or OTT: if the Tropical Niche Conservatism is </w:t>
      </w:r>
      <w:r w:rsidR="00B70B6D">
        <w:rPr>
          <w:rFonts w:ascii="Times New Roman" w:hAnsi="Times New Roman"/>
          <w:sz w:val="24"/>
          <w:szCs w:val="24"/>
          <w:lang w:val="en-US"/>
        </w:rPr>
        <w:t xml:space="preserve">supported, the temperate assemblages </w:t>
      </w:r>
      <w:r w:rsidR="009D221E">
        <w:rPr>
          <w:rFonts w:ascii="Times New Roman" w:hAnsi="Times New Roman"/>
          <w:sz w:val="24"/>
          <w:szCs w:val="24"/>
          <w:lang w:val="en-US"/>
        </w:rPr>
        <w:t xml:space="preserve">will </w:t>
      </w:r>
      <w:r w:rsidR="00B70B6D">
        <w:rPr>
          <w:rFonts w:ascii="Times New Roman" w:hAnsi="Times New Roman"/>
          <w:sz w:val="24"/>
          <w:szCs w:val="24"/>
          <w:lang w:val="en-US"/>
        </w:rPr>
        <w:t xml:space="preserve">exhibit </w:t>
      </w:r>
      <w:r w:rsidR="008F78A2">
        <w:rPr>
          <w:rFonts w:ascii="Times New Roman" w:hAnsi="Times New Roman"/>
          <w:sz w:val="24"/>
          <w:szCs w:val="24"/>
          <w:lang w:val="en-US"/>
        </w:rPr>
        <w:t>clustered assemblages</w:t>
      </w:r>
      <w:r w:rsidR="00B70B6D">
        <w:rPr>
          <w:rFonts w:ascii="Times New Roman" w:hAnsi="Times New Roman"/>
          <w:sz w:val="24"/>
          <w:szCs w:val="24"/>
          <w:lang w:val="en-US"/>
        </w:rPr>
        <w:t xml:space="preserve"> and </w:t>
      </w:r>
      <w:r w:rsidR="008F78A2">
        <w:rPr>
          <w:rFonts w:ascii="Times New Roman" w:hAnsi="Times New Roman"/>
          <w:sz w:val="24"/>
          <w:szCs w:val="24"/>
          <w:lang w:val="en-US"/>
        </w:rPr>
        <w:t xml:space="preserve">the dispersal event happened recently, as a consequence of that, the age of the assemblage in temperate biomes will be lower </w:t>
      </w:r>
      <w:r w:rsidRPr="00211F86">
        <w:rPr>
          <w:rFonts w:ascii="Times New Roman" w:hAnsi="Times New Roman"/>
          <w:sz w:val="24"/>
          <w:szCs w:val="24"/>
          <w:lang w:val="en-US"/>
        </w:rPr>
        <w:t xml:space="preserve">(Figure 1). However, if Out of the Tropics </w:t>
      </w:r>
      <w:r w:rsidR="00AE46BD">
        <w:rPr>
          <w:rFonts w:ascii="Times New Roman" w:hAnsi="Times New Roman"/>
          <w:sz w:val="24"/>
          <w:szCs w:val="24"/>
          <w:lang w:val="en-US"/>
        </w:rPr>
        <w:t xml:space="preserve">receive better support </w:t>
      </w:r>
      <w:r w:rsidR="00B54886">
        <w:rPr>
          <w:rFonts w:ascii="Times New Roman" w:hAnsi="Times New Roman"/>
          <w:sz w:val="24"/>
          <w:szCs w:val="24"/>
          <w:lang w:val="en-US"/>
        </w:rPr>
        <w:t>w</w:t>
      </w:r>
      <w:r w:rsidRPr="00211F86">
        <w:rPr>
          <w:rFonts w:ascii="Times New Roman" w:hAnsi="Times New Roman"/>
          <w:sz w:val="24"/>
          <w:szCs w:val="24"/>
          <w:lang w:val="en-US"/>
        </w:rPr>
        <w:t>e e</w:t>
      </w:r>
      <w:r w:rsidR="00B70B6D">
        <w:rPr>
          <w:rFonts w:ascii="Times New Roman" w:hAnsi="Times New Roman"/>
          <w:sz w:val="24"/>
          <w:szCs w:val="24"/>
          <w:lang w:val="en-US"/>
        </w:rPr>
        <w:t xml:space="preserve">xpect that temperate assemblages will be </w:t>
      </w:r>
      <w:proofErr w:type="spellStart"/>
      <w:r w:rsidR="00B70B6D">
        <w:rPr>
          <w:rFonts w:ascii="Times New Roman" w:hAnsi="Times New Roman"/>
          <w:sz w:val="24"/>
          <w:szCs w:val="24"/>
          <w:lang w:val="en-US"/>
        </w:rPr>
        <w:t>overdisperse</w:t>
      </w:r>
      <w:r w:rsidR="00F93752">
        <w:rPr>
          <w:rFonts w:ascii="Times New Roman" w:hAnsi="Times New Roman"/>
          <w:sz w:val="24"/>
          <w:szCs w:val="24"/>
          <w:lang w:val="en-US"/>
        </w:rPr>
        <w:t>d</w:t>
      </w:r>
      <w:proofErr w:type="spellEnd"/>
      <w:r w:rsidR="00064E2E">
        <w:rPr>
          <w:rFonts w:ascii="Times New Roman" w:hAnsi="Times New Roman"/>
          <w:sz w:val="24"/>
          <w:szCs w:val="24"/>
          <w:lang w:val="en-US"/>
        </w:rPr>
        <w:t xml:space="preserve"> </w:t>
      </w:r>
      <w:r w:rsidR="008F78A2">
        <w:rPr>
          <w:rFonts w:ascii="Times New Roman" w:hAnsi="Times New Roman"/>
          <w:sz w:val="24"/>
          <w:szCs w:val="24"/>
          <w:lang w:val="en-US"/>
        </w:rPr>
        <w:t xml:space="preserve">and the age of the assemblage could be old or recent </w:t>
      </w:r>
      <w:r w:rsidR="009E081C" w:rsidRPr="00211F86">
        <w:rPr>
          <w:rFonts w:ascii="Times New Roman" w:hAnsi="Times New Roman"/>
          <w:sz w:val="24"/>
          <w:szCs w:val="24"/>
          <w:lang w:val="en-US"/>
        </w:rPr>
        <w:t>(Figure 1)</w:t>
      </w:r>
      <w:r w:rsidR="00B70B6D">
        <w:rPr>
          <w:rFonts w:ascii="Times New Roman" w:hAnsi="Times New Roman"/>
          <w:sz w:val="24"/>
          <w:szCs w:val="24"/>
          <w:lang w:val="en-US"/>
        </w:rPr>
        <w:t xml:space="preserve">. </w:t>
      </w:r>
    </w:p>
    <w:p w14:paraId="5B1DBB34" w14:textId="66622217" w:rsidR="00B62FB9" w:rsidRDefault="00B62FBF" w:rsidP="00B70B6D">
      <w:pPr>
        <w:autoSpaceDE w:val="0"/>
        <w:autoSpaceDN w:val="0"/>
        <w:adjustRightInd w:val="0"/>
        <w:spacing w:line="480" w:lineRule="auto"/>
        <w:jc w:val="both"/>
        <w:rPr>
          <w:rFonts w:ascii="Times New Roman" w:eastAsia="Times New Roman" w:hAnsi="Times New Roman" w:cs="Times New Roman"/>
          <w:sz w:val="24"/>
          <w:szCs w:val="24"/>
          <w:lang w:val="en"/>
        </w:rPr>
      </w:pPr>
      <w:commentRangeStart w:id="26"/>
      <w:r w:rsidRPr="00211F86">
        <w:rPr>
          <w:rFonts w:ascii="Times New Roman" w:hAnsi="Times New Roman"/>
          <w:sz w:val="24"/>
          <w:szCs w:val="24"/>
          <w:lang w:val="en-US"/>
        </w:rPr>
        <w:t xml:space="preserve"> </w:t>
      </w:r>
      <w:r w:rsidR="00525A2F">
        <w:rPr>
          <w:rFonts w:ascii="Times New Roman" w:hAnsi="Times New Roman" w:cs="Times New Roman"/>
          <w:sz w:val="24"/>
          <w:szCs w:val="24"/>
          <w:lang w:val="en-US"/>
        </w:rPr>
        <w:t xml:space="preserve">Because there are many hypotheses for the latitudinal diversity gradient, the progress is fast if the empirical evidence can falsify the hypotheses proposed </w:t>
      </w:r>
      <w:r w:rsidR="00525A2F">
        <w:rPr>
          <w:rFonts w:ascii="Times New Roman" w:hAnsi="Times New Roman" w:cs="Times New Roman"/>
          <w:sz w:val="24"/>
          <w:szCs w:val="24"/>
        </w:rPr>
        <w:fldChar w:fldCharType="begin" w:fldLock="1"/>
      </w:r>
      <w:r w:rsidR="00525A2F">
        <w:rPr>
          <w:rFonts w:ascii="Times New Roman" w:hAnsi="Times New Roman" w:cs="Times New Roman"/>
          <w:sz w:val="24"/>
          <w:szCs w:val="24"/>
          <w:lang w:val="en-US"/>
        </w:rPr>
        <w:instrText>ADDIN CSL_CITATION {"citationItems":[{"id":"ITEM-1","itemData":{"DOI":"10.1126/science.1130880","ISBN":"0036-8075","ISSN":"00368075","PMID":"17023653","abstract":"The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W.","non-dropping-particle":"","parse-names":false,"suffix":""}],"container-title":"Science","id":"ITEM-1","issued":{"date-parts":[["2006"]]},"title":"Out of the tropics: Evolutionary dynamics of the latitudinal diversity gradient","type":"article-journal"},"uris":["http://www.mendeley.com/documents/?uuid=12602bbc-13dd-3dca-aa00-c090f5ae4638"]}],"mendeley":{"formattedCitation":"(Jablonski &lt;i&gt;et al.&lt;/i&gt; 2006)","plainTextFormattedCitation":"(Jablonski et al. 2006)","previouslyFormattedCitation":"(Jablonski &lt;i&gt;et al.&lt;/i&gt; 2006)"},"properties":{"noteIndex":0},"schema":"https://github.com/citation-style-language/schema/raw/master/csl-citation.json"}</w:instrText>
      </w:r>
      <w:r w:rsidR="00525A2F">
        <w:rPr>
          <w:rFonts w:ascii="Times New Roman" w:hAnsi="Times New Roman" w:cs="Times New Roman"/>
          <w:sz w:val="24"/>
          <w:szCs w:val="24"/>
        </w:rPr>
        <w:fldChar w:fldCharType="separate"/>
      </w:r>
      <w:r w:rsidR="00525A2F" w:rsidRPr="009912B3">
        <w:rPr>
          <w:rFonts w:ascii="Times New Roman" w:hAnsi="Times New Roman" w:cs="Times New Roman"/>
          <w:noProof/>
          <w:sz w:val="24"/>
          <w:szCs w:val="24"/>
          <w:lang w:val="en-US"/>
        </w:rPr>
        <w:t xml:space="preserve">(Jablonski </w:t>
      </w:r>
      <w:r w:rsidR="00525A2F" w:rsidRPr="009912B3">
        <w:rPr>
          <w:rFonts w:ascii="Times New Roman" w:hAnsi="Times New Roman" w:cs="Times New Roman"/>
          <w:i/>
          <w:noProof/>
          <w:sz w:val="24"/>
          <w:szCs w:val="24"/>
          <w:lang w:val="en-US"/>
        </w:rPr>
        <w:t>et al.</w:t>
      </w:r>
      <w:r w:rsidR="00525A2F" w:rsidRPr="009912B3">
        <w:rPr>
          <w:rFonts w:ascii="Times New Roman" w:hAnsi="Times New Roman" w:cs="Times New Roman"/>
          <w:noProof/>
          <w:sz w:val="24"/>
          <w:szCs w:val="24"/>
          <w:lang w:val="en-US"/>
        </w:rPr>
        <w:t xml:space="preserve"> 2006)</w:t>
      </w:r>
      <w:r w:rsidR="00525A2F">
        <w:rPr>
          <w:rFonts w:ascii="Times New Roman" w:hAnsi="Times New Roman" w:cs="Times New Roman"/>
          <w:sz w:val="24"/>
          <w:szCs w:val="24"/>
        </w:rPr>
        <w:fldChar w:fldCharType="end"/>
      </w:r>
      <w:r w:rsidR="0036116C">
        <w:rPr>
          <w:rFonts w:ascii="Times New Roman" w:hAnsi="Times New Roman" w:cs="Times New Roman"/>
          <w:sz w:val="24"/>
          <w:szCs w:val="24"/>
          <w:lang w:val="en-US"/>
        </w:rPr>
        <w:t>.</w:t>
      </w:r>
      <w:commentRangeEnd w:id="26"/>
      <w:r w:rsidR="00E42A32">
        <w:rPr>
          <w:rStyle w:val="Refdecomentrio"/>
        </w:rPr>
        <w:commentReference w:id="26"/>
      </w:r>
      <w:r w:rsidR="0036116C">
        <w:rPr>
          <w:rFonts w:ascii="Times New Roman" w:hAnsi="Times New Roman" w:cs="Times New Roman"/>
          <w:sz w:val="24"/>
          <w:szCs w:val="24"/>
          <w:lang w:val="en-US"/>
        </w:rPr>
        <w:t xml:space="preserve"> Here, </w:t>
      </w:r>
      <w:r w:rsidR="00083252">
        <w:rPr>
          <w:rFonts w:ascii="Times New Roman" w:hAnsi="Times New Roman" w:cs="Times New Roman"/>
          <w:sz w:val="24"/>
          <w:szCs w:val="24"/>
          <w:lang w:val="en-US"/>
        </w:rPr>
        <w:t>we choose a family of the Sub</w:t>
      </w:r>
      <w:r w:rsidR="00252250">
        <w:rPr>
          <w:rFonts w:ascii="Times New Roman" w:hAnsi="Times New Roman" w:cs="Times New Roman"/>
          <w:sz w:val="24"/>
          <w:szCs w:val="24"/>
          <w:lang w:val="en-US"/>
        </w:rPr>
        <w:t>orde</w:t>
      </w:r>
      <w:r w:rsidR="00E95B2D">
        <w:rPr>
          <w:rFonts w:ascii="Times New Roman" w:hAnsi="Times New Roman" w:cs="Times New Roman"/>
          <w:sz w:val="24"/>
          <w:szCs w:val="24"/>
          <w:lang w:val="en-US"/>
        </w:rPr>
        <w:t>r</w:t>
      </w:r>
      <w:r w:rsidR="00083252">
        <w:rPr>
          <w:rFonts w:ascii="Times New Roman" w:hAnsi="Times New Roman" w:cs="Times New Roman"/>
          <w:sz w:val="24"/>
          <w:szCs w:val="24"/>
          <w:lang w:val="en-US"/>
        </w:rPr>
        <w:t xml:space="preserve"> S</w:t>
      </w:r>
      <w:r w:rsidR="00683C5C">
        <w:rPr>
          <w:rFonts w:ascii="Times New Roman" w:hAnsi="Times New Roman" w:cs="Times New Roman"/>
          <w:sz w:val="24"/>
          <w:szCs w:val="24"/>
          <w:lang w:val="en-US"/>
        </w:rPr>
        <w:t xml:space="preserve">uboscine </w:t>
      </w:r>
      <w:r w:rsidR="0036116C">
        <w:rPr>
          <w:rFonts w:ascii="Times New Roman" w:hAnsi="Times New Roman" w:cs="Times New Roman"/>
          <w:sz w:val="24"/>
          <w:szCs w:val="24"/>
          <w:lang w:val="en-US"/>
        </w:rPr>
        <w:t xml:space="preserve">to test these hypotheses. </w:t>
      </w:r>
      <w:r w:rsidR="009420EF">
        <w:rPr>
          <w:rFonts w:ascii="Times New Roman" w:hAnsi="Times New Roman" w:cs="Times New Roman"/>
          <w:sz w:val="24"/>
          <w:szCs w:val="24"/>
          <w:lang w:val="en-US"/>
        </w:rPr>
        <w:t>T</w:t>
      </w:r>
      <w:r w:rsidR="00E23ABA" w:rsidRPr="0049371C">
        <w:rPr>
          <w:rFonts w:ascii="Times New Roman" w:hAnsi="Times New Roman" w:cs="Times New Roman"/>
          <w:sz w:val="24"/>
          <w:szCs w:val="24"/>
          <w:lang w:val="en-US"/>
        </w:rPr>
        <w:t xml:space="preserve">he </w:t>
      </w:r>
      <w:r w:rsidR="00083252">
        <w:rPr>
          <w:rFonts w:ascii="Times New Roman" w:hAnsi="Times New Roman" w:cs="Times New Roman"/>
          <w:sz w:val="24"/>
          <w:szCs w:val="24"/>
          <w:lang w:val="en-US"/>
        </w:rPr>
        <w:t>S</w:t>
      </w:r>
      <w:r w:rsidR="00537CEF" w:rsidRPr="0049371C">
        <w:rPr>
          <w:rFonts w:ascii="Times New Roman" w:hAnsi="Times New Roman" w:cs="Times New Roman"/>
          <w:sz w:val="24"/>
          <w:szCs w:val="24"/>
          <w:lang w:val="en-US"/>
        </w:rPr>
        <w:t>ubo</w:t>
      </w:r>
      <w:r w:rsidR="009420EF">
        <w:rPr>
          <w:rFonts w:ascii="Times New Roman" w:hAnsi="Times New Roman" w:cs="Times New Roman"/>
          <w:sz w:val="24"/>
          <w:szCs w:val="24"/>
          <w:lang w:val="en-US"/>
        </w:rPr>
        <w:t>s</w:t>
      </w:r>
      <w:r w:rsidR="00537CEF" w:rsidRPr="0049371C">
        <w:rPr>
          <w:rFonts w:ascii="Times New Roman" w:hAnsi="Times New Roman" w:cs="Times New Roman"/>
          <w:sz w:val="24"/>
          <w:szCs w:val="24"/>
          <w:lang w:val="en-US"/>
        </w:rPr>
        <w:t>cines</w:t>
      </w:r>
      <w:r w:rsidR="00AE46BD">
        <w:rPr>
          <w:rFonts w:ascii="Times New Roman" w:hAnsi="Times New Roman" w:cs="Times New Roman"/>
          <w:sz w:val="24"/>
          <w:szCs w:val="24"/>
          <w:lang w:val="en-US"/>
        </w:rPr>
        <w:t xml:space="preserve"> originated</w:t>
      </w:r>
      <w:r w:rsidR="00DF486E">
        <w:rPr>
          <w:rFonts w:ascii="Times New Roman" w:hAnsi="Times New Roman" w:cs="Times New Roman"/>
          <w:sz w:val="24"/>
          <w:szCs w:val="24"/>
          <w:lang w:val="en-US"/>
        </w:rPr>
        <w:t xml:space="preserve"> i</w:t>
      </w:r>
      <w:r w:rsidR="00537CEF" w:rsidRPr="0049371C">
        <w:rPr>
          <w:rFonts w:ascii="Times New Roman" w:hAnsi="Times New Roman" w:cs="Times New Roman"/>
          <w:sz w:val="24"/>
          <w:szCs w:val="24"/>
          <w:lang w:val="en-US"/>
        </w:rPr>
        <w:t xml:space="preserve">n austral Gondwana and became isolate in South America when the continent was separated from Antarctica (about 40 Ma) </w:t>
      </w:r>
      <w:r w:rsidR="00537CEF" w:rsidRPr="0049371C">
        <w:rPr>
          <w:rFonts w:ascii="Times New Roman" w:hAnsi="Times New Roman" w:cs="Times New Roman"/>
          <w:sz w:val="24"/>
          <w:szCs w:val="24"/>
          <w:lang w:val="en-US"/>
        </w:rPr>
        <w:fldChar w:fldCharType="begin" w:fldLock="1"/>
      </w:r>
      <w:r w:rsidR="00537CEF" w:rsidRPr="0049371C">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birds","type":"article-journal"},"uris":["http://www.mendeley.com/documents/?uuid=02728680-7463-39ba-bcb2-b2b3ae796860"]}],"mendeley":{"formattedCitation":"(Kennedy &lt;i&gt;et al.&lt;/i&gt; 2014)","plainTextFormattedCitation":"(Kennedy et al. 2014)","previouslyFormattedCitation":"(Kennedy &lt;i&gt;et al.&lt;/i&gt; 2014)"},"properties":{"noteIndex":0},"schema":"https://github.com/citation-style-language/schema/raw/master/csl-citation.json"}</w:instrText>
      </w:r>
      <w:r w:rsidR="00537CEF" w:rsidRPr="0049371C">
        <w:rPr>
          <w:rFonts w:ascii="Times New Roman" w:hAnsi="Times New Roman" w:cs="Times New Roman"/>
          <w:sz w:val="24"/>
          <w:szCs w:val="24"/>
          <w:lang w:val="en-US"/>
        </w:rPr>
        <w:fldChar w:fldCharType="separate"/>
      </w:r>
      <w:r w:rsidR="00537CEF" w:rsidRPr="0049371C">
        <w:rPr>
          <w:rFonts w:ascii="Times New Roman" w:hAnsi="Times New Roman" w:cs="Times New Roman"/>
          <w:noProof/>
          <w:sz w:val="24"/>
          <w:szCs w:val="24"/>
          <w:lang w:val="en-US"/>
        </w:rPr>
        <w:t xml:space="preserve">(Kennedy </w:t>
      </w:r>
      <w:r w:rsidR="00537CEF" w:rsidRPr="0049371C">
        <w:rPr>
          <w:rFonts w:ascii="Times New Roman" w:hAnsi="Times New Roman" w:cs="Times New Roman"/>
          <w:i/>
          <w:noProof/>
          <w:sz w:val="24"/>
          <w:szCs w:val="24"/>
          <w:lang w:val="en-US"/>
        </w:rPr>
        <w:t>et al.</w:t>
      </w:r>
      <w:r w:rsidR="00537CEF" w:rsidRPr="0049371C">
        <w:rPr>
          <w:rFonts w:ascii="Times New Roman" w:hAnsi="Times New Roman" w:cs="Times New Roman"/>
          <w:noProof/>
          <w:sz w:val="24"/>
          <w:szCs w:val="24"/>
          <w:lang w:val="en-US"/>
        </w:rPr>
        <w:t xml:space="preserve"> 2014)</w:t>
      </w:r>
      <w:r w:rsidR="00537CEF" w:rsidRPr="0049371C">
        <w:rPr>
          <w:rFonts w:ascii="Times New Roman" w:hAnsi="Times New Roman" w:cs="Times New Roman"/>
          <w:sz w:val="24"/>
          <w:szCs w:val="24"/>
          <w:lang w:val="en-US"/>
        </w:rPr>
        <w:fldChar w:fldCharType="end"/>
      </w:r>
      <w:r w:rsidR="00537CEF" w:rsidRPr="0049371C">
        <w:rPr>
          <w:rFonts w:ascii="Times New Roman" w:hAnsi="Times New Roman" w:cs="Times New Roman"/>
          <w:sz w:val="24"/>
          <w:szCs w:val="24"/>
          <w:lang w:val="en-US"/>
        </w:rPr>
        <w:t xml:space="preserve"> and the family, Tyrannidae,</w:t>
      </w:r>
      <w:r w:rsidR="00320F89" w:rsidRPr="0049371C">
        <w:rPr>
          <w:rFonts w:ascii="Times New Roman" w:hAnsi="Times New Roman" w:cs="Times New Roman"/>
          <w:sz w:val="24"/>
          <w:szCs w:val="24"/>
          <w:lang w:val="en-US"/>
        </w:rPr>
        <w:t xml:space="preserve"> has its origin inside tropical rainforests in South America</w:t>
      </w:r>
      <w:r w:rsidR="002C3888">
        <w:rPr>
          <w:rFonts w:ascii="Times New Roman" w:hAnsi="Times New Roman" w:cs="Times New Roman"/>
          <w:sz w:val="24"/>
          <w:szCs w:val="24"/>
          <w:lang w:val="en-US"/>
        </w:rPr>
        <w:t xml:space="preserve"> </w:t>
      </w:r>
      <w:r w:rsidR="002C3888">
        <w:rPr>
          <w:rFonts w:ascii="Times New Roman" w:hAnsi="Times New Roman" w:cs="Times New Roman"/>
          <w:sz w:val="24"/>
          <w:szCs w:val="24"/>
          <w:lang w:val="en-US"/>
        </w:rPr>
        <w:fldChar w:fldCharType="begin" w:fldLock="1"/>
      </w:r>
      <w:r w:rsidR="00170372">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Passeriformes)","type":"article-journal","volume":"37"},"uris":["http://www.mendeley.com/documents/?uuid=60fea7de-de69-439a-97e5-e460896aa92f"]}],"mendeley":{"formattedCitation":"(Ohlson &lt;i&gt;et al.&lt;/i&gt; 2008)","plainTextFormattedCitation":"(Ohlson et al. 2008)","previouslyFormattedCitation":"(Ohlson &lt;i&gt;et al.&lt;/i&gt; 2008)"},"properties":{"noteIndex":0},"schema":"https://github.com/citation-style-language/schema/raw/master/csl-citation.json"}</w:instrText>
      </w:r>
      <w:r w:rsidR="002C3888">
        <w:rPr>
          <w:rFonts w:ascii="Times New Roman" w:hAnsi="Times New Roman" w:cs="Times New Roman"/>
          <w:sz w:val="24"/>
          <w:szCs w:val="24"/>
          <w:lang w:val="en-US"/>
        </w:rPr>
        <w:fldChar w:fldCharType="separate"/>
      </w:r>
      <w:r w:rsidR="002C3888" w:rsidRPr="002C3888">
        <w:rPr>
          <w:rFonts w:ascii="Times New Roman" w:hAnsi="Times New Roman" w:cs="Times New Roman"/>
          <w:noProof/>
          <w:sz w:val="24"/>
          <w:szCs w:val="24"/>
          <w:lang w:val="en-US"/>
        </w:rPr>
        <w:t xml:space="preserve">(Ohlson </w:t>
      </w:r>
      <w:r w:rsidR="002C3888" w:rsidRPr="002C3888">
        <w:rPr>
          <w:rFonts w:ascii="Times New Roman" w:hAnsi="Times New Roman" w:cs="Times New Roman"/>
          <w:i/>
          <w:noProof/>
          <w:sz w:val="24"/>
          <w:szCs w:val="24"/>
          <w:lang w:val="en-US"/>
        </w:rPr>
        <w:t>et al.</w:t>
      </w:r>
      <w:r w:rsidR="002C3888" w:rsidRPr="002C3888">
        <w:rPr>
          <w:rFonts w:ascii="Times New Roman" w:hAnsi="Times New Roman" w:cs="Times New Roman"/>
          <w:noProof/>
          <w:sz w:val="24"/>
          <w:szCs w:val="24"/>
          <w:lang w:val="en-US"/>
        </w:rPr>
        <w:t xml:space="preserve"> 2008)</w:t>
      </w:r>
      <w:r w:rsidR="002C3888">
        <w:rPr>
          <w:rFonts w:ascii="Times New Roman" w:hAnsi="Times New Roman" w:cs="Times New Roman"/>
          <w:sz w:val="24"/>
          <w:szCs w:val="24"/>
          <w:lang w:val="en-US"/>
        </w:rPr>
        <w:fldChar w:fldCharType="end"/>
      </w:r>
      <w:r w:rsidR="00320F89" w:rsidRPr="0049371C">
        <w:rPr>
          <w:rFonts w:ascii="Times New Roman" w:hAnsi="Times New Roman" w:cs="Times New Roman"/>
          <w:sz w:val="24"/>
          <w:szCs w:val="24"/>
          <w:lang w:val="en-US"/>
        </w:rPr>
        <w:t xml:space="preserve"> </w:t>
      </w:r>
      <w:r w:rsidR="0049371C" w:rsidRPr="0049371C">
        <w:rPr>
          <w:rFonts w:ascii="Times New Roman" w:hAnsi="Times New Roman" w:cs="Times New Roman"/>
          <w:sz w:val="24"/>
          <w:szCs w:val="24"/>
          <w:lang w:val="en-US"/>
        </w:rPr>
        <w:t>and</w:t>
      </w:r>
      <w:del w:id="27" w:author="Gabriel Nakamura" w:date="2019-07-22T16:23:00Z">
        <w:r w:rsidR="00320F89" w:rsidRPr="0049371C" w:rsidDel="004F7482">
          <w:rPr>
            <w:rFonts w:ascii="Times New Roman" w:hAnsi="Times New Roman" w:cs="Times New Roman"/>
            <w:sz w:val="24"/>
            <w:szCs w:val="24"/>
            <w:lang w:val="en-US"/>
          </w:rPr>
          <w:delText xml:space="preserve"> </w:delText>
        </w:r>
      </w:del>
      <w:r w:rsidR="00CF0DDF">
        <w:rPr>
          <w:rFonts w:ascii="Times New Roman" w:hAnsi="Times New Roman" w:cs="Times New Roman"/>
          <w:sz w:val="24"/>
          <w:szCs w:val="24"/>
          <w:lang w:val="en-US"/>
        </w:rPr>
        <w:t xml:space="preserve"> </w:t>
      </w:r>
      <w:r w:rsidR="0049371C" w:rsidRPr="0049371C">
        <w:rPr>
          <w:rFonts w:ascii="Times New Roman" w:hAnsi="Times New Roman" w:cs="Times New Roman"/>
          <w:sz w:val="24"/>
          <w:szCs w:val="24"/>
          <w:lang w:val="en-US"/>
        </w:rPr>
        <w:t xml:space="preserve">presents </w:t>
      </w:r>
      <w:r w:rsidR="00320F89" w:rsidRPr="0049371C">
        <w:rPr>
          <w:rFonts w:ascii="Times New Roman" w:hAnsi="Times New Roman" w:cs="Times New Roman"/>
          <w:sz w:val="24"/>
          <w:szCs w:val="24"/>
          <w:lang w:val="en-US"/>
        </w:rPr>
        <w:t>a restricted distribution in New World</w:t>
      </w:r>
      <w:r w:rsidR="0049371C" w:rsidRPr="0049371C">
        <w:rPr>
          <w:rFonts w:ascii="Times New Roman" w:hAnsi="Times New Roman" w:cs="Times New Roman"/>
          <w:sz w:val="24"/>
          <w:szCs w:val="24"/>
          <w:lang w:val="en-US"/>
        </w:rPr>
        <w:t xml:space="preserve">. This family is known </w:t>
      </w:r>
      <w:r w:rsidR="00A156B8">
        <w:rPr>
          <w:rFonts w:ascii="Times New Roman" w:hAnsi="Times New Roman" w:cs="Times New Roman"/>
          <w:sz w:val="24"/>
          <w:szCs w:val="24"/>
          <w:lang w:val="en-US"/>
        </w:rPr>
        <w:t xml:space="preserve">to be one of the largest and most diverse bird families in the world. Have a </w:t>
      </w:r>
      <w:r w:rsidR="00320F89" w:rsidRPr="0049371C">
        <w:rPr>
          <w:rFonts w:ascii="Times New Roman" w:hAnsi="Times New Roman" w:cs="Times New Roman"/>
          <w:sz w:val="24"/>
          <w:szCs w:val="24"/>
          <w:lang w:val="en-US"/>
        </w:rPr>
        <w:t xml:space="preserve">great </w:t>
      </w:r>
      <w:r w:rsidR="00320F89" w:rsidRPr="0049371C">
        <w:rPr>
          <w:rFonts w:ascii="Times New Roman" w:hAnsi="Times New Roman" w:cs="Times New Roman"/>
          <w:sz w:val="24"/>
          <w:szCs w:val="24"/>
          <w:lang w:val="en-US"/>
        </w:rPr>
        <w:lastRenderedPageBreak/>
        <w:t xml:space="preserve">diversity of body forms, ecological roles and </w:t>
      </w:r>
      <w:r w:rsidR="00A156B8">
        <w:rPr>
          <w:rFonts w:ascii="Times New Roman" w:hAnsi="Times New Roman" w:cs="Times New Roman"/>
          <w:sz w:val="24"/>
          <w:szCs w:val="24"/>
          <w:lang w:val="en-US"/>
        </w:rPr>
        <w:t xml:space="preserve">the </w:t>
      </w:r>
      <w:r w:rsidR="00320F89" w:rsidRPr="0049371C">
        <w:rPr>
          <w:rFonts w:ascii="Times New Roman" w:hAnsi="Times New Roman" w:cs="Times New Roman"/>
          <w:sz w:val="24"/>
          <w:szCs w:val="24"/>
          <w:lang w:val="en-US"/>
        </w:rPr>
        <w:t xml:space="preserve">numerical </w:t>
      </w:r>
      <w:r w:rsidR="00A156B8">
        <w:rPr>
          <w:rFonts w:ascii="Times New Roman" w:hAnsi="Times New Roman" w:cs="Times New Roman"/>
          <w:sz w:val="24"/>
          <w:szCs w:val="24"/>
          <w:lang w:val="en-US"/>
        </w:rPr>
        <w:t xml:space="preserve">dominance </w:t>
      </w:r>
      <w:r w:rsidR="0049371C" w:rsidRPr="0049371C">
        <w:rPr>
          <w:rFonts w:ascii="Times New Roman" w:hAnsi="Times New Roman" w:cs="Times New Roman"/>
          <w:sz w:val="24"/>
          <w:szCs w:val="24"/>
          <w:lang w:val="en-US"/>
        </w:rPr>
        <w:t>makes</w:t>
      </w:r>
      <w:r w:rsidR="002D3627">
        <w:rPr>
          <w:rFonts w:ascii="Times New Roman" w:hAnsi="Times New Roman" w:cs="Times New Roman"/>
          <w:sz w:val="24"/>
          <w:szCs w:val="24"/>
          <w:lang w:val="en-US"/>
        </w:rPr>
        <w:t xml:space="preserve"> them</w:t>
      </w:r>
      <w:r w:rsidR="00E3743A">
        <w:rPr>
          <w:rFonts w:ascii="Times New Roman" w:hAnsi="Times New Roman" w:cs="Times New Roman"/>
          <w:sz w:val="24"/>
          <w:szCs w:val="24"/>
          <w:lang w:val="en-US"/>
        </w:rPr>
        <w:t xml:space="preserve"> </w:t>
      </w:r>
      <w:r w:rsidR="0049371C" w:rsidRPr="0049371C">
        <w:rPr>
          <w:rFonts w:ascii="Times New Roman" w:hAnsi="Times New Roman" w:cs="Times New Roman"/>
          <w:sz w:val="24"/>
          <w:szCs w:val="24"/>
          <w:lang w:val="en-US"/>
        </w:rPr>
        <w:t>a good model for</w:t>
      </w:r>
      <w:r w:rsidR="00320F89" w:rsidRPr="00683C5C">
        <w:rPr>
          <w:rFonts w:ascii="Times New Roman" w:eastAsia="Times New Roman" w:hAnsi="Times New Roman" w:cs="Times New Roman"/>
          <w:sz w:val="24"/>
          <w:szCs w:val="24"/>
          <w:lang w:val="en"/>
        </w:rPr>
        <w:t xml:space="preserve"> a series of studies on </w:t>
      </w:r>
      <w:r w:rsidR="00E3743A">
        <w:rPr>
          <w:rFonts w:ascii="Times New Roman" w:eastAsia="Times New Roman" w:hAnsi="Times New Roman" w:cs="Times New Roman"/>
          <w:sz w:val="24"/>
          <w:szCs w:val="24"/>
          <w:lang w:val="en"/>
        </w:rPr>
        <w:t>evolutionary</w:t>
      </w:r>
      <w:r w:rsidR="00E3743A" w:rsidRPr="00683C5C">
        <w:rPr>
          <w:rFonts w:ascii="Times New Roman" w:eastAsia="Times New Roman" w:hAnsi="Times New Roman" w:cs="Times New Roman"/>
          <w:sz w:val="24"/>
          <w:szCs w:val="24"/>
          <w:lang w:val="en"/>
        </w:rPr>
        <w:t xml:space="preserve"> </w:t>
      </w:r>
      <w:r w:rsidR="00320F89" w:rsidRPr="00683C5C">
        <w:rPr>
          <w:rFonts w:ascii="Times New Roman" w:eastAsia="Times New Roman" w:hAnsi="Times New Roman" w:cs="Times New Roman"/>
          <w:sz w:val="24"/>
          <w:szCs w:val="24"/>
          <w:lang w:val="en"/>
        </w:rPr>
        <w:t>radiation</w:t>
      </w:r>
      <w:r w:rsidR="00E3743A">
        <w:rPr>
          <w:rFonts w:ascii="Times New Roman" w:eastAsia="Times New Roman" w:hAnsi="Times New Roman" w:cs="Times New Roman"/>
          <w:sz w:val="24"/>
          <w:szCs w:val="24"/>
          <w:lang w:val="en"/>
        </w:rPr>
        <w:t>s</w:t>
      </w:r>
      <w:r w:rsidR="00320F89" w:rsidRPr="00683C5C">
        <w:rPr>
          <w:rFonts w:ascii="Times New Roman" w:eastAsia="Times New Roman" w:hAnsi="Times New Roman" w:cs="Times New Roman"/>
          <w:sz w:val="24"/>
          <w:szCs w:val="24"/>
          <w:lang w:val="en"/>
        </w:rPr>
        <w:t xml:space="preserve"> in a group of continental birds (Fitzpatrick, 1980)</w:t>
      </w:r>
      <w:r w:rsidR="00320F89" w:rsidRPr="0049371C">
        <w:rPr>
          <w:rFonts w:ascii="Times New Roman" w:eastAsia="Times New Roman" w:hAnsi="Times New Roman" w:cs="Times New Roman"/>
          <w:sz w:val="24"/>
          <w:szCs w:val="24"/>
          <w:lang w:val="en"/>
        </w:rPr>
        <w:t>.</w:t>
      </w:r>
      <w:r w:rsidR="00A156B8">
        <w:rPr>
          <w:rFonts w:ascii="Times New Roman" w:eastAsia="Times New Roman" w:hAnsi="Times New Roman" w:cs="Times New Roman"/>
          <w:sz w:val="24"/>
          <w:szCs w:val="24"/>
          <w:lang w:val="en"/>
        </w:rPr>
        <w:t xml:space="preserve"> A</w:t>
      </w:r>
      <w:r w:rsidR="0043400F">
        <w:rPr>
          <w:rFonts w:ascii="Times New Roman" w:eastAsia="Times New Roman" w:hAnsi="Times New Roman" w:cs="Times New Roman"/>
          <w:sz w:val="24"/>
          <w:szCs w:val="24"/>
          <w:lang w:val="en"/>
        </w:rPr>
        <w:t xml:space="preserve">lso, this family has the origin in South America and this continent was an isolated island throughout most of the tertiary, during which time passerine birds diversified throughout the world. This continent supported the evolutionary diversification of many unusual lineages of plants and animals and because the ecology, behavior and life histories of birds are relatively </w:t>
      </w:r>
      <w:r w:rsidR="00722A80">
        <w:rPr>
          <w:rFonts w:ascii="Times New Roman" w:eastAsia="Times New Roman" w:hAnsi="Times New Roman" w:cs="Times New Roman"/>
          <w:sz w:val="24"/>
          <w:szCs w:val="24"/>
          <w:lang w:val="en"/>
        </w:rPr>
        <w:t>accessible</w:t>
      </w:r>
      <w:r w:rsidR="0043400F">
        <w:rPr>
          <w:rFonts w:ascii="Times New Roman" w:eastAsia="Times New Roman" w:hAnsi="Times New Roman" w:cs="Times New Roman"/>
          <w:sz w:val="24"/>
          <w:szCs w:val="24"/>
          <w:lang w:val="en"/>
        </w:rPr>
        <w:t xml:space="preserve">, the South America </w:t>
      </w:r>
      <w:r w:rsidR="00722A80">
        <w:rPr>
          <w:rFonts w:ascii="Times New Roman" w:eastAsia="Times New Roman" w:hAnsi="Times New Roman" w:cs="Times New Roman"/>
          <w:sz w:val="24"/>
          <w:szCs w:val="24"/>
          <w:lang w:val="en"/>
        </w:rPr>
        <w:t xml:space="preserve">enable us to </w:t>
      </w:r>
      <w:r w:rsidR="0043400F">
        <w:rPr>
          <w:rFonts w:ascii="Times New Roman" w:eastAsia="Times New Roman" w:hAnsi="Times New Roman" w:cs="Times New Roman"/>
          <w:sz w:val="24"/>
          <w:szCs w:val="24"/>
          <w:lang w:val="en"/>
        </w:rPr>
        <w:t xml:space="preserve">study the roles of phylogenetic conservatism and the key innovations in the development of a regional fauna </w:t>
      </w:r>
      <w:r w:rsidR="0043400F">
        <w:rPr>
          <w:rFonts w:ascii="Times New Roman" w:eastAsia="Times New Roman" w:hAnsi="Times New Roman" w:cs="Times New Roman"/>
          <w:sz w:val="24"/>
          <w:szCs w:val="24"/>
          <w:lang w:val="en"/>
        </w:rPr>
        <w:fldChar w:fldCharType="begin" w:fldLock="1"/>
      </w:r>
      <w:r w:rsidR="00026EA4">
        <w:rPr>
          <w:rFonts w:ascii="Times New Roman" w:eastAsia="Times New Roman" w:hAnsi="Times New Roman" w:cs="Times New Roman"/>
          <w:sz w:val="24"/>
          <w:szCs w:val="24"/>
          <w:lang w:val="en"/>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fauna","type":"article"},"uris":["http://www.mendeley.com/documents/?uuid=9a3f8710-caae-3304-8eab-b5264c5d5afe"]}],"mendeley":{"formattedCitation":"(Ricklefs 2002)","plainTextFormattedCitation":"(Ricklefs 2002)","previouslyFormattedCitation":"(Ricklefs 2002)"},"properties":{"noteIndex":0},"schema":"https://github.com/citation-style-language/schema/raw/master/csl-citation.json"}</w:instrText>
      </w:r>
      <w:r w:rsidR="0043400F">
        <w:rPr>
          <w:rFonts w:ascii="Times New Roman" w:eastAsia="Times New Roman" w:hAnsi="Times New Roman" w:cs="Times New Roman"/>
          <w:sz w:val="24"/>
          <w:szCs w:val="24"/>
          <w:lang w:val="en"/>
        </w:rPr>
        <w:fldChar w:fldCharType="separate"/>
      </w:r>
      <w:r w:rsidR="0043400F" w:rsidRPr="0043400F">
        <w:rPr>
          <w:rFonts w:ascii="Times New Roman" w:eastAsia="Times New Roman" w:hAnsi="Times New Roman" w:cs="Times New Roman"/>
          <w:noProof/>
          <w:sz w:val="24"/>
          <w:szCs w:val="24"/>
          <w:lang w:val="en"/>
        </w:rPr>
        <w:t>(Ricklefs 2002)</w:t>
      </w:r>
      <w:r w:rsidR="0043400F">
        <w:rPr>
          <w:rFonts w:ascii="Times New Roman" w:eastAsia="Times New Roman" w:hAnsi="Times New Roman" w:cs="Times New Roman"/>
          <w:sz w:val="24"/>
          <w:szCs w:val="24"/>
          <w:lang w:val="en"/>
        </w:rPr>
        <w:fldChar w:fldCharType="end"/>
      </w:r>
      <w:r w:rsidR="0043400F">
        <w:rPr>
          <w:rFonts w:ascii="Times New Roman" w:eastAsia="Times New Roman" w:hAnsi="Times New Roman" w:cs="Times New Roman"/>
          <w:sz w:val="24"/>
          <w:szCs w:val="24"/>
          <w:lang w:val="en"/>
        </w:rPr>
        <w:t xml:space="preserve">. </w:t>
      </w:r>
    </w:p>
    <w:p w14:paraId="29771F08" w14:textId="5DC2B148" w:rsidR="00A156B8" w:rsidRDefault="00A156B8" w:rsidP="00B70B6D">
      <w:pPr>
        <w:autoSpaceDE w:val="0"/>
        <w:autoSpaceDN w:val="0"/>
        <w:adjustRightInd w:val="0"/>
        <w:spacing w:line="480" w:lineRule="auto"/>
        <w:jc w:val="both"/>
        <w:rPr>
          <w:rFonts w:ascii="Times New Roman" w:eastAsia="Times New Roman" w:hAnsi="Times New Roman" w:cs="Times New Roman"/>
          <w:sz w:val="24"/>
          <w:szCs w:val="24"/>
          <w:lang w:val="en"/>
        </w:rPr>
      </w:pPr>
    </w:p>
    <w:p w14:paraId="56E16111" w14:textId="7825E895" w:rsidR="000742CF" w:rsidRDefault="00585482" w:rsidP="00CD1E6D">
      <w:pPr>
        <w:spacing w:after="200" w:line="480" w:lineRule="auto"/>
        <w:ind w:firstLine="0"/>
        <w:rPr>
          <w:rFonts w:ascii="Times New Roman" w:hAnsi="Times New Roman" w:cs="Times New Roman"/>
          <w:sz w:val="24"/>
          <w:szCs w:val="24"/>
          <w:lang w:val="en-US"/>
        </w:rPr>
      </w:pPr>
      <w:commentRangeStart w:id="28"/>
      <w:r w:rsidRPr="00585482">
        <w:rPr>
          <w:rFonts w:ascii="Times New Roman" w:hAnsi="Times New Roman" w:cs="Times New Roman"/>
          <w:sz w:val="24"/>
          <w:szCs w:val="24"/>
          <w:lang w:val="en"/>
        </w:rPr>
        <w:t>Table 1</w:t>
      </w:r>
      <w:r>
        <w:rPr>
          <w:rFonts w:ascii="Times New Roman" w:hAnsi="Times New Roman" w:cs="Times New Roman"/>
          <w:sz w:val="24"/>
          <w:szCs w:val="24"/>
          <w:lang w:val="en"/>
        </w:rPr>
        <w:t xml:space="preserve">: </w:t>
      </w:r>
      <w:r w:rsidRPr="00585482">
        <w:rPr>
          <w:rFonts w:ascii="Times New Roman" w:hAnsi="Times New Roman" w:cs="Times New Roman"/>
          <w:sz w:val="24"/>
          <w:szCs w:val="24"/>
          <w:lang w:val="en"/>
        </w:rPr>
        <w:t>Differences between the two hypotheses proposed to explain the la</w:t>
      </w:r>
      <w:r>
        <w:rPr>
          <w:rFonts w:ascii="Times New Roman" w:hAnsi="Times New Roman" w:cs="Times New Roman"/>
          <w:sz w:val="24"/>
          <w:szCs w:val="24"/>
          <w:lang w:val="en"/>
        </w:rPr>
        <w:t>titudinal diversity</w:t>
      </w:r>
      <w:r w:rsidR="001714D0">
        <w:rPr>
          <w:rFonts w:ascii="Times New Roman" w:hAnsi="Times New Roman" w:cs="Times New Roman"/>
          <w:sz w:val="24"/>
          <w:szCs w:val="24"/>
          <w:lang w:val="en"/>
        </w:rPr>
        <w:t xml:space="preserve"> gradient</w:t>
      </w:r>
      <w:r>
        <w:rPr>
          <w:rFonts w:ascii="Times New Roman" w:hAnsi="Times New Roman" w:cs="Times New Roman"/>
          <w:sz w:val="24"/>
          <w:szCs w:val="24"/>
          <w:lang w:val="en"/>
        </w:rPr>
        <w:t xml:space="preserve"> and the expected difference in the value of </w:t>
      </w:r>
      <w:r w:rsidR="001370F9">
        <w:rPr>
          <w:rFonts w:ascii="Times New Roman" w:hAnsi="Times New Roman"/>
          <w:bCs/>
          <w:sz w:val="24"/>
          <w:szCs w:val="24"/>
          <w:lang w:val="en-US"/>
        </w:rPr>
        <w:t xml:space="preserve">net relatedness </w:t>
      </w:r>
      <w:r w:rsidR="00CB4178">
        <w:rPr>
          <w:rFonts w:ascii="Times New Roman" w:hAnsi="Times New Roman"/>
          <w:bCs/>
          <w:sz w:val="24"/>
          <w:szCs w:val="24"/>
          <w:lang w:val="en-US"/>
        </w:rPr>
        <w:t>index</w:t>
      </w:r>
      <w:r w:rsidR="001714D0">
        <w:rPr>
          <w:rFonts w:ascii="Times New Roman" w:hAnsi="Times New Roman" w:cs="Times New Roman"/>
          <w:sz w:val="24"/>
          <w:szCs w:val="24"/>
          <w:lang w:val="en"/>
        </w:rPr>
        <w:t xml:space="preserve">. </w:t>
      </w:r>
      <w:r w:rsidR="00683C5C" w:rsidRPr="00585482">
        <w:rPr>
          <w:rFonts w:ascii="Times New Roman" w:hAnsi="Times New Roman" w:cs="Times New Roman"/>
          <w:sz w:val="24"/>
          <w:szCs w:val="24"/>
          <w:lang w:val="en-US"/>
        </w:rPr>
        <w:t xml:space="preserve">For </w:t>
      </w:r>
      <w:r w:rsidR="00461BC4" w:rsidRPr="00585482">
        <w:rPr>
          <w:rFonts w:ascii="Times New Roman" w:hAnsi="Times New Roman" w:cs="Times New Roman"/>
          <w:sz w:val="24"/>
          <w:szCs w:val="24"/>
          <w:lang w:val="en"/>
        </w:rPr>
        <w:t>expanded version</w:t>
      </w:r>
      <w:r w:rsidR="00083252">
        <w:rPr>
          <w:rFonts w:ascii="Times New Roman" w:hAnsi="Times New Roman" w:cs="Times New Roman"/>
          <w:sz w:val="24"/>
          <w:szCs w:val="24"/>
          <w:lang w:val="en"/>
        </w:rPr>
        <w:t xml:space="preserve"> of this table,</w:t>
      </w:r>
      <w:r w:rsidR="000742CF">
        <w:rPr>
          <w:rFonts w:ascii="Times New Roman" w:hAnsi="Times New Roman" w:cs="Times New Roman"/>
          <w:sz w:val="24"/>
          <w:szCs w:val="24"/>
          <w:lang w:val="en"/>
        </w:rPr>
        <w:t xml:space="preserve"> which include: process, assumption, geographic origin of the clade, composition of assemblage in temperate biomes, position in the phylogeny of switching events and frequency of dispersal see</w:t>
      </w:r>
      <w:r w:rsidR="000742CF" w:rsidRPr="00585482">
        <w:rPr>
          <w:rFonts w:ascii="inherit" w:hAnsi="inherit"/>
          <w:lang w:val="en"/>
        </w:rPr>
        <w:t>:</w:t>
      </w:r>
      <w:r w:rsidR="000742CF" w:rsidRPr="00585482">
        <w:rPr>
          <w:rFonts w:ascii="Times New Roman" w:hAnsi="Times New Roman" w:cs="Times New Roman"/>
          <w:sz w:val="24"/>
          <w:szCs w:val="24"/>
          <w:lang w:val="en-US"/>
        </w:rPr>
        <w:t xml:space="preserve"> Table S1-Supplementary information. </w:t>
      </w:r>
    </w:p>
    <w:p w14:paraId="1CD4FF7F" w14:textId="77777777" w:rsidR="00B62FB9" w:rsidRDefault="00B62FB9" w:rsidP="00CD1E6D">
      <w:pPr>
        <w:spacing w:after="200" w:line="480" w:lineRule="auto"/>
        <w:ind w:firstLine="0"/>
        <w:rPr>
          <w:rFonts w:ascii="Times New Roman" w:hAnsi="Times New Roman" w:cs="Times New Roman"/>
          <w:sz w:val="24"/>
          <w:szCs w:val="24"/>
          <w:lang w:val="en-US"/>
        </w:rPr>
      </w:pPr>
    </w:p>
    <w:p w14:paraId="325A76AA" w14:textId="77777777" w:rsidR="00B62FB9" w:rsidRDefault="00B62FB9" w:rsidP="00CD1E6D">
      <w:pPr>
        <w:spacing w:after="200" w:line="480" w:lineRule="auto"/>
        <w:ind w:firstLine="0"/>
        <w:rPr>
          <w:rFonts w:ascii="Times New Roman" w:hAnsi="Times New Roman" w:cs="Times New Roman"/>
          <w:sz w:val="24"/>
          <w:szCs w:val="24"/>
          <w:lang w:val="en-US"/>
        </w:rPr>
      </w:pPr>
    </w:p>
    <w:p w14:paraId="53873531" w14:textId="77777777" w:rsidR="00B62FB9" w:rsidRDefault="00B62FB9" w:rsidP="00CD1E6D">
      <w:pPr>
        <w:spacing w:after="200" w:line="480" w:lineRule="auto"/>
        <w:ind w:firstLine="0"/>
        <w:rPr>
          <w:rFonts w:ascii="Times New Roman" w:hAnsi="Times New Roman" w:cs="Times New Roman"/>
          <w:sz w:val="24"/>
          <w:szCs w:val="24"/>
          <w:lang w:val="en-US"/>
        </w:rPr>
      </w:pPr>
    </w:p>
    <w:p w14:paraId="0510860D" w14:textId="77777777" w:rsidR="00B62FB9" w:rsidRDefault="00B62FB9" w:rsidP="00CD1E6D">
      <w:pPr>
        <w:spacing w:after="200" w:line="480" w:lineRule="auto"/>
        <w:ind w:firstLine="0"/>
        <w:rPr>
          <w:rFonts w:ascii="Times New Roman" w:hAnsi="Times New Roman" w:cs="Times New Roman"/>
          <w:sz w:val="24"/>
          <w:szCs w:val="24"/>
          <w:lang w:val="en-US"/>
        </w:rPr>
      </w:pPr>
    </w:p>
    <w:p w14:paraId="65F34DC1" w14:textId="77777777" w:rsidR="00B62FB9" w:rsidRDefault="00B62FB9" w:rsidP="00CD1E6D">
      <w:pPr>
        <w:spacing w:after="200" w:line="480" w:lineRule="auto"/>
        <w:ind w:firstLine="0"/>
        <w:rPr>
          <w:rFonts w:ascii="Times New Roman" w:hAnsi="Times New Roman" w:cs="Times New Roman"/>
          <w:sz w:val="24"/>
          <w:szCs w:val="24"/>
          <w:lang w:val="en-US"/>
        </w:rPr>
      </w:pPr>
    </w:p>
    <w:p w14:paraId="41FAC552" w14:textId="77777777" w:rsidR="00B62FB9" w:rsidRDefault="00B62FB9" w:rsidP="00CD1E6D">
      <w:pPr>
        <w:spacing w:after="200" w:line="480" w:lineRule="auto"/>
        <w:ind w:firstLine="0"/>
        <w:rPr>
          <w:rFonts w:ascii="Times New Roman" w:hAnsi="Times New Roman" w:cs="Times New Roman"/>
          <w:sz w:val="24"/>
          <w:szCs w:val="24"/>
          <w:lang w:val="en-US"/>
        </w:rPr>
      </w:pPr>
    </w:p>
    <w:commentRangeEnd w:id="28"/>
    <w:p w14:paraId="4C70BD52" w14:textId="77777777" w:rsidR="00B62FB9" w:rsidRPr="00585482" w:rsidRDefault="004F7482" w:rsidP="00CD1E6D">
      <w:pPr>
        <w:spacing w:after="200" w:line="480" w:lineRule="auto"/>
        <w:ind w:firstLine="0"/>
        <w:rPr>
          <w:rFonts w:ascii="Times New Roman" w:hAnsi="Times New Roman" w:cs="Times New Roman"/>
          <w:sz w:val="24"/>
          <w:szCs w:val="24"/>
          <w:lang w:val="en-US"/>
        </w:rPr>
      </w:pPr>
      <w:r>
        <w:rPr>
          <w:rStyle w:val="Refdecomentrio"/>
        </w:rPr>
        <w:commentReference w:id="28"/>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7"/>
        <w:gridCol w:w="3274"/>
        <w:gridCol w:w="2069"/>
        <w:gridCol w:w="1504"/>
      </w:tblGrid>
      <w:tr w:rsidR="00525A2F" w:rsidRPr="000742CF" w14:paraId="0D2C5F6E" w14:textId="77777777" w:rsidTr="003B1D67">
        <w:trPr>
          <w:trHeight w:val="439"/>
          <w:jc w:val="center"/>
        </w:trPr>
        <w:tc>
          <w:tcPr>
            <w:tcW w:w="1668" w:type="dxa"/>
            <w:tcBorders>
              <w:top w:val="single" w:sz="18" w:space="0" w:color="auto"/>
              <w:bottom w:val="single" w:sz="18" w:space="0" w:color="auto"/>
            </w:tcBorders>
          </w:tcPr>
          <w:p w14:paraId="1F55B633" w14:textId="77777777" w:rsidR="00525A2F" w:rsidRPr="00CD1E6D" w:rsidRDefault="0022632C">
            <w:pPr>
              <w:pStyle w:val="SemEspaamento"/>
              <w:spacing w:line="48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lastRenderedPageBreak/>
              <w:t>Hypothesi</w:t>
            </w:r>
            <w:r w:rsidR="00525A2F" w:rsidRPr="00CD1E6D">
              <w:rPr>
                <w:rFonts w:ascii="Times New Roman" w:hAnsi="Times New Roman" w:cs="Times New Roman"/>
                <w:sz w:val="24"/>
                <w:szCs w:val="24"/>
                <w:lang w:val="en-US"/>
              </w:rPr>
              <w:t>s</w:t>
            </w:r>
          </w:p>
        </w:tc>
        <w:tc>
          <w:tcPr>
            <w:tcW w:w="3402" w:type="dxa"/>
            <w:tcBorders>
              <w:top w:val="single" w:sz="18" w:space="0" w:color="auto"/>
              <w:bottom w:val="single" w:sz="18" w:space="0" w:color="auto"/>
            </w:tcBorders>
          </w:tcPr>
          <w:p w14:paraId="363B8105" w14:textId="77777777" w:rsidR="00525A2F" w:rsidRPr="00CD1E6D" w:rsidRDefault="00525A2F">
            <w:pPr>
              <w:pStyle w:val="SemEspaamento"/>
              <w:spacing w:line="48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Proposed patterns</w:t>
            </w:r>
          </w:p>
        </w:tc>
        <w:tc>
          <w:tcPr>
            <w:tcW w:w="2126" w:type="dxa"/>
            <w:tcBorders>
              <w:top w:val="single" w:sz="18" w:space="0" w:color="auto"/>
              <w:bottom w:val="single" w:sz="18" w:space="0" w:color="auto"/>
            </w:tcBorders>
          </w:tcPr>
          <w:p w14:paraId="23D16307" w14:textId="77777777" w:rsidR="00525A2F" w:rsidRPr="00CD1E6D" w:rsidRDefault="00525A2F">
            <w:pPr>
              <w:pStyle w:val="SemEspaamento"/>
              <w:spacing w:line="48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Predictions</w:t>
            </w:r>
          </w:p>
        </w:tc>
        <w:tc>
          <w:tcPr>
            <w:tcW w:w="1524" w:type="dxa"/>
            <w:tcBorders>
              <w:top w:val="single" w:sz="18" w:space="0" w:color="auto"/>
              <w:bottom w:val="single" w:sz="18" w:space="0" w:color="auto"/>
            </w:tcBorders>
          </w:tcPr>
          <w:p w14:paraId="32D0BE96" w14:textId="77777777" w:rsidR="00525A2F" w:rsidRPr="00CD1E6D" w:rsidRDefault="00525A2F">
            <w:pPr>
              <w:pStyle w:val="SemEspaamento"/>
              <w:spacing w:line="48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References</w:t>
            </w:r>
          </w:p>
        </w:tc>
      </w:tr>
      <w:tr w:rsidR="00525A2F" w:rsidRPr="004D2E92" w14:paraId="0246F8AB" w14:textId="77777777" w:rsidTr="003B1D67">
        <w:trPr>
          <w:trHeight w:val="3806"/>
          <w:jc w:val="center"/>
        </w:trPr>
        <w:tc>
          <w:tcPr>
            <w:tcW w:w="1668" w:type="dxa"/>
            <w:tcBorders>
              <w:top w:val="single" w:sz="18" w:space="0" w:color="auto"/>
            </w:tcBorders>
          </w:tcPr>
          <w:p w14:paraId="7A55B7C1" w14:textId="77777777" w:rsidR="00525A2F" w:rsidRPr="00CD1E6D" w:rsidRDefault="00525A2F">
            <w:pPr>
              <w:pStyle w:val="SemEspaamento"/>
              <w:spacing w:line="36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Tropical Niche Conservatism (TNC)</w:t>
            </w:r>
          </w:p>
        </w:tc>
        <w:tc>
          <w:tcPr>
            <w:tcW w:w="3402" w:type="dxa"/>
            <w:tcBorders>
              <w:top w:val="single" w:sz="18" w:space="0" w:color="auto"/>
            </w:tcBorders>
          </w:tcPr>
          <w:p w14:paraId="45775B2D" w14:textId="77777777" w:rsidR="00525A2F" w:rsidRPr="00CD1E6D" w:rsidRDefault="00525A2F">
            <w:pPr>
              <w:pStyle w:val="SemEspaamento"/>
              <w:spacing w:line="36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Tropical origins of major groups of organisms; only few species could evolve adaptations to invade and persist in freezing temperatures, implying that species are endemic and clustered phylogenetically</w:t>
            </w:r>
          </w:p>
          <w:p w14:paraId="40F92F5C" w14:textId="77777777" w:rsidR="000742CF" w:rsidRDefault="00525A2F">
            <w:pPr>
              <w:pStyle w:val="SemEspaamento"/>
              <w:spacing w:line="36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 xml:space="preserve">in temperate </w:t>
            </w:r>
            <w:r w:rsidR="00583180" w:rsidRPr="00CD1E6D">
              <w:rPr>
                <w:rFonts w:ascii="Times New Roman" w:hAnsi="Times New Roman" w:cs="Times New Roman"/>
                <w:sz w:val="24"/>
                <w:szCs w:val="24"/>
                <w:lang w:val="en-US"/>
              </w:rPr>
              <w:t>biomes</w:t>
            </w:r>
          </w:p>
          <w:p w14:paraId="1C1BC729" w14:textId="77777777" w:rsidR="00B62FB9" w:rsidRDefault="00B62FB9">
            <w:pPr>
              <w:pStyle w:val="SemEspaamento"/>
              <w:spacing w:line="360" w:lineRule="auto"/>
              <w:jc w:val="center"/>
              <w:rPr>
                <w:rFonts w:ascii="Times New Roman" w:hAnsi="Times New Roman" w:cs="Times New Roman"/>
                <w:sz w:val="24"/>
                <w:szCs w:val="24"/>
                <w:lang w:val="en-US"/>
              </w:rPr>
            </w:pPr>
          </w:p>
          <w:p w14:paraId="76DBBB5E" w14:textId="77777777" w:rsidR="00AA1075" w:rsidRPr="00CD1E6D" w:rsidRDefault="00AA1075">
            <w:pPr>
              <w:pStyle w:val="SemEspaamento"/>
              <w:spacing w:line="360" w:lineRule="auto"/>
              <w:jc w:val="center"/>
              <w:rPr>
                <w:rFonts w:ascii="Times New Roman" w:hAnsi="Times New Roman" w:cs="Times New Roman"/>
                <w:sz w:val="24"/>
                <w:szCs w:val="24"/>
                <w:lang w:val="en-US"/>
              </w:rPr>
            </w:pPr>
          </w:p>
          <w:p w14:paraId="7C54E904" w14:textId="58AE9FAF" w:rsidR="008F78A2" w:rsidRDefault="00B62FB9">
            <w:pPr>
              <w:pStyle w:val="SemEspaamento"/>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w:t>
            </w:r>
            <w:r w:rsidR="008F78A2" w:rsidRPr="00CD1E6D">
              <w:rPr>
                <w:rFonts w:ascii="Times New Roman" w:hAnsi="Times New Roman" w:cs="Times New Roman"/>
                <w:sz w:val="24"/>
                <w:szCs w:val="24"/>
                <w:lang w:val="en-US"/>
              </w:rPr>
              <w:t>he dispersal event to temperate</w:t>
            </w:r>
            <w:r w:rsidR="00F95936" w:rsidRPr="00CD1E6D">
              <w:rPr>
                <w:rFonts w:ascii="Times New Roman" w:hAnsi="Times New Roman" w:cs="Times New Roman"/>
                <w:sz w:val="24"/>
                <w:szCs w:val="24"/>
                <w:lang w:val="en-US"/>
              </w:rPr>
              <w:t xml:space="preserve"> biomes</w:t>
            </w:r>
            <w:r w:rsidR="008F78A2" w:rsidRPr="00CD1E6D">
              <w:rPr>
                <w:rFonts w:ascii="Times New Roman" w:hAnsi="Times New Roman" w:cs="Times New Roman"/>
                <w:sz w:val="24"/>
                <w:szCs w:val="24"/>
                <w:lang w:val="en-US"/>
              </w:rPr>
              <w:t xml:space="preserve"> is recent because during the Eocene-Oligocene Climate Transition (around 34 Ma) the average temperatures in high latitudes dropped by around 5º C</w:t>
            </w:r>
            <w:r w:rsidR="00AA1075">
              <w:rPr>
                <w:rFonts w:ascii="Times New Roman" w:hAnsi="Times New Roman" w:cs="Times New Roman"/>
                <w:sz w:val="24"/>
                <w:szCs w:val="24"/>
                <w:lang w:val="en-US"/>
              </w:rPr>
              <w:t xml:space="preserve"> </w:t>
            </w:r>
            <w:r w:rsidR="00AA1075">
              <w:rPr>
                <w:rFonts w:ascii="Times New Roman" w:hAnsi="Times New Roman" w:cs="Times New Roman"/>
                <w:sz w:val="24"/>
                <w:szCs w:val="24"/>
                <w:lang w:val="en-US"/>
              </w:rPr>
              <w:fldChar w:fldCharType="begin" w:fldLock="1"/>
            </w:r>
            <w:r w:rsidR="00AA1075">
              <w:rPr>
                <w:rFonts w:ascii="Times New Roman" w:hAnsi="Times New Roman" w:cs="Times New Roman"/>
                <w:sz w:val="24"/>
                <w:szCs w:val="24"/>
                <w:lang w:val="en-US"/>
              </w:rPr>
              <w:instrText>ADDIN CSL_CITATION {"citationItems":[{"id":"ITEM-1","itemData":{"ISSN":"0944-1174","PMID":"8012512","abstract":"A 58-year-old Japanese man was admitted to our hospital with appendicitis and marked unconjugated hyperbilirubinemia (11.6 mg/dl). The jaundice worsened following appendectomy, and the direct-reacting bilirubin increased, probably due to the ceftizoxime administered postoperatively. Bilirubin diglucuronide was the main component of the serum direct-reacting bilirubin (51%) in serum measured by liquid chromatography. Because the discontinuation of ceftizoxime did not markedly improve the jaundice, epomediol, 200 mg tid, was administered orally. There was a marked decrease of serum bilirubin with an increase in the delta bilirubin/(conjugated bilirubin + delta bilirubin) ratio. After improvement of jaundice to below the pre-surgical level (4.4 mg/dl), we analyzed the duodenal bile for bilirubin fractions; those showed a marked reduction in bilirubin diglucuronide and a marked increase in bilirubin monoglucuronide, which was consistent with type II Crigler-Najjar syndrome. A marked increase of bilirubin diglucuronide in serum of this patient during cholestasis suggests that bilirubin conjugation proceeds in this syndrome when excretion of conjugated bilirubin decreases.","author":[{"dropping-particle":"","family":"Liu","given":"Zhonghui","non-dropping-particle":"","parse-names":false,"suffix":""},{"dropping-particle":"","family":"Pagani","given":"Mark","non-dropping-particle":"","parse-names":false,"suffix":""},{"dropping-particle":"","family":"Zinniker","given":"David","non-dropping-particle":"","parse-names":false,"suffix":""},{"dropping-particle":"","family":"Deconto","given":"Robert M","non-dropping-particle":"","parse-names":false,"suffix":""},{"dropping-particle":"","family":"Huber","given":"Matthew","non-dropping-particle":"","parse-names":false,"suffix":""},{"dropping-particle":"","family":"Brinkhuis","given":"Henk","non-dropping-particle":"","parse-names":false,"suffix":""},{"dropping-particle":"","family":"Shah","given":"Sunita R","non-dropping-particle":"","parse-names":false,"suffix":""},{"dropping-particle":"","family":"Leckie","given":"R Mark","non-dropping-particle":"","parse-names":false,"suffix":""},{"dropping-particle":"","family":"Pearson","given":"Ann","non-dropping-particle":"","parse-names":false,"suffix":""}],"container-title":"Science (New York, N.Y.)","id":"ITEM-1","issue":"February","issued":{"date-parts":[["2009"]]},"page":"1187-1190","title":"Eocene-Oligocene Climate Transition","type":"article-journal","volume":"323"},"uris":["http://www.mendeley.com/documents/?uuid=5ec613df-9bc1-402a-9c30-9b4bc19c0cf8"]}],"mendeley":{"formattedCitation":"(Liu &lt;i&gt;et al.&lt;/i&gt; 2009)","plainTextFormattedCitation":"(Liu et al. 2009)","previouslyFormattedCitation":"(Liu &lt;i&gt;et al.&lt;/i&gt; 2009)"},"properties":{"noteIndex":0},"schema":"https://github.com/citation-style-language/schema/raw/master/csl-citation.json"}</w:instrText>
            </w:r>
            <w:r w:rsidR="00AA1075">
              <w:rPr>
                <w:rFonts w:ascii="Times New Roman" w:hAnsi="Times New Roman" w:cs="Times New Roman"/>
                <w:sz w:val="24"/>
                <w:szCs w:val="24"/>
                <w:lang w:val="en-US"/>
              </w:rPr>
              <w:fldChar w:fldCharType="separate"/>
            </w:r>
            <w:r w:rsidR="00AA1075" w:rsidRPr="00AA1075">
              <w:rPr>
                <w:rFonts w:ascii="Times New Roman" w:hAnsi="Times New Roman" w:cs="Times New Roman"/>
                <w:noProof/>
                <w:sz w:val="24"/>
                <w:szCs w:val="24"/>
                <w:lang w:val="en-US"/>
              </w:rPr>
              <w:t xml:space="preserve">(Liu </w:t>
            </w:r>
            <w:r w:rsidR="00AA1075" w:rsidRPr="00AA1075">
              <w:rPr>
                <w:rFonts w:ascii="Times New Roman" w:hAnsi="Times New Roman" w:cs="Times New Roman"/>
                <w:i/>
                <w:noProof/>
                <w:sz w:val="24"/>
                <w:szCs w:val="24"/>
                <w:lang w:val="en-US"/>
              </w:rPr>
              <w:t>et al.</w:t>
            </w:r>
            <w:r w:rsidR="00AA1075" w:rsidRPr="00AA1075">
              <w:rPr>
                <w:rFonts w:ascii="Times New Roman" w:hAnsi="Times New Roman" w:cs="Times New Roman"/>
                <w:noProof/>
                <w:sz w:val="24"/>
                <w:szCs w:val="24"/>
                <w:lang w:val="en-US"/>
              </w:rPr>
              <w:t xml:space="preserve"> 2009)</w:t>
            </w:r>
            <w:r w:rsidR="00AA1075">
              <w:rPr>
                <w:rFonts w:ascii="Times New Roman" w:hAnsi="Times New Roman" w:cs="Times New Roman"/>
                <w:sz w:val="24"/>
                <w:szCs w:val="24"/>
                <w:lang w:val="en-US"/>
              </w:rPr>
              <w:fldChar w:fldCharType="end"/>
            </w:r>
            <w:r w:rsidR="00F95936" w:rsidRPr="00CD1E6D">
              <w:rPr>
                <w:rFonts w:ascii="Times New Roman" w:hAnsi="Times New Roman" w:cs="Times New Roman"/>
                <w:sz w:val="24"/>
                <w:szCs w:val="24"/>
                <w:lang w:val="en-US"/>
              </w:rPr>
              <w:t>,</w:t>
            </w:r>
            <w:r w:rsidR="008F78A2" w:rsidRPr="00CD1E6D">
              <w:rPr>
                <w:rFonts w:ascii="Times New Roman" w:hAnsi="Times New Roman" w:cs="Times New Roman"/>
                <w:sz w:val="24"/>
                <w:szCs w:val="24"/>
                <w:lang w:val="en-US"/>
              </w:rPr>
              <w:t xml:space="preserve"> as a consequence of that, permitted a emergence of new large areas with a temperate climate</w:t>
            </w:r>
            <w:r w:rsidR="00F95936" w:rsidRPr="00CD1E6D">
              <w:rPr>
                <w:rFonts w:ascii="Times New Roman" w:hAnsi="Times New Roman" w:cs="Times New Roman"/>
                <w:sz w:val="24"/>
                <w:szCs w:val="24"/>
                <w:lang w:val="en-US"/>
              </w:rPr>
              <w:t xml:space="preserve"> and then the dispersal of tropical lineages to temperate biomes</w:t>
            </w:r>
          </w:p>
          <w:p w14:paraId="0EF1B520" w14:textId="30C478A4" w:rsidR="00B62FB9" w:rsidRPr="00CD1E6D" w:rsidRDefault="00B62FB9">
            <w:pPr>
              <w:pStyle w:val="SemEspaamento"/>
              <w:spacing w:line="360" w:lineRule="auto"/>
              <w:jc w:val="center"/>
              <w:rPr>
                <w:rFonts w:ascii="Times New Roman" w:hAnsi="Times New Roman" w:cs="Times New Roman"/>
                <w:sz w:val="24"/>
                <w:szCs w:val="24"/>
                <w:lang w:val="en-US"/>
              </w:rPr>
            </w:pPr>
          </w:p>
        </w:tc>
        <w:tc>
          <w:tcPr>
            <w:tcW w:w="2126" w:type="dxa"/>
            <w:tcBorders>
              <w:top w:val="single" w:sz="18" w:space="0" w:color="auto"/>
            </w:tcBorders>
          </w:tcPr>
          <w:p w14:paraId="69BE560D" w14:textId="77777777" w:rsidR="00525A2F" w:rsidRPr="00CD1E6D" w:rsidRDefault="00525A2F">
            <w:pPr>
              <w:pStyle w:val="SemEspaamento"/>
              <w:spacing w:line="36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 xml:space="preserve">Values of </w:t>
            </w:r>
            <w:r w:rsidR="000742CF" w:rsidRPr="00CD1E6D">
              <w:rPr>
                <w:rFonts w:ascii="Times New Roman" w:hAnsi="Times New Roman" w:cs="Times New Roman"/>
                <w:sz w:val="24"/>
                <w:szCs w:val="24"/>
                <w:lang w:val="en-US"/>
              </w:rPr>
              <w:t>NRI</w:t>
            </w:r>
          </w:p>
          <w:p w14:paraId="70B43799" w14:textId="52D9D9DC" w:rsidR="00B62FB9" w:rsidRPr="00CD1E6D" w:rsidRDefault="00525A2F">
            <w:pPr>
              <w:pStyle w:val="SemEspaamento"/>
              <w:spacing w:line="36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 xml:space="preserve">are high in temperate </w:t>
            </w:r>
            <w:r w:rsidR="009D5D24" w:rsidRPr="00CD1E6D">
              <w:rPr>
                <w:rFonts w:ascii="Times New Roman" w:hAnsi="Times New Roman" w:cs="Times New Roman"/>
                <w:sz w:val="24"/>
                <w:szCs w:val="24"/>
                <w:lang w:val="en-US"/>
              </w:rPr>
              <w:t>zones</w:t>
            </w:r>
            <w:r w:rsidRPr="00CD1E6D">
              <w:rPr>
                <w:rFonts w:ascii="Times New Roman" w:hAnsi="Times New Roman" w:cs="Times New Roman"/>
                <w:sz w:val="24"/>
                <w:szCs w:val="24"/>
                <w:lang w:val="en-US"/>
              </w:rPr>
              <w:t xml:space="preserve"> because only few</w:t>
            </w:r>
            <w:r w:rsidR="00FA0699" w:rsidRPr="00CD1E6D">
              <w:rPr>
                <w:rFonts w:ascii="Times New Roman" w:hAnsi="Times New Roman" w:cs="Times New Roman"/>
                <w:sz w:val="24"/>
                <w:szCs w:val="24"/>
                <w:lang w:val="en-US"/>
              </w:rPr>
              <w:t xml:space="preserve"> </w:t>
            </w:r>
            <w:r w:rsidRPr="00CD1E6D">
              <w:rPr>
                <w:rFonts w:ascii="Times New Roman" w:hAnsi="Times New Roman" w:cs="Times New Roman"/>
                <w:sz w:val="24"/>
                <w:szCs w:val="24"/>
                <w:lang w:val="en-US"/>
              </w:rPr>
              <w:t>ancestor</w:t>
            </w:r>
            <w:r w:rsidR="00461BC4" w:rsidRPr="00CD1E6D">
              <w:rPr>
                <w:rFonts w:ascii="Times New Roman" w:hAnsi="Times New Roman" w:cs="Times New Roman"/>
                <w:sz w:val="24"/>
                <w:szCs w:val="24"/>
                <w:lang w:val="en-US"/>
              </w:rPr>
              <w:t>s</w:t>
            </w:r>
            <w:r w:rsidRPr="00CD1E6D">
              <w:rPr>
                <w:rFonts w:ascii="Times New Roman" w:hAnsi="Times New Roman" w:cs="Times New Roman"/>
                <w:sz w:val="24"/>
                <w:szCs w:val="24"/>
                <w:lang w:val="en-US"/>
              </w:rPr>
              <w:t xml:space="preserve"> arrived in t</w:t>
            </w:r>
            <w:r w:rsidR="004054F9" w:rsidRPr="00CD1E6D">
              <w:rPr>
                <w:rFonts w:ascii="Times New Roman" w:hAnsi="Times New Roman" w:cs="Times New Roman"/>
                <w:sz w:val="24"/>
                <w:szCs w:val="24"/>
                <w:lang w:val="en-US"/>
              </w:rPr>
              <w:t>he</w:t>
            </w:r>
            <w:r w:rsidRPr="00CD1E6D">
              <w:rPr>
                <w:rFonts w:ascii="Times New Roman" w:hAnsi="Times New Roman" w:cs="Times New Roman"/>
                <w:sz w:val="24"/>
                <w:szCs w:val="24"/>
                <w:lang w:val="en-US"/>
              </w:rPr>
              <w:t>s</w:t>
            </w:r>
            <w:r w:rsidR="004054F9" w:rsidRPr="00CD1E6D">
              <w:rPr>
                <w:rFonts w:ascii="Times New Roman" w:hAnsi="Times New Roman" w:cs="Times New Roman"/>
                <w:sz w:val="24"/>
                <w:szCs w:val="24"/>
                <w:lang w:val="en-US"/>
              </w:rPr>
              <w:t>e</w:t>
            </w:r>
            <w:r w:rsidRPr="00CD1E6D">
              <w:rPr>
                <w:rFonts w:ascii="Times New Roman" w:hAnsi="Times New Roman" w:cs="Times New Roman"/>
                <w:sz w:val="24"/>
                <w:szCs w:val="24"/>
                <w:lang w:val="en-US"/>
              </w:rPr>
              <w:t xml:space="preserve"> biome</w:t>
            </w:r>
            <w:r w:rsidR="004054F9" w:rsidRPr="00CD1E6D">
              <w:rPr>
                <w:rFonts w:ascii="Times New Roman" w:hAnsi="Times New Roman" w:cs="Times New Roman"/>
                <w:sz w:val="24"/>
                <w:szCs w:val="24"/>
                <w:lang w:val="en-US"/>
              </w:rPr>
              <w:t>s</w:t>
            </w:r>
            <w:r w:rsidRPr="00CD1E6D">
              <w:rPr>
                <w:rFonts w:ascii="Times New Roman" w:hAnsi="Times New Roman" w:cs="Times New Roman"/>
                <w:sz w:val="24"/>
                <w:szCs w:val="24"/>
                <w:lang w:val="en-US"/>
              </w:rPr>
              <w:t xml:space="preserve"> and generated the richness </w:t>
            </w:r>
            <w:r w:rsidRPr="00CD1E6D">
              <w:rPr>
                <w:rFonts w:ascii="Times New Roman" w:hAnsi="Times New Roman" w:cs="Times New Roman"/>
                <w:i/>
                <w:sz w:val="24"/>
                <w:szCs w:val="24"/>
                <w:lang w:val="en-US"/>
              </w:rPr>
              <w:t>in-situ</w:t>
            </w:r>
            <w:r w:rsidRPr="00CD1E6D">
              <w:rPr>
                <w:rFonts w:ascii="Times New Roman" w:hAnsi="Times New Roman" w:cs="Times New Roman"/>
                <w:sz w:val="24"/>
                <w:szCs w:val="24"/>
                <w:lang w:val="en-US"/>
              </w:rPr>
              <w:t xml:space="preserve"> in this biome</w:t>
            </w:r>
          </w:p>
          <w:p w14:paraId="41F32BF1" w14:textId="77777777" w:rsidR="00B54886" w:rsidRPr="00CD1E6D" w:rsidRDefault="00B54886">
            <w:pPr>
              <w:pStyle w:val="SemEspaamento"/>
              <w:spacing w:line="360" w:lineRule="auto"/>
              <w:jc w:val="center"/>
              <w:rPr>
                <w:rFonts w:ascii="Times New Roman" w:hAnsi="Times New Roman" w:cs="Times New Roman"/>
                <w:sz w:val="24"/>
                <w:szCs w:val="24"/>
                <w:lang w:val="en-US"/>
              </w:rPr>
            </w:pPr>
          </w:p>
          <w:p w14:paraId="5D854540" w14:textId="0643880E" w:rsidR="008F78A2" w:rsidRPr="00CD1E6D" w:rsidRDefault="008F78A2">
            <w:pPr>
              <w:pStyle w:val="SemEspaamento"/>
              <w:spacing w:line="36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t>Values of age of assemblage will be low</w:t>
            </w:r>
            <w:r w:rsidR="00AA1075">
              <w:rPr>
                <w:rFonts w:ascii="Times New Roman" w:hAnsi="Times New Roman" w:cs="Times New Roman"/>
                <w:sz w:val="24"/>
                <w:szCs w:val="24"/>
                <w:lang w:val="en-US"/>
              </w:rPr>
              <w:t xml:space="preserve"> in temperate assemblages</w:t>
            </w:r>
          </w:p>
        </w:tc>
        <w:tc>
          <w:tcPr>
            <w:tcW w:w="1524" w:type="dxa"/>
            <w:tcBorders>
              <w:top w:val="single" w:sz="18" w:space="0" w:color="auto"/>
            </w:tcBorders>
          </w:tcPr>
          <w:p w14:paraId="4CC5E244" w14:textId="0A87A005" w:rsidR="00B62FB9" w:rsidRPr="00CD1E6D" w:rsidRDefault="00525A2F">
            <w:pPr>
              <w:pStyle w:val="SemEspaamento"/>
              <w:spacing w:line="360" w:lineRule="auto"/>
              <w:jc w:val="center"/>
              <w:rPr>
                <w:rFonts w:ascii="Times New Roman" w:hAnsi="Times New Roman" w:cs="Times New Roman"/>
                <w:sz w:val="24"/>
                <w:szCs w:val="24"/>
                <w:lang w:val="en-US"/>
              </w:rPr>
            </w:pPr>
            <w:r w:rsidRPr="00CD1E6D">
              <w:rPr>
                <w:rFonts w:ascii="Times New Roman" w:hAnsi="Times New Roman" w:cs="Times New Roman"/>
                <w:sz w:val="24"/>
                <w:szCs w:val="24"/>
                <w:lang w:val="en-US"/>
              </w:rPr>
              <w:fldChar w:fldCharType="begin" w:fldLock="1"/>
            </w:r>
            <w:r w:rsidRPr="00CD1E6D">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hypothesis","type":"article-journal"},"uris":["http://www.mendeley.com/documents/?uuid=7d1cd333-cd5a-3772-9e2b-07dad4618737"]},{"id":"ITEM-2","itemData":{"DOI":"10.1016/j.tree.2004.09.011","ISBN":"0169-5347","ISSN":"01695347","PMID":"16701326","abstract":"Ecology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Evolution","id":"ITEM-2","issued":{"date-parts":[["2004"]]},"title":"Historical biogeography, ecology and species richness","type":"article"},"uris":["http://www.mendeley.com/documents/?uuid=a0954d07-b8c7-3300-8c49-26f5f98678b6"]},{"id":"ITEM-3","itemData":{"DOI":"10.1111/evo.12089","ISSN":"00143820","abstract":"We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E.","non-dropping-particle":"","parse-names":false,"suffix":""}],"container-title":"Evolution","id":"ITEM-3","issue":"6","issued":{"date-parts":[["2013"]]},"page":"1741-1755","title":"What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hypotheses","type":"article-journal","volume":"67"},"uris":["http://www.mendeley.com/documents/?uuid=36fc42ba-e9d5-433f-a091-2a173261b599"]}],"mendeley":{"formattedCitation":"(Wiens &amp; Donoghue 2004; Jansson &lt;i&gt;et al.&lt;/i&gt; 2013; Duchêne &amp; Cardillo 2015)","plainTextFormattedCitation":"(Wiens &amp; Donoghue 2004; Jansson et al. 2013; Duchêne &amp; Cardillo 2015)","previouslyFormattedCitation":"(Wiens &amp; Donoghue 2004; Jansson &lt;i&gt;et al.&lt;/i&gt; 2013; Duchêne &amp; Cardillo 2015)"},"properties":{"noteIndex":0},"schema":"https://github.com/citation-style-language/schema/raw/master/csl-citation.json"}</w:instrText>
            </w:r>
            <w:r w:rsidRPr="00CD1E6D">
              <w:rPr>
                <w:rFonts w:ascii="Times New Roman" w:hAnsi="Times New Roman" w:cs="Times New Roman"/>
                <w:sz w:val="24"/>
                <w:szCs w:val="24"/>
                <w:lang w:val="en-US"/>
              </w:rPr>
              <w:fldChar w:fldCharType="separate"/>
            </w:r>
            <w:r w:rsidRPr="00CD1E6D">
              <w:rPr>
                <w:rFonts w:ascii="Times New Roman" w:hAnsi="Times New Roman" w:cs="Times New Roman"/>
                <w:noProof/>
                <w:sz w:val="24"/>
                <w:szCs w:val="24"/>
                <w:lang w:val="en-US"/>
              </w:rPr>
              <w:t xml:space="preserve">(Wiens &amp; Donoghue 2004; Jansson </w:t>
            </w:r>
            <w:r w:rsidRPr="00CD1E6D">
              <w:rPr>
                <w:rFonts w:ascii="Times New Roman" w:hAnsi="Times New Roman" w:cs="Times New Roman"/>
                <w:i/>
                <w:noProof/>
                <w:sz w:val="24"/>
                <w:szCs w:val="24"/>
                <w:lang w:val="en-US"/>
              </w:rPr>
              <w:t>et al.</w:t>
            </w:r>
            <w:r w:rsidRPr="00CD1E6D">
              <w:rPr>
                <w:rFonts w:ascii="Times New Roman" w:hAnsi="Times New Roman" w:cs="Times New Roman"/>
                <w:noProof/>
                <w:sz w:val="24"/>
                <w:szCs w:val="24"/>
                <w:lang w:val="en-US"/>
              </w:rPr>
              <w:t xml:space="preserve"> 2013; Duchêne &amp; Cardillo 2015)</w:t>
            </w:r>
            <w:r w:rsidRPr="00CD1E6D">
              <w:rPr>
                <w:rFonts w:ascii="Times New Roman" w:hAnsi="Times New Roman" w:cs="Times New Roman"/>
                <w:sz w:val="24"/>
                <w:szCs w:val="24"/>
                <w:lang w:val="en-US"/>
              </w:rPr>
              <w:fldChar w:fldCharType="end"/>
            </w:r>
          </w:p>
          <w:p w14:paraId="3FC2D725" w14:textId="77777777" w:rsidR="00B62FB9" w:rsidRPr="00CD1E6D" w:rsidRDefault="00B62FB9">
            <w:pPr>
              <w:pStyle w:val="SemEspaamento"/>
              <w:spacing w:line="360" w:lineRule="auto"/>
              <w:jc w:val="center"/>
              <w:rPr>
                <w:rFonts w:ascii="Times New Roman" w:hAnsi="Times New Roman" w:cs="Times New Roman"/>
                <w:sz w:val="24"/>
                <w:szCs w:val="24"/>
                <w:lang w:val="en-US"/>
              </w:rPr>
            </w:pPr>
          </w:p>
          <w:p w14:paraId="66AFEDD2" w14:textId="77777777" w:rsidR="00AA1075" w:rsidRDefault="00AA1075">
            <w:pPr>
              <w:pStyle w:val="SemEspaamento"/>
              <w:spacing w:line="360" w:lineRule="auto"/>
              <w:jc w:val="center"/>
              <w:rPr>
                <w:rFonts w:ascii="Times New Roman" w:hAnsi="Times New Roman" w:cs="Times New Roman"/>
                <w:sz w:val="24"/>
                <w:szCs w:val="24"/>
                <w:lang w:val="en-US"/>
              </w:rPr>
            </w:pPr>
          </w:p>
          <w:p w14:paraId="16C7990B" w14:textId="5F54383E" w:rsidR="008F78A2" w:rsidRPr="00CD1E6D" w:rsidRDefault="00AA1075">
            <w:pPr>
              <w:pStyle w:val="SemEspaamento"/>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DB5F78">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hypothesis","type":"article-journal"},"uris":["http://www.mendeley.com/documents/?uuid=7d1cd333-cd5a-3772-9e2b-07dad4618737"]},{"id":"ITEM-2","itemData":{"DOI":"10.1016/j.tree.2004.09.011","ISBN":"0169-5347","ISSN":"01695347","PMID":"16701326","abstract":"Ecology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Evolution","id":"ITEM-2","issued":{"date-parts":[["2004"]]},"title":"Historical biogeography, ecology and species richness","type":"article"},"uris":["http://www.mendeley.com/documents/?uuid=a0954d07-b8c7-3300-8c49-26f5f98678b6"]},{"id":"ITEM-3","itemData":{"DOI":"10.1111/evo.12089","ISSN":"00143820","abstract":"We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E.","non-dropping-particle":"","parse-names":false,"suffix":""}],"container-title":"Evolution","id":"ITEM-3","issue":"6","issued":{"date-parts":[["2013"]]},"page":"1741-1755","title":"What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hypotheses","type":"article-journal","volume":"67"},"uris":["http://www.mendeley.com/documents/?uuid=36fc42ba-e9d5-433f-a091-2a173261b599"]}],"mendeley":{"formattedCitation":"(Wiens &amp; Donoghue 2004; Jansson &lt;i&gt;et al.&lt;/i&gt; 2013; Duchêne &amp; Cardillo 2015)","plainTextFormattedCitation":"(Wiens &amp; Donoghue 2004; Jansson et al. 2013; Duchêne &amp; Cardillo 2015)","previouslyFormattedCitation":"(Wiens &amp; Donoghue 2004; Jansson &lt;i&gt;et al.&lt;/i&gt; 2013; Duchêne &amp; Cardillo 2015)"},"properties":{"noteIndex":0},"schema":"https://github.com/citation-style-language/schema/raw/master/csl-citation.json"}</w:instrText>
            </w:r>
            <w:r>
              <w:rPr>
                <w:rFonts w:ascii="Times New Roman" w:hAnsi="Times New Roman" w:cs="Times New Roman"/>
                <w:sz w:val="24"/>
                <w:szCs w:val="24"/>
                <w:lang w:val="en-US"/>
              </w:rPr>
              <w:fldChar w:fldCharType="separate"/>
            </w:r>
            <w:r w:rsidRPr="00AA1075">
              <w:rPr>
                <w:rFonts w:ascii="Times New Roman" w:hAnsi="Times New Roman" w:cs="Times New Roman"/>
                <w:noProof/>
                <w:sz w:val="24"/>
                <w:szCs w:val="24"/>
                <w:lang w:val="en-US"/>
              </w:rPr>
              <w:t xml:space="preserve">(Wiens &amp; Donoghue 2004; Jansson </w:t>
            </w:r>
            <w:r w:rsidRPr="00AA1075">
              <w:rPr>
                <w:rFonts w:ascii="Times New Roman" w:hAnsi="Times New Roman" w:cs="Times New Roman"/>
                <w:i/>
                <w:noProof/>
                <w:sz w:val="24"/>
                <w:szCs w:val="24"/>
                <w:lang w:val="en-US"/>
              </w:rPr>
              <w:t>et al.</w:t>
            </w:r>
            <w:r w:rsidRPr="00AA1075">
              <w:rPr>
                <w:rFonts w:ascii="Times New Roman" w:hAnsi="Times New Roman" w:cs="Times New Roman"/>
                <w:noProof/>
                <w:sz w:val="24"/>
                <w:szCs w:val="24"/>
                <w:lang w:val="en-US"/>
              </w:rPr>
              <w:t xml:space="preserve"> 2013; Duchêne &amp; Cardillo 2015)</w:t>
            </w:r>
            <w:r>
              <w:rPr>
                <w:rFonts w:ascii="Times New Roman" w:hAnsi="Times New Roman" w:cs="Times New Roman"/>
                <w:sz w:val="24"/>
                <w:szCs w:val="24"/>
                <w:lang w:val="en-US"/>
              </w:rPr>
              <w:fldChar w:fldCharType="end"/>
            </w:r>
          </w:p>
        </w:tc>
      </w:tr>
      <w:tr w:rsidR="00525A2F" w:rsidRPr="004D2E92" w14:paraId="142A1EBD" w14:textId="77777777" w:rsidTr="003B1D67">
        <w:trPr>
          <w:trHeight w:val="4450"/>
          <w:jc w:val="center"/>
        </w:trPr>
        <w:tc>
          <w:tcPr>
            <w:tcW w:w="1668" w:type="dxa"/>
            <w:tcBorders>
              <w:bottom w:val="single" w:sz="18" w:space="0" w:color="auto"/>
            </w:tcBorders>
          </w:tcPr>
          <w:p w14:paraId="77BE580A" w14:textId="25721BF6" w:rsidR="00525A2F" w:rsidRPr="00B62FB9" w:rsidRDefault="00525A2F">
            <w:pPr>
              <w:pStyle w:val="SemEspaamento"/>
              <w:spacing w:line="360" w:lineRule="auto"/>
              <w:jc w:val="center"/>
              <w:rPr>
                <w:rFonts w:ascii="Times New Roman" w:hAnsi="Times New Roman" w:cs="Times New Roman"/>
                <w:sz w:val="24"/>
                <w:szCs w:val="24"/>
                <w:lang w:val="en-US"/>
              </w:rPr>
            </w:pPr>
            <w:r w:rsidRPr="00B62FB9">
              <w:rPr>
                <w:rFonts w:ascii="Times New Roman" w:hAnsi="Times New Roman" w:cs="Times New Roman"/>
                <w:sz w:val="24"/>
                <w:szCs w:val="24"/>
                <w:lang w:val="en-US"/>
              </w:rPr>
              <w:lastRenderedPageBreak/>
              <w:t>Out of the Tropics (OTT)</w:t>
            </w:r>
          </w:p>
        </w:tc>
        <w:tc>
          <w:tcPr>
            <w:tcW w:w="3402" w:type="dxa"/>
            <w:tcBorders>
              <w:bottom w:val="single" w:sz="18" w:space="0" w:color="auto"/>
            </w:tcBorders>
          </w:tcPr>
          <w:p w14:paraId="5C446002" w14:textId="494B11B6" w:rsidR="00F95936" w:rsidRPr="00B62FB9" w:rsidRDefault="00525A2F">
            <w:pPr>
              <w:pStyle w:val="SemEspaamento"/>
              <w:spacing w:line="360" w:lineRule="auto"/>
              <w:jc w:val="center"/>
              <w:rPr>
                <w:rFonts w:ascii="Times New Roman" w:hAnsi="Times New Roman" w:cs="Times New Roman"/>
                <w:sz w:val="24"/>
                <w:szCs w:val="24"/>
                <w:lang w:val="en-US"/>
              </w:rPr>
            </w:pPr>
            <w:r w:rsidRPr="00B62FB9">
              <w:rPr>
                <w:rFonts w:ascii="Times New Roman" w:hAnsi="Times New Roman" w:cs="Times New Roman"/>
                <w:sz w:val="24"/>
                <w:szCs w:val="24"/>
                <w:lang w:val="en-US"/>
              </w:rPr>
              <w:t xml:space="preserve">Tropical </w:t>
            </w:r>
            <w:r w:rsidR="00583180" w:rsidRPr="00B62FB9">
              <w:rPr>
                <w:rFonts w:ascii="Times New Roman" w:hAnsi="Times New Roman" w:cs="Times New Roman"/>
                <w:sz w:val="24"/>
                <w:szCs w:val="24"/>
                <w:lang w:val="en-US"/>
              </w:rPr>
              <w:t>biomes</w:t>
            </w:r>
            <w:r w:rsidRPr="00B62FB9">
              <w:rPr>
                <w:rFonts w:ascii="Times New Roman" w:hAnsi="Times New Roman" w:cs="Times New Roman"/>
                <w:sz w:val="24"/>
                <w:szCs w:val="24"/>
                <w:lang w:val="en-US"/>
              </w:rPr>
              <w:t xml:space="preserve"> continually produce lineages and have a frequent net movement of species from tropical to temperate </w:t>
            </w:r>
            <w:r w:rsidR="009D5D24" w:rsidRPr="00B62FB9">
              <w:rPr>
                <w:rFonts w:ascii="Times New Roman" w:hAnsi="Times New Roman" w:cs="Times New Roman"/>
                <w:sz w:val="24"/>
                <w:szCs w:val="24"/>
                <w:lang w:val="en-US"/>
              </w:rPr>
              <w:t>biomes</w:t>
            </w:r>
            <w:r w:rsidRPr="00B62FB9">
              <w:rPr>
                <w:rFonts w:ascii="Times New Roman" w:hAnsi="Times New Roman" w:cs="Times New Roman"/>
                <w:sz w:val="24"/>
                <w:szCs w:val="24"/>
                <w:lang w:val="en-US"/>
              </w:rPr>
              <w:t xml:space="preserve"> and because that species are less closely related and phylogenetically </w:t>
            </w:r>
            <w:proofErr w:type="spellStart"/>
            <w:r w:rsidRPr="00B62FB9">
              <w:rPr>
                <w:rFonts w:ascii="Times New Roman" w:hAnsi="Times New Roman" w:cs="Times New Roman"/>
                <w:sz w:val="24"/>
                <w:szCs w:val="24"/>
                <w:lang w:val="en-US"/>
              </w:rPr>
              <w:t>overdispersed</w:t>
            </w:r>
            <w:proofErr w:type="spellEnd"/>
            <w:r w:rsidRPr="00B62FB9">
              <w:rPr>
                <w:rFonts w:ascii="Times New Roman" w:hAnsi="Times New Roman" w:cs="Times New Roman"/>
                <w:sz w:val="24"/>
                <w:szCs w:val="24"/>
                <w:lang w:val="en-US"/>
              </w:rPr>
              <w:t xml:space="preserve"> in temperate </w:t>
            </w:r>
            <w:r w:rsidR="009D5D24" w:rsidRPr="00B62FB9">
              <w:rPr>
                <w:rFonts w:ascii="Times New Roman" w:hAnsi="Times New Roman" w:cs="Times New Roman"/>
                <w:sz w:val="24"/>
                <w:szCs w:val="24"/>
                <w:lang w:val="en-US"/>
              </w:rPr>
              <w:t>biomes</w:t>
            </w:r>
          </w:p>
        </w:tc>
        <w:tc>
          <w:tcPr>
            <w:tcW w:w="2126" w:type="dxa"/>
            <w:tcBorders>
              <w:bottom w:val="single" w:sz="18" w:space="0" w:color="auto"/>
            </w:tcBorders>
          </w:tcPr>
          <w:p w14:paraId="46241E8B" w14:textId="77777777" w:rsidR="00525A2F" w:rsidRPr="00B62FB9" w:rsidRDefault="00525A2F">
            <w:pPr>
              <w:pStyle w:val="SemEspaamento"/>
              <w:spacing w:line="360" w:lineRule="auto"/>
              <w:jc w:val="center"/>
              <w:rPr>
                <w:rFonts w:ascii="Times New Roman" w:hAnsi="Times New Roman" w:cs="Times New Roman"/>
                <w:sz w:val="24"/>
                <w:szCs w:val="24"/>
                <w:lang w:val="en-US"/>
              </w:rPr>
            </w:pPr>
            <w:r w:rsidRPr="00B62FB9">
              <w:rPr>
                <w:rFonts w:ascii="Times New Roman" w:hAnsi="Times New Roman" w:cs="Times New Roman"/>
                <w:sz w:val="24"/>
                <w:szCs w:val="24"/>
                <w:lang w:val="en-US"/>
              </w:rPr>
              <w:t xml:space="preserve">Low value of </w:t>
            </w:r>
            <w:r w:rsidR="000742CF" w:rsidRPr="00B62FB9">
              <w:rPr>
                <w:rFonts w:ascii="Times New Roman" w:hAnsi="Times New Roman" w:cs="Times New Roman"/>
                <w:sz w:val="24"/>
                <w:szCs w:val="24"/>
                <w:lang w:val="en-US"/>
              </w:rPr>
              <w:t xml:space="preserve">NRI </w:t>
            </w:r>
            <w:r w:rsidRPr="00B62FB9">
              <w:rPr>
                <w:rFonts w:ascii="Times New Roman" w:hAnsi="Times New Roman" w:cs="Times New Roman"/>
                <w:sz w:val="24"/>
                <w:szCs w:val="24"/>
                <w:lang w:val="en-US"/>
              </w:rPr>
              <w:t>in</w:t>
            </w:r>
            <w:r w:rsidR="00583180" w:rsidRPr="00B62FB9">
              <w:rPr>
                <w:rFonts w:ascii="Times New Roman" w:hAnsi="Times New Roman" w:cs="Times New Roman"/>
                <w:sz w:val="24"/>
                <w:szCs w:val="24"/>
                <w:lang w:val="en-US"/>
              </w:rPr>
              <w:t xml:space="preserve"> biomes of</w:t>
            </w:r>
            <w:r w:rsidRPr="00B62FB9">
              <w:rPr>
                <w:rFonts w:ascii="Times New Roman" w:hAnsi="Times New Roman" w:cs="Times New Roman"/>
                <w:sz w:val="24"/>
                <w:szCs w:val="24"/>
                <w:lang w:val="en-US"/>
              </w:rPr>
              <w:t xml:space="preserve"> temperate region</w:t>
            </w:r>
          </w:p>
        </w:tc>
        <w:tc>
          <w:tcPr>
            <w:tcW w:w="1524" w:type="dxa"/>
            <w:tcBorders>
              <w:bottom w:val="single" w:sz="18" w:space="0" w:color="auto"/>
            </w:tcBorders>
          </w:tcPr>
          <w:p w14:paraId="72B490F6" w14:textId="77777777" w:rsidR="00525A2F" w:rsidRPr="00B62FB9" w:rsidRDefault="00525A2F">
            <w:pPr>
              <w:pStyle w:val="SemEspaamento"/>
              <w:spacing w:line="360" w:lineRule="auto"/>
              <w:jc w:val="center"/>
              <w:rPr>
                <w:rFonts w:ascii="Times New Roman" w:hAnsi="Times New Roman" w:cs="Times New Roman"/>
                <w:sz w:val="24"/>
                <w:szCs w:val="24"/>
                <w:lang w:val="en-US"/>
              </w:rPr>
            </w:pPr>
            <w:r w:rsidRPr="00026EA4">
              <w:rPr>
                <w:rFonts w:ascii="Times New Roman" w:hAnsi="Times New Roman" w:cs="Times New Roman"/>
                <w:sz w:val="24"/>
                <w:szCs w:val="24"/>
                <w:lang w:val="en-US"/>
              </w:rPr>
              <w:fldChar w:fldCharType="begin" w:fldLock="1"/>
            </w:r>
            <w:r w:rsidRPr="00B62FB9">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hypothesis","type":"article-journal"},"uris":["http://www.mendeley.com/documents/?uuid=7d1cd333-cd5a-3772-9e2b-07dad4618737"]},{"id":"ITEM-2","itemData":{"DOI":"10.1111/evo.12089","ISSN":"00143820","abstract":"We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E.","non-dropping-particle":"","parse-names":false,"suffix":""}],"container-title":"Evolution","id":"ITEM-2","issue":"6","issued":{"date-parts":[["2013"]]},"page":"1741-1755","title":"What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hypotheses","type":"article-journal","volume":"67"},"uris":["http://www.mendeley.com/documents/?uuid=36fc42ba-e9d5-433f-a091-2a173261b599"]},{"id":"ITEM-3","itemData":{"DOI":"10.1126/science.1130880","ISBN":"0036-8075","ISSN":"00368075","PMID":"17023653","abstract":"The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W.","non-dropping-particle":"","parse-names":false,"suffix":""}],"container-title":"Science","id":"ITEM-3","issued":{"date-parts":[["2006"]]},"title":"Out of the tropics: Evolutionary dynamics of the latitudinal diversity gradient","type":"article-journal"},"uris":["http://www.mendeley.com/documents/?uuid=12602bbc-13dd-3dca-aa00-c090f5ae4638"]},{"id":"ITEM-4","itemData":{"DOI":"10.1111/j.1461-0248.2007.01020.x","ISBN":"1461-023X","ISSN":"1461023X","PMID":"17355570","abstract":"A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Letters","id":"ITEM-4","issued":{"date-parts":[["2007"]]},"title":"Evolution and the latitudinal diversity gradient: Speciation, extinction and biogeography","type":"article"},"uris":["http://www.mendeley.com/documents/?uuid=03cb6710-da4d-30e2-9f82-ae2359434722"]}],"mendeley":{"formattedCitation":"(Jablonski &lt;i&gt;et al.&lt;/i&gt; 2006; Mittelbach &lt;i&gt;et al.&lt;/i&gt; 2007; Jansson &lt;i&gt;et al.&lt;/i&gt; 2013; Duchêne &amp; Cardillo 2015)","plainTextFormattedCitation":"(Jablonski et al. 2006; Mittelbach et al. 2007; Jansson et al. 2013; Duchêne &amp; Cardillo 2015)","previouslyFormattedCitation":"(Jablonski &lt;i&gt;et al.&lt;/i&gt; 2006; Mittelbach &lt;i&gt;et al.&lt;/i&gt; 2007; Jansson &lt;i&gt;et al.&lt;/i&gt; 2013; Duchêne &amp; Cardillo 2015)"},"properties":{"noteIndex":0},"schema":"https://github.com/citation-style-language/schema/raw/master/csl-citation.json"}</w:instrText>
            </w:r>
            <w:r w:rsidRPr="00026EA4">
              <w:rPr>
                <w:rFonts w:ascii="Times New Roman" w:hAnsi="Times New Roman" w:cs="Times New Roman"/>
                <w:sz w:val="24"/>
                <w:szCs w:val="24"/>
                <w:lang w:val="en-US"/>
              </w:rPr>
              <w:fldChar w:fldCharType="separate"/>
            </w:r>
            <w:r w:rsidRPr="00B62FB9">
              <w:rPr>
                <w:rFonts w:ascii="Times New Roman" w:hAnsi="Times New Roman" w:cs="Times New Roman"/>
                <w:noProof/>
                <w:sz w:val="24"/>
                <w:szCs w:val="24"/>
                <w:lang w:val="en-US"/>
              </w:rPr>
              <w:t xml:space="preserve">(Jablonski </w:t>
            </w:r>
            <w:r w:rsidRPr="00B62FB9">
              <w:rPr>
                <w:rFonts w:ascii="Times New Roman" w:hAnsi="Times New Roman" w:cs="Times New Roman"/>
                <w:i/>
                <w:noProof/>
                <w:sz w:val="24"/>
                <w:szCs w:val="24"/>
                <w:lang w:val="en-US"/>
              </w:rPr>
              <w:t>et al.</w:t>
            </w:r>
            <w:r w:rsidRPr="00B62FB9">
              <w:rPr>
                <w:rFonts w:ascii="Times New Roman" w:hAnsi="Times New Roman" w:cs="Times New Roman"/>
                <w:noProof/>
                <w:sz w:val="24"/>
                <w:szCs w:val="24"/>
                <w:lang w:val="en-US"/>
              </w:rPr>
              <w:t xml:space="preserve"> 2006; Mittelbach </w:t>
            </w:r>
            <w:r w:rsidRPr="00B62FB9">
              <w:rPr>
                <w:rFonts w:ascii="Times New Roman" w:hAnsi="Times New Roman" w:cs="Times New Roman"/>
                <w:i/>
                <w:noProof/>
                <w:sz w:val="24"/>
                <w:szCs w:val="24"/>
                <w:lang w:val="en-US"/>
              </w:rPr>
              <w:t>et al.</w:t>
            </w:r>
            <w:r w:rsidRPr="00B62FB9">
              <w:rPr>
                <w:rFonts w:ascii="Times New Roman" w:hAnsi="Times New Roman" w:cs="Times New Roman"/>
                <w:noProof/>
                <w:sz w:val="24"/>
                <w:szCs w:val="24"/>
                <w:lang w:val="en-US"/>
              </w:rPr>
              <w:t xml:space="preserve"> 2007; Jansson </w:t>
            </w:r>
            <w:r w:rsidRPr="00B62FB9">
              <w:rPr>
                <w:rFonts w:ascii="Times New Roman" w:hAnsi="Times New Roman" w:cs="Times New Roman"/>
                <w:i/>
                <w:noProof/>
                <w:sz w:val="24"/>
                <w:szCs w:val="24"/>
                <w:lang w:val="en-US"/>
              </w:rPr>
              <w:t>et al.</w:t>
            </w:r>
            <w:r w:rsidRPr="00B62FB9">
              <w:rPr>
                <w:rFonts w:ascii="Times New Roman" w:hAnsi="Times New Roman" w:cs="Times New Roman"/>
                <w:noProof/>
                <w:sz w:val="24"/>
                <w:szCs w:val="24"/>
                <w:lang w:val="en-US"/>
              </w:rPr>
              <w:t xml:space="preserve"> 2013; Duchêne &amp; Cardillo 2015)</w:t>
            </w:r>
            <w:r w:rsidRPr="00026EA4">
              <w:rPr>
                <w:rFonts w:ascii="Times New Roman" w:hAnsi="Times New Roman" w:cs="Times New Roman"/>
                <w:sz w:val="24"/>
                <w:szCs w:val="24"/>
                <w:lang w:val="en-US"/>
              </w:rPr>
              <w:fldChar w:fldCharType="end"/>
            </w:r>
          </w:p>
        </w:tc>
      </w:tr>
    </w:tbl>
    <w:p w14:paraId="5E8623F1" w14:textId="77777777" w:rsidR="00B62FB9" w:rsidRPr="00CD1E6D" w:rsidRDefault="00B62FB9" w:rsidP="00525A2F">
      <w:pPr>
        <w:pStyle w:val="SemEspaamento"/>
        <w:jc w:val="both"/>
        <w:rPr>
          <w:noProof/>
          <w:lang w:val="en-US" w:eastAsia="pt-BR"/>
        </w:rPr>
      </w:pPr>
    </w:p>
    <w:p w14:paraId="2EE9E565" w14:textId="77777777" w:rsidR="00652257" w:rsidRDefault="00375441" w:rsidP="00525A2F">
      <w:pPr>
        <w:pStyle w:val="SemEspaamento"/>
        <w:jc w:val="both"/>
        <w:rPr>
          <w:noProof/>
          <w:lang w:val="en-US"/>
        </w:rPr>
      </w:pPr>
      <w:commentRangeStart w:id="29"/>
      <w:r>
        <w:rPr>
          <w:noProof/>
        </w:rPr>
        <w:drawing>
          <wp:inline distT="0" distB="0" distL="0" distR="0" wp14:anchorId="506E1C50" wp14:editId="2B40FFFB">
            <wp:extent cx="5924550" cy="4406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592" r="13041"/>
                    <a:stretch/>
                  </pic:blipFill>
                  <pic:spPr bwMode="auto">
                    <a:xfrm>
                      <a:off x="0" y="0"/>
                      <a:ext cx="5929611" cy="4410665"/>
                    </a:xfrm>
                    <a:prstGeom prst="rect">
                      <a:avLst/>
                    </a:prstGeom>
                    <a:ln>
                      <a:noFill/>
                    </a:ln>
                    <a:extLst>
                      <a:ext uri="{53640926-AAD7-44D8-BBD7-CCE9431645EC}">
                        <a14:shadowObscured xmlns:a14="http://schemas.microsoft.com/office/drawing/2010/main"/>
                      </a:ext>
                    </a:extLst>
                  </pic:spPr>
                </pic:pic>
              </a:graphicData>
            </a:graphic>
          </wp:inline>
        </w:drawing>
      </w:r>
      <w:commentRangeEnd w:id="29"/>
      <w:r w:rsidR="00906AF1">
        <w:rPr>
          <w:rStyle w:val="Refdecomentrio"/>
        </w:rPr>
        <w:commentReference w:id="29"/>
      </w:r>
    </w:p>
    <w:p w14:paraId="5E121806" w14:textId="77777777" w:rsidR="001714D0" w:rsidRDefault="001714D0" w:rsidP="00525A2F">
      <w:pPr>
        <w:pStyle w:val="SemEspaamento"/>
        <w:jc w:val="both"/>
        <w:rPr>
          <w:noProof/>
          <w:lang w:val="en-US"/>
        </w:rPr>
      </w:pPr>
    </w:p>
    <w:p w14:paraId="77309131" w14:textId="7300A328" w:rsidR="005B5297" w:rsidRDefault="005B5297" w:rsidP="005B5297">
      <w:pPr>
        <w:pStyle w:val="SemEspaamento"/>
        <w:spacing w:line="480" w:lineRule="auto"/>
        <w:jc w:val="both"/>
        <w:rPr>
          <w:rFonts w:ascii="Times New Roman" w:hAnsi="Times New Roman" w:cs="Times New Roman"/>
          <w:noProof/>
          <w:sz w:val="24"/>
          <w:szCs w:val="24"/>
          <w:lang w:val="en-US" w:eastAsia="pt-BR"/>
        </w:rPr>
      </w:pPr>
      <w:r w:rsidRPr="00644C40">
        <w:rPr>
          <w:rFonts w:ascii="Times New Roman" w:eastAsia="Times New Roman" w:hAnsi="Times New Roman" w:cs="Times New Roman"/>
          <w:sz w:val="24"/>
          <w:szCs w:val="24"/>
          <w:lang w:val="en"/>
        </w:rPr>
        <w:t>Figure 1</w:t>
      </w:r>
      <w:r w:rsidRPr="00644C40">
        <w:rPr>
          <w:rFonts w:ascii="Times New Roman" w:hAnsi="Times New Roman" w:cs="Times New Roman"/>
          <w:sz w:val="24"/>
          <w:szCs w:val="24"/>
          <w:lang w:val="en"/>
        </w:rPr>
        <w:t xml:space="preserve">: Predictions of values of </w:t>
      </w:r>
      <w:r w:rsidR="001370F9">
        <w:rPr>
          <w:rFonts w:ascii="Times New Roman" w:hAnsi="Times New Roman"/>
          <w:bCs/>
          <w:sz w:val="24"/>
          <w:szCs w:val="24"/>
          <w:lang w:val="en-US"/>
        </w:rPr>
        <w:t xml:space="preserve">net relatedness index </w:t>
      </w:r>
      <w:r w:rsidR="00F93752">
        <w:rPr>
          <w:rFonts w:ascii="Times New Roman" w:hAnsi="Times New Roman" w:cs="Times New Roman"/>
          <w:sz w:val="24"/>
          <w:szCs w:val="24"/>
          <w:lang w:val="en"/>
        </w:rPr>
        <w:t>and the age of the assemblage for temperate biomes</w:t>
      </w:r>
      <w:r w:rsidRPr="00644C40">
        <w:rPr>
          <w:rFonts w:ascii="Times New Roman" w:hAnsi="Times New Roman" w:cs="Times New Roman"/>
          <w:sz w:val="24"/>
          <w:szCs w:val="24"/>
          <w:lang w:val="en"/>
        </w:rPr>
        <w:t xml:space="preserve">. We expected for </w:t>
      </w:r>
      <w:r w:rsidRPr="00644C40">
        <w:rPr>
          <w:rFonts w:ascii="Times New Roman" w:hAnsi="Times New Roman" w:cs="Times New Roman"/>
          <w:noProof/>
          <w:sz w:val="24"/>
          <w:szCs w:val="24"/>
          <w:lang w:val="en-US" w:eastAsia="pt-BR"/>
        </w:rPr>
        <w:t>T</w:t>
      </w:r>
      <w:r>
        <w:rPr>
          <w:rFonts w:ascii="Times New Roman" w:hAnsi="Times New Roman" w:cs="Times New Roman"/>
          <w:noProof/>
          <w:sz w:val="24"/>
          <w:szCs w:val="24"/>
          <w:lang w:val="en-US" w:eastAsia="pt-BR"/>
        </w:rPr>
        <w:t>ropical Niche Conservatism high values of NRI, indicative of clustering assemblages</w:t>
      </w:r>
      <w:r w:rsidR="00EE0188">
        <w:rPr>
          <w:rFonts w:ascii="Times New Roman" w:hAnsi="Times New Roman" w:cs="Times New Roman"/>
          <w:noProof/>
          <w:sz w:val="24"/>
          <w:szCs w:val="24"/>
          <w:lang w:val="en-US" w:eastAsia="pt-BR"/>
        </w:rPr>
        <w:t xml:space="preserve"> in temperate biomes</w:t>
      </w:r>
      <w:r>
        <w:rPr>
          <w:rFonts w:ascii="Times New Roman" w:hAnsi="Times New Roman" w:cs="Times New Roman"/>
          <w:noProof/>
          <w:sz w:val="24"/>
          <w:szCs w:val="24"/>
          <w:lang w:val="en-US" w:eastAsia="pt-BR"/>
        </w:rPr>
        <w:t>. On the oth</w:t>
      </w:r>
      <w:r w:rsidR="00447EE7">
        <w:rPr>
          <w:rFonts w:ascii="Times New Roman" w:hAnsi="Times New Roman" w:cs="Times New Roman"/>
          <w:noProof/>
          <w:sz w:val="24"/>
          <w:szCs w:val="24"/>
          <w:lang w:val="en-US" w:eastAsia="pt-BR"/>
        </w:rPr>
        <w:t xml:space="preserve">er hand, for Out of the Tropics, </w:t>
      </w:r>
      <w:r>
        <w:rPr>
          <w:rFonts w:ascii="Times New Roman" w:hAnsi="Times New Roman" w:cs="Times New Roman"/>
          <w:noProof/>
          <w:sz w:val="24"/>
          <w:szCs w:val="24"/>
          <w:lang w:val="en-US" w:eastAsia="pt-BR"/>
        </w:rPr>
        <w:t xml:space="preserve">we expected low values of NRI </w:t>
      </w:r>
      <w:r w:rsidR="00985E34">
        <w:rPr>
          <w:rFonts w:ascii="Times New Roman" w:hAnsi="Times New Roman" w:cs="Times New Roman"/>
          <w:noProof/>
          <w:sz w:val="24"/>
          <w:szCs w:val="24"/>
          <w:lang w:val="en-US" w:eastAsia="pt-BR"/>
        </w:rPr>
        <w:t xml:space="preserve">in temperate </w:t>
      </w:r>
      <w:r w:rsidR="00EE0188">
        <w:rPr>
          <w:rFonts w:ascii="Times New Roman" w:hAnsi="Times New Roman" w:cs="Times New Roman"/>
          <w:noProof/>
          <w:sz w:val="24"/>
          <w:szCs w:val="24"/>
          <w:lang w:val="en-US" w:eastAsia="pt-BR"/>
        </w:rPr>
        <w:t>assemblages</w:t>
      </w:r>
      <w:r w:rsidR="00985E34">
        <w:rPr>
          <w:rFonts w:ascii="Times New Roman" w:hAnsi="Times New Roman" w:cs="Times New Roman"/>
          <w:noProof/>
          <w:sz w:val="24"/>
          <w:szCs w:val="24"/>
          <w:lang w:val="en-US" w:eastAsia="pt-BR"/>
        </w:rPr>
        <w:t xml:space="preserve">. </w:t>
      </w:r>
      <w:r>
        <w:rPr>
          <w:rFonts w:ascii="Times New Roman" w:hAnsi="Times New Roman" w:cs="Times New Roman"/>
          <w:noProof/>
          <w:sz w:val="24"/>
          <w:szCs w:val="24"/>
          <w:lang w:val="en-US" w:eastAsia="pt-BR"/>
        </w:rPr>
        <w:t xml:space="preserve">We also shows </w:t>
      </w:r>
      <w:r>
        <w:rPr>
          <w:rFonts w:ascii="Times New Roman" w:hAnsi="Times New Roman" w:cs="Times New Roman"/>
          <w:noProof/>
          <w:sz w:val="24"/>
          <w:szCs w:val="24"/>
          <w:lang w:val="en-US" w:eastAsia="pt-BR"/>
        </w:rPr>
        <w:lastRenderedPageBreak/>
        <w:t>that the value of NRI not inform the age of the arrival of the ancestor of the lineage. If, we have this information, we are able to distinguish if the arrival was recent (prediction of TNC) or if the arrival was</w:t>
      </w:r>
      <w:r w:rsidR="00B64068">
        <w:rPr>
          <w:rFonts w:ascii="Times New Roman" w:hAnsi="Times New Roman" w:cs="Times New Roman"/>
          <w:noProof/>
          <w:sz w:val="24"/>
          <w:szCs w:val="24"/>
          <w:lang w:val="en-US" w:eastAsia="pt-BR"/>
        </w:rPr>
        <w:t xml:space="preserve"> old. </w:t>
      </w:r>
      <w:r>
        <w:rPr>
          <w:rFonts w:ascii="Times New Roman" w:hAnsi="Times New Roman" w:cs="Times New Roman"/>
          <w:noProof/>
          <w:sz w:val="24"/>
          <w:szCs w:val="24"/>
          <w:lang w:val="en-US" w:eastAsia="pt-BR"/>
        </w:rPr>
        <w:t xml:space="preserve"> </w:t>
      </w:r>
    </w:p>
    <w:p w14:paraId="14A47537" w14:textId="77777777" w:rsidR="00525A2F" w:rsidRDefault="00525A2F" w:rsidP="00CD1E6D">
      <w:pPr>
        <w:ind w:firstLine="0"/>
        <w:rPr>
          <w:rFonts w:ascii="Times New Roman" w:hAnsi="Times New Roman" w:cs="Times New Roman"/>
          <w:b/>
          <w:sz w:val="24"/>
          <w:szCs w:val="24"/>
          <w:lang w:val="en-US"/>
        </w:rPr>
      </w:pPr>
      <w:r w:rsidRPr="002D67A7">
        <w:rPr>
          <w:rFonts w:ascii="Times New Roman" w:hAnsi="Times New Roman" w:cs="Times New Roman"/>
          <w:b/>
          <w:sz w:val="24"/>
          <w:szCs w:val="24"/>
          <w:lang w:val="en-US"/>
        </w:rPr>
        <w:t xml:space="preserve">METHODS </w:t>
      </w:r>
    </w:p>
    <w:p w14:paraId="04317F93" w14:textId="77777777" w:rsidR="00A558EC" w:rsidRDefault="00A558EC" w:rsidP="00525A2F">
      <w:pPr>
        <w:rPr>
          <w:rFonts w:ascii="Times New Roman" w:hAnsi="Times New Roman" w:cs="Times New Roman"/>
          <w:b/>
          <w:sz w:val="24"/>
          <w:szCs w:val="24"/>
          <w:lang w:val="en-US"/>
        </w:rPr>
      </w:pPr>
    </w:p>
    <w:p w14:paraId="79F7CD8A" w14:textId="77777777" w:rsidR="00A558EC" w:rsidRPr="00A558EC" w:rsidRDefault="00A558EC">
      <w:pPr>
        <w:ind w:firstLine="0"/>
        <w:rPr>
          <w:rFonts w:ascii="Times New Roman" w:hAnsi="Times New Roman" w:cs="Times New Roman"/>
          <w:b/>
          <w:i/>
          <w:sz w:val="24"/>
          <w:szCs w:val="24"/>
          <w:lang w:val="en-US"/>
        </w:rPr>
        <w:pPrChange w:id="30" w:author="Gabriel Nakamura" w:date="2019-07-22T16:38:00Z">
          <w:pPr/>
        </w:pPrChange>
      </w:pPr>
      <w:r w:rsidRPr="00A558EC">
        <w:rPr>
          <w:rFonts w:ascii="Times New Roman" w:eastAsiaTheme="minorHAnsi" w:hAnsi="Times New Roman" w:cs="Times New Roman"/>
          <w:b/>
          <w:bCs/>
          <w:i/>
          <w:sz w:val="24"/>
          <w:szCs w:val="24"/>
          <w:lang w:val="en-US" w:eastAsia="en-US"/>
        </w:rPr>
        <w:t>Phylogenetic and geographic data</w:t>
      </w:r>
    </w:p>
    <w:p w14:paraId="32952E9B" w14:textId="77777777" w:rsidR="00525A2F" w:rsidRDefault="00525A2F" w:rsidP="00525A2F">
      <w:pPr>
        <w:rPr>
          <w:b/>
          <w:lang w:val="en-US"/>
        </w:rPr>
      </w:pPr>
    </w:p>
    <w:p w14:paraId="2029B35F" w14:textId="7A8031AF" w:rsidR="00525A2F" w:rsidRDefault="00525A2F">
      <w:pPr>
        <w:autoSpaceDE w:val="0"/>
        <w:autoSpaceDN w:val="0"/>
        <w:adjustRightInd w:val="0"/>
        <w:spacing w:line="480" w:lineRule="auto"/>
        <w:ind w:firstLine="0"/>
        <w:jc w:val="both"/>
        <w:rPr>
          <w:rFonts w:ascii="Times New Roman" w:hAnsi="Times New Roman" w:cs="Times New Roman"/>
          <w:sz w:val="24"/>
          <w:szCs w:val="24"/>
          <w:lang w:val="en-US"/>
        </w:rPr>
        <w:pPrChange w:id="31" w:author="Gabriel Nakamura" w:date="2019-07-22T16:38:00Z">
          <w:pPr>
            <w:autoSpaceDE w:val="0"/>
            <w:autoSpaceDN w:val="0"/>
            <w:adjustRightInd w:val="0"/>
            <w:spacing w:line="480" w:lineRule="auto"/>
            <w:ind w:firstLine="708"/>
            <w:jc w:val="both"/>
          </w:pPr>
        </w:pPrChange>
      </w:pPr>
      <w:r w:rsidRPr="00DF6B96">
        <w:rPr>
          <w:rFonts w:ascii="Times New Roman" w:hAnsi="Times New Roman" w:cs="Times New Roman"/>
          <w:sz w:val="24"/>
          <w:szCs w:val="24"/>
          <w:lang w:val="en-US"/>
        </w:rPr>
        <w:t xml:space="preserve">We </w:t>
      </w:r>
      <w:r>
        <w:rPr>
          <w:rFonts w:ascii="Times New Roman" w:hAnsi="Times New Roman" w:cs="Times New Roman"/>
          <w:sz w:val="24"/>
          <w:szCs w:val="24"/>
          <w:lang w:val="en-US"/>
        </w:rPr>
        <w:t>compiled the geographic ranges of 39</w:t>
      </w:r>
      <w:r w:rsidR="00BE2A6E">
        <w:rPr>
          <w:rFonts w:ascii="Times New Roman" w:hAnsi="Times New Roman" w:cs="Times New Roman"/>
          <w:sz w:val="24"/>
          <w:szCs w:val="24"/>
          <w:lang w:val="en-US"/>
        </w:rPr>
        <w:t>2</w:t>
      </w:r>
      <w:r w:rsidRPr="00DF6B96">
        <w:rPr>
          <w:rFonts w:ascii="Times New Roman" w:hAnsi="Times New Roman" w:cs="Times New Roman"/>
          <w:sz w:val="24"/>
          <w:szCs w:val="24"/>
          <w:lang w:val="en-US"/>
        </w:rPr>
        <w:t xml:space="preserve"> species of the family </w:t>
      </w:r>
      <w:r>
        <w:rPr>
          <w:rFonts w:ascii="Times New Roman" w:hAnsi="Times New Roman" w:cs="Times New Roman"/>
          <w:sz w:val="24"/>
          <w:szCs w:val="24"/>
          <w:lang w:val="en-US"/>
        </w:rPr>
        <w:t>T</w:t>
      </w:r>
      <w:r w:rsidRPr="00DF6B96">
        <w:rPr>
          <w:rFonts w:ascii="Times New Roman" w:hAnsi="Times New Roman" w:cs="Times New Roman"/>
          <w:sz w:val="24"/>
          <w:szCs w:val="24"/>
          <w:lang w:val="en-US"/>
        </w:rPr>
        <w:t xml:space="preserve">yrannidae including both breeding and winter distributions from </w:t>
      </w:r>
      <w:proofErr w:type="spellStart"/>
      <w:r>
        <w:rPr>
          <w:rFonts w:ascii="Times New Roman" w:hAnsi="Times New Roman" w:cs="Times New Roman"/>
          <w:sz w:val="24"/>
          <w:szCs w:val="24"/>
          <w:lang w:val="en-US"/>
        </w:rPr>
        <w:t>BirdLife</w:t>
      </w:r>
      <w:proofErr w:type="spellEnd"/>
      <w:r>
        <w:rPr>
          <w:rFonts w:ascii="Times New Roman" w:hAnsi="Times New Roman" w:cs="Times New Roman"/>
          <w:sz w:val="24"/>
          <w:szCs w:val="24"/>
          <w:lang w:val="en-US"/>
        </w:rPr>
        <w:t xml:space="preserve"> International </w:t>
      </w:r>
      <w:r w:rsidRPr="00D27CF7">
        <w:rPr>
          <w:rFonts w:ascii="Times New Roman" w:hAnsi="Times New Roman" w:cs="Times New Roman"/>
          <w:sz w:val="24"/>
          <w:szCs w:val="24"/>
          <w:lang w:val="en-US"/>
        </w:rPr>
        <w:t>(</w:t>
      </w:r>
      <w:proofErr w:type="spellStart"/>
      <w:r w:rsidRPr="00D27CF7">
        <w:rPr>
          <w:rFonts w:ascii="Times New Roman" w:eastAsiaTheme="minorHAnsi" w:hAnsi="Times New Roman" w:cs="Times New Roman"/>
          <w:sz w:val="24"/>
          <w:szCs w:val="24"/>
          <w:lang w:val="en-US" w:eastAsia="en-US"/>
        </w:rPr>
        <w:t>BirdLife</w:t>
      </w:r>
      <w:proofErr w:type="spellEnd"/>
      <w:r>
        <w:rPr>
          <w:rFonts w:ascii="Times New Roman" w:eastAsiaTheme="minorHAnsi" w:hAnsi="Times New Roman" w:cs="Times New Roman"/>
          <w:sz w:val="24"/>
          <w:szCs w:val="24"/>
          <w:lang w:val="en-US" w:eastAsia="en-US"/>
        </w:rPr>
        <w:t xml:space="preserve"> </w:t>
      </w:r>
      <w:r w:rsidRPr="00A61958">
        <w:rPr>
          <w:rFonts w:ascii="Times New Roman" w:eastAsiaTheme="minorHAnsi" w:hAnsi="Times New Roman" w:cs="Times New Roman"/>
          <w:sz w:val="24"/>
          <w:szCs w:val="24"/>
          <w:lang w:val="en-US" w:eastAsia="en-US"/>
        </w:rPr>
        <w:t>Inter</w:t>
      </w:r>
      <w:r>
        <w:rPr>
          <w:rFonts w:ascii="Times New Roman" w:eastAsiaTheme="minorHAnsi" w:hAnsi="Times New Roman" w:cs="Times New Roman"/>
          <w:sz w:val="24"/>
          <w:szCs w:val="24"/>
          <w:lang w:val="en-US" w:eastAsia="en-US"/>
        </w:rPr>
        <w:t>national and NatureServe</w:t>
      </w:r>
      <w:r w:rsidRPr="00A61958">
        <w:rPr>
          <w:rFonts w:ascii="Times New Roman" w:eastAsiaTheme="minorHAnsi" w:hAnsi="Times New Roman" w:cs="Times New Roman"/>
          <w:sz w:val="24"/>
          <w:szCs w:val="24"/>
          <w:lang w:val="en-US" w:eastAsia="en-US"/>
        </w:rPr>
        <w:t xml:space="preserve"> 2017)</w:t>
      </w:r>
      <w:r w:rsidRPr="003B0426">
        <w:rPr>
          <w:rFonts w:ascii="Times New Roman" w:hAnsi="Times New Roman" w:cs="Times New Roman"/>
          <w:sz w:val="24"/>
          <w:szCs w:val="24"/>
          <w:lang w:val="en-US"/>
        </w:rPr>
        <w:t>.</w:t>
      </w:r>
      <w:r>
        <w:rPr>
          <w:rFonts w:ascii="Times New Roman" w:hAnsi="Times New Roman" w:cs="Times New Roman"/>
          <w:sz w:val="24"/>
          <w:szCs w:val="24"/>
          <w:lang w:val="en-US"/>
        </w:rPr>
        <w:t xml:space="preserve"> This family is restricted to the New World (</w:t>
      </w:r>
      <w:proofErr w:type="spellStart"/>
      <w:r>
        <w:rPr>
          <w:rFonts w:ascii="Times New Roman" w:hAnsi="Times New Roman" w:cs="Times New Roman"/>
          <w:sz w:val="24"/>
          <w:szCs w:val="24"/>
          <w:lang w:val="en-US"/>
        </w:rPr>
        <w:t>Fiztpark</w:t>
      </w:r>
      <w:proofErr w:type="spellEnd"/>
      <w:r>
        <w:rPr>
          <w:rFonts w:ascii="Times New Roman" w:hAnsi="Times New Roman" w:cs="Times New Roman"/>
          <w:sz w:val="24"/>
          <w:szCs w:val="24"/>
          <w:lang w:val="en-US"/>
        </w:rPr>
        <w:t xml:space="preserve"> 1980)</w:t>
      </w:r>
      <w:r w:rsidR="00E95B2D">
        <w:rPr>
          <w:rFonts w:ascii="Times New Roman" w:hAnsi="Times New Roman" w:cs="Times New Roman"/>
          <w:sz w:val="24"/>
          <w:szCs w:val="24"/>
          <w:lang w:val="en-US"/>
        </w:rPr>
        <w:t>. T</w:t>
      </w:r>
      <w:r>
        <w:rPr>
          <w:rFonts w:ascii="Times New Roman" w:hAnsi="Times New Roman" w:cs="Times New Roman"/>
          <w:sz w:val="24"/>
          <w:szCs w:val="24"/>
          <w:lang w:val="en-US"/>
        </w:rPr>
        <w:t>he</w:t>
      </w:r>
      <w:r w:rsidRPr="00DF6B96">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 xml:space="preserve">taxonomy </w:t>
      </w:r>
      <w:r w:rsidRPr="00DF6B96">
        <w:rPr>
          <w:rFonts w:ascii="Times New Roman" w:hAnsi="Times New Roman" w:cs="Times New Roman"/>
          <w:color w:val="000000"/>
          <w:sz w:val="24"/>
          <w:szCs w:val="24"/>
          <w:lang w:val="en-US"/>
        </w:rPr>
        <w:t>follows</w:t>
      </w:r>
      <w:r>
        <w:rPr>
          <w:rFonts w:ascii="Times New Roman" w:hAnsi="Times New Roman" w:cs="Times New Roman"/>
          <w:color w:val="000000"/>
          <w:sz w:val="24"/>
          <w:szCs w:val="24"/>
          <w:lang w:val="en-US"/>
        </w:rPr>
        <w:t xml:space="preserve"> </w:t>
      </w:r>
      <w:proofErr w:type="spellStart"/>
      <w:r w:rsidRPr="00DF6B96">
        <w:rPr>
          <w:rFonts w:ascii="Times New Roman" w:hAnsi="Times New Roman" w:cs="Times New Roman"/>
          <w:color w:val="000000"/>
          <w:sz w:val="24"/>
          <w:szCs w:val="24"/>
          <w:lang w:val="en-US"/>
        </w:rPr>
        <w:t>Jetz</w:t>
      </w:r>
      <w:proofErr w:type="spellEnd"/>
      <w:r w:rsidRPr="00DF6B96">
        <w:rPr>
          <w:rFonts w:ascii="Times New Roman" w:hAnsi="Times New Roman" w:cs="Times New Roman"/>
          <w:color w:val="000000"/>
          <w:sz w:val="24"/>
          <w:szCs w:val="24"/>
          <w:lang w:val="en-US"/>
        </w:rPr>
        <w:t xml:space="preserve"> et al. </w:t>
      </w:r>
      <w:r w:rsidR="008265D8">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2012</w:t>
      </w:r>
      <w:r w:rsidR="008265D8">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 We</w:t>
      </w:r>
      <w:r w:rsidRPr="00DF6B9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used </w:t>
      </w:r>
      <w:r w:rsidRPr="00DF6B96">
        <w:rPr>
          <w:rFonts w:ascii="Times New Roman" w:hAnsi="Times New Roman" w:cs="Times New Roman"/>
          <w:sz w:val="24"/>
          <w:szCs w:val="24"/>
          <w:lang w:val="en-US"/>
        </w:rPr>
        <w:t xml:space="preserve">1000 phylogenetic hypotheses randomly sampled from the Bayesian </w:t>
      </w:r>
      <w:proofErr w:type="spellStart"/>
      <w:r w:rsidRPr="00DF6B96">
        <w:rPr>
          <w:rFonts w:ascii="Times New Roman" w:hAnsi="Times New Roman" w:cs="Times New Roman"/>
          <w:sz w:val="24"/>
          <w:szCs w:val="24"/>
          <w:lang w:val="en-US"/>
        </w:rPr>
        <w:t>pseudoposterior</w:t>
      </w:r>
      <w:proofErr w:type="spellEnd"/>
      <w:r w:rsidRPr="00DF6B96">
        <w:rPr>
          <w:rFonts w:ascii="Times New Roman" w:hAnsi="Times New Roman" w:cs="Times New Roman"/>
          <w:sz w:val="24"/>
          <w:szCs w:val="24"/>
          <w:lang w:val="en-US"/>
        </w:rPr>
        <w:t xml:space="preserve"> distribution, time-calibrated bird tree phylogenies (available at http://birdtree.org; cf.</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Jetz</w:t>
      </w:r>
      <w:proofErr w:type="spellEnd"/>
      <w:r>
        <w:rPr>
          <w:rFonts w:ascii="Times New Roman" w:hAnsi="Times New Roman" w:cs="Times New Roman"/>
          <w:sz w:val="24"/>
          <w:szCs w:val="24"/>
          <w:lang w:val="en-US"/>
        </w:rPr>
        <w:t xml:space="preserve"> et al., 2012 for details). T</w:t>
      </w:r>
      <w:r w:rsidRPr="00DF6B96">
        <w:rPr>
          <w:rFonts w:ascii="Times New Roman" w:hAnsi="Times New Roman" w:cs="Times New Roman"/>
          <w:sz w:val="24"/>
          <w:szCs w:val="24"/>
          <w:lang w:val="en-US"/>
        </w:rPr>
        <w:t>hese trees are explicitly designed to be used as pseudo-posterior distribution and we constructed a consensus tree us</w:t>
      </w:r>
      <w:r>
        <w:rPr>
          <w:rFonts w:ascii="Times New Roman" w:hAnsi="Times New Roman" w:cs="Times New Roman"/>
          <w:sz w:val="24"/>
          <w:szCs w:val="24"/>
          <w:lang w:val="en-US"/>
        </w:rPr>
        <w:t>ing the program R, with the</w:t>
      </w:r>
      <w:r w:rsidRPr="00DF6B96">
        <w:rPr>
          <w:rFonts w:ascii="Times New Roman" w:hAnsi="Times New Roman" w:cs="Times New Roman"/>
          <w:sz w:val="24"/>
          <w:szCs w:val="24"/>
          <w:lang w:val="en-US"/>
        </w:rPr>
        <w:t xml:space="preserve"> function </w:t>
      </w:r>
      <w:proofErr w:type="spellStart"/>
      <w:r w:rsidRPr="00DF6B96">
        <w:rPr>
          <w:rFonts w:ascii="Times New Roman" w:hAnsi="Times New Roman" w:cs="Times New Roman"/>
          <w:sz w:val="24"/>
          <w:szCs w:val="24"/>
          <w:lang w:val="en-US"/>
        </w:rPr>
        <w:t>MaxCladeCred</w:t>
      </w:r>
      <w:proofErr w:type="spellEnd"/>
      <w:r w:rsidR="00557A96">
        <w:rPr>
          <w:rFonts w:ascii="Times New Roman" w:hAnsi="Times New Roman" w:cs="Times New Roman"/>
          <w:sz w:val="24"/>
          <w:szCs w:val="24"/>
          <w:lang w:val="en-US"/>
        </w:rPr>
        <w:t xml:space="preserve"> in the package </w:t>
      </w:r>
      <w:proofErr w:type="spellStart"/>
      <w:r w:rsidR="00557A96" w:rsidRPr="00FE7FED">
        <w:rPr>
          <w:rFonts w:ascii="Times New Roman" w:hAnsi="Times New Roman" w:cs="Times New Roman"/>
          <w:sz w:val="24"/>
          <w:szCs w:val="24"/>
          <w:lang w:val="en-US"/>
        </w:rPr>
        <w:t>p</w:t>
      </w:r>
      <w:r w:rsidRPr="00FE7FED">
        <w:rPr>
          <w:rFonts w:ascii="Times New Roman" w:hAnsi="Times New Roman" w:cs="Times New Roman"/>
          <w:sz w:val="24"/>
          <w:szCs w:val="24"/>
          <w:lang w:val="en-US"/>
        </w:rPr>
        <w:t>hangorn</w:t>
      </w:r>
      <w:proofErr w:type="spellEnd"/>
      <w:r w:rsidR="00FE7FED" w:rsidRPr="00FE7FED">
        <w:rPr>
          <w:rFonts w:ascii="Times New Roman" w:hAnsi="Times New Roman" w:cs="Times New Roman"/>
          <w:sz w:val="24"/>
          <w:szCs w:val="24"/>
          <w:lang w:val="en-US"/>
        </w:rPr>
        <w:t xml:space="preserve"> (</w:t>
      </w:r>
      <w:proofErr w:type="spellStart"/>
      <w:r w:rsidR="00FE7FED" w:rsidRPr="00FE7FED">
        <w:rPr>
          <w:rFonts w:ascii="Times New Roman" w:hAnsi="Times New Roman" w:cs="Times New Roman"/>
          <w:sz w:val="24"/>
          <w:szCs w:val="24"/>
          <w:lang w:val="en-US"/>
        </w:rPr>
        <w:t>Schliep</w:t>
      </w:r>
      <w:proofErr w:type="spellEnd"/>
      <w:r w:rsidR="00FE7FED" w:rsidRPr="00FE7FED">
        <w:rPr>
          <w:rFonts w:ascii="Times New Roman" w:hAnsi="Times New Roman" w:cs="Times New Roman"/>
          <w:sz w:val="24"/>
          <w:szCs w:val="24"/>
          <w:lang w:val="en-US"/>
        </w:rPr>
        <w:t xml:space="preserve"> 2011)</w:t>
      </w:r>
      <w:r w:rsidR="00FE7FED">
        <w:rPr>
          <w:rFonts w:ascii="Times New Roman" w:hAnsi="Times New Roman" w:cs="Times New Roman"/>
          <w:sz w:val="24"/>
          <w:szCs w:val="24"/>
          <w:lang w:val="en-US"/>
        </w:rPr>
        <w:t xml:space="preserve">. </w:t>
      </w:r>
      <w:r w:rsidR="004054F9" w:rsidRPr="00DF6B96">
        <w:rPr>
          <w:rFonts w:ascii="Times New Roman" w:hAnsi="Times New Roman" w:cs="Times New Roman"/>
          <w:sz w:val="24"/>
          <w:szCs w:val="24"/>
          <w:lang w:val="en-US"/>
        </w:rPr>
        <w:t>This approach evaluates each of the sample posterior trees and then comput</w:t>
      </w:r>
      <w:r w:rsidR="004054F9">
        <w:rPr>
          <w:rFonts w:ascii="Times New Roman" w:hAnsi="Times New Roman" w:cs="Times New Roman"/>
          <w:sz w:val="24"/>
          <w:szCs w:val="24"/>
          <w:lang w:val="en-US"/>
        </w:rPr>
        <w:t>es</w:t>
      </w:r>
      <w:r w:rsidRPr="00DF6B96">
        <w:rPr>
          <w:rFonts w:ascii="Times New Roman" w:hAnsi="Times New Roman" w:cs="Times New Roman"/>
          <w:sz w:val="24"/>
          <w:szCs w:val="24"/>
          <w:lang w:val="en-US"/>
        </w:rPr>
        <w:t xml:space="preserve"> the relative </w:t>
      </w:r>
      <w:r w:rsidR="004054F9" w:rsidRPr="00DF6B96">
        <w:rPr>
          <w:rFonts w:ascii="Times New Roman" w:hAnsi="Times New Roman" w:cs="Times New Roman"/>
          <w:sz w:val="24"/>
          <w:szCs w:val="24"/>
          <w:lang w:val="en-US"/>
        </w:rPr>
        <w:t>frequencies with which clade are</w:t>
      </w:r>
      <w:r w:rsidRPr="00DF6B96">
        <w:rPr>
          <w:rFonts w:ascii="Times New Roman" w:hAnsi="Times New Roman" w:cs="Times New Roman"/>
          <w:sz w:val="24"/>
          <w:szCs w:val="24"/>
          <w:lang w:val="en-US"/>
        </w:rPr>
        <w:t xml:space="preserve"> represented across the set. After that, the product of these scores is taken as the tree’s scores. The tree which has the highest product is the maximum credibilit</w:t>
      </w:r>
      <w:r>
        <w:rPr>
          <w:rFonts w:ascii="Times New Roman" w:hAnsi="Times New Roman" w:cs="Times New Roman"/>
          <w:sz w:val="24"/>
          <w:szCs w:val="24"/>
          <w:lang w:val="en-US"/>
        </w:rPr>
        <w:t xml:space="preserve">y tree, and in this paper, we refer as consensus tree (MCC).  </w:t>
      </w:r>
    </w:p>
    <w:p w14:paraId="7AD30CCA" w14:textId="344F213E" w:rsidR="00CB3D7D" w:rsidRDefault="00557A96" w:rsidP="00386D86">
      <w:pPr>
        <w:pStyle w:val="SemEspaamento"/>
        <w:spacing w:line="480" w:lineRule="auto"/>
        <w:ind w:firstLine="708"/>
        <w:jc w:val="both"/>
        <w:rPr>
          <w:rFonts w:ascii="Minion-Regular" w:eastAsiaTheme="minorHAnsi" w:hAnsi="Minion-Regular" w:cs="Minion-Regular"/>
          <w:sz w:val="18"/>
          <w:szCs w:val="18"/>
          <w:lang w:val="en-US" w:eastAsia="en-US"/>
        </w:rPr>
      </w:pPr>
      <w:r>
        <w:rPr>
          <w:rFonts w:ascii="Times New Roman" w:hAnsi="Times New Roman" w:cs="Times New Roman"/>
          <w:sz w:val="24"/>
          <w:szCs w:val="24"/>
          <w:lang w:val="en-US"/>
        </w:rPr>
        <w:t>Species composition of assemblages</w:t>
      </w:r>
      <w:r w:rsidRPr="007258F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were </w:t>
      </w:r>
      <w:r w:rsidR="00525A2F">
        <w:rPr>
          <w:rFonts w:ascii="Times New Roman" w:hAnsi="Times New Roman" w:cs="Times New Roman"/>
          <w:sz w:val="24"/>
          <w:szCs w:val="24"/>
          <w:lang w:val="en-US"/>
        </w:rPr>
        <w:t>obtained</w:t>
      </w:r>
      <w:r w:rsidR="00525A2F" w:rsidRPr="007258F6">
        <w:rPr>
          <w:rFonts w:ascii="Times New Roman" w:hAnsi="Times New Roman" w:cs="Times New Roman"/>
          <w:sz w:val="24"/>
          <w:szCs w:val="24"/>
          <w:lang w:val="en-US"/>
        </w:rPr>
        <w:t xml:space="preserve"> by dividing the entire America in </w:t>
      </w:r>
      <w:r w:rsidR="00D32104">
        <w:rPr>
          <w:rFonts w:ascii="Times New Roman" w:hAnsi="Times New Roman" w:cs="Times New Roman"/>
          <w:sz w:val="24"/>
          <w:szCs w:val="24"/>
          <w:lang w:val="en-US"/>
        </w:rPr>
        <w:t xml:space="preserve">a </w:t>
      </w:r>
      <w:r w:rsidR="00525A2F" w:rsidRPr="007258F6">
        <w:rPr>
          <w:rFonts w:ascii="Times New Roman" w:hAnsi="Times New Roman" w:cs="Times New Roman"/>
          <w:sz w:val="24"/>
          <w:szCs w:val="24"/>
          <w:lang w:val="en-US"/>
        </w:rPr>
        <w:t>gridded area</w:t>
      </w:r>
      <w:r w:rsidR="00525A2F">
        <w:rPr>
          <w:rFonts w:ascii="Times New Roman" w:hAnsi="Times New Roman" w:cs="Times New Roman"/>
          <w:sz w:val="24"/>
          <w:szCs w:val="24"/>
          <w:lang w:val="en-US"/>
        </w:rPr>
        <w:t xml:space="preserve"> of</w:t>
      </w:r>
      <w:r w:rsidR="00525A2F" w:rsidRPr="007258F6">
        <w:rPr>
          <w:rFonts w:ascii="Times New Roman" w:hAnsi="Times New Roman" w:cs="Times New Roman"/>
          <w:sz w:val="24"/>
          <w:szCs w:val="24"/>
          <w:lang w:val="en-US"/>
        </w:rPr>
        <w:t xml:space="preserve"> </w:t>
      </w:r>
      <w:r w:rsidR="00525A2F" w:rsidRPr="007258F6">
        <w:rPr>
          <w:rFonts w:ascii="Times New Roman" w:hAnsi="Times New Roman" w:cs="Times New Roman"/>
          <w:color w:val="000000"/>
          <w:sz w:val="24"/>
          <w:szCs w:val="24"/>
          <w:lang w:val="en-US"/>
        </w:rPr>
        <w:t>110 × 110 km² (~1° × 1° at the equator), excluding islands</w:t>
      </w:r>
      <w:r w:rsidR="00525A2F">
        <w:rPr>
          <w:rFonts w:ascii="Times New Roman" w:hAnsi="Times New Roman" w:cs="Times New Roman"/>
          <w:sz w:val="24"/>
          <w:szCs w:val="24"/>
          <w:lang w:val="en-US"/>
        </w:rPr>
        <w:t>.</w:t>
      </w:r>
      <w:r w:rsidR="00CB3D7D">
        <w:rPr>
          <w:rFonts w:ascii="Times New Roman" w:hAnsi="Times New Roman" w:cs="Times New Roman"/>
          <w:sz w:val="24"/>
          <w:szCs w:val="24"/>
          <w:lang w:val="en-US"/>
        </w:rPr>
        <w:t xml:space="preserve"> </w:t>
      </w:r>
      <w:r w:rsidR="00525A2F" w:rsidRPr="007258F6">
        <w:rPr>
          <w:rFonts w:ascii="Times New Roman" w:hAnsi="Times New Roman" w:cs="Times New Roman"/>
          <w:sz w:val="24"/>
          <w:szCs w:val="24"/>
          <w:lang w:val="en-US"/>
        </w:rPr>
        <w:t xml:space="preserve">We choose this resolution because for well-known taxa, such as birds, the resolution recommended is </w:t>
      </w:r>
      <w:r w:rsidR="00525A2F" w:rsidRPr="007258F6">
        <w:rPr>
          <w:rFonts w:ascii="Times New Roman" w:hAnsi="Times New Roman" w:cs="Times New Roman"/>
          <w:color w:val="000000"/>
          <w:sz w:val="24"/>
          <w:szCs w:val="24"/>
          <w:lang w:val="en-US"/>
        </w:rPr>
        <w:t>110 × 110 km²</w:t>
      </w:r>
      <w:r w:rsidR="00525A2F">
        <w:rPr>
          <w:rFonts w:ascii="Times New Roman" w:hAnsi="Times New Roman" w:cs="Times New Roman"/>
          <w:color w:val="000000"/>
          <w:sz w:val="24"/>
          <w:szCs w:val="24"/>
          <w:lang w:val="en-US"/>
        </w:rPr>
        <w:t xml:space="preserve"> </w:t>
      </w:r>
      <w:r w:rsidR="00D32104">
        <w:rPr>
          <w:rFonts w:ascii="Times New Roman" w:hAnsi="Times New Roman" w:cs="Times New Roman"/>
          <w:color w:val="000000"/>
          <w:sz w:val="24"/>
          <w:szCs w:val="24"/>
          <w:lang w:val="en-US"/>
        </w:rPr>
        <w:t xml:space="preserve">or higher </w:t>
      </w:r>
      <w:r w:rsidR="00525A2F" w:rsidRPr="007258F6">
        <w:rPr>
          <w:rFonts w:ascii="Times New Roman" w:hAnsi="Times New Roman" w:cs="Times New Roman"/>
          <w:sz w:val="24"/>
          <w:szCs w:val="24"/>
          <w:lang w:val="en-US"/>
        </w:rPr>
        <w:fldChar w:fldCharType="begin" w:fldLock="1"/>
      </w:r>
      <w:r w:rsidR="00525A2F">
        <w:rPr>
          <w:rFonts w:ascii="Times New Roman" w:hAnsi="Times New Roman" w:cs="Times New Roman"/>
          <w:sz w:val="24"/>
          <w:szCs w:val="24"/>
          <w:lang w:val="en-US"/>
        </w:rPr>
        <w:instrText>ADDIN CSL_CITATION {"citationItems":[{"id":"ITEM-1","itemData":{"abstract":"Most studies examining continental-to-global patterns of species richness rely on the overlaying of extent-of-occurrence range maps. Because a species does not occur at all locations within its geographic range, range-map-derived data represent actual distri-butional patterns only at some relatively coarse and undefined resolution. With the increasing availability of high-resolution climate and land-cover data, broad-scale studies are increasingly likely to estimate richness at high resolutions. Because of the scale dependence of most ecological phenomena, a significant mismatch between the presumed and actual scale of ecological data may arise. This may affect conclusions regarding basic drivers of diversity and may lead to errors in the identification of diversity hotspots. Here, we examine avian range maps of 834 bird species in conjunction with geographically extensive survey data sets on two continents to determine the spatial resolutions at which range-map data actually characterize species occurrences and patterns of species richness. At resolutions less than 2° (200 km), range maps overestimate the area of occupancy of individual species and mischaracterize spatial patterns of species richness, resulting in up to two-thirds of biodiversity hotspots being misi-dentified. The scale dependence of range-map accuracy poses clear limitations on broad-scale ecological analyses and conservation assessments. We suggest that range-map data contain less information than is generally assumed and provide guidance about the appropriate scale of their use. biodiversity birds geographic range range occupancy species richness pattern A growing number of studies is concerned with continental-to-global scale patterns of biodiversity (1-4) or summary patterns of species' ecological traits such as body size (5) and range size (6, 7). At similarly broad scales, many conservation studies are examining the richness of rare or threatened taxa (8-11) and their distribution in relation to existing reserve networks (12-14). Over such broad geographical extents, expert-drawn range maps (extent of occurrence maps) are typically the primary source of data on species distributions, and thus taxon richness is estimated by counting the number of species ranges that overlap each cell of an underlying grid system. Of course, it has been appreciated for decades that species do not occur at all locations throughout their range (7), and recent work (15-17) has shown that discrepancie…","author":[{"dropping-particle":"","family":"Hurlbert","given":"Allen H","non-dropping-particle":"","parse-names":false,"suffix":""},{"dropping-particle":"","family":"Jetz","given":"Walter","non-dropping-particle":"","parse-names":false,"suffix":""}],"container-title":"PNAS","id":"ITEM-1","issue":"33","issued":{"date-parts":[["2007"]]},"page":"13384-13389","title":"Species richness, hotspots, and the scale dependence of range maps in ecology and conservation","type":"article-journal","volume":"104"},"uris":["http://www.mendeley.com/documents/?uuid=dbda0672-59a2-42e6-a2cc-486cb2dae4e7"]}],"mendeley":{"formattedCitation":"(Hurlbert &amp; Jetz 2007)","plainTextFormattedCitation":"(Hurlbert &amp; Jetz 2007)","previouslyFormattedCitation":"(Hurlbert &amp; Jetz 2007)"},"properties":{"noteIndex":0},"schema":"https://github.com/citation-style-language/schema/raw/master/csl-citation.json"}</w:instrText>
      </w:r>
      <w:r w:rsidR="00525A2F" w:rsidRPr="007258F6">
        <w:rPr>
          <w:rFonts w:ascii="Times New Roman" w:hAnsi="Times New Roman" w:cs="Times New Roman"/>
          <w:sz w:val="24"/>
          <w:szCs w:val="24"/>
          <w:lang w:val="en-US"/>
        </w:rPr>
        <w:fldChar w:fldCharType="separate"/>
      </w:r>
      <w:r w:rsidR="00525A2F" w:rsidRPr="007258F6">
        <w:rPr>
          <w:rFonts w:ascii="Times New Roman" w:hAnsi="Times New Roman" w:cs="Times New Roman"/>
          <w:noProof/>
          <w:sz w:val="24"/>
          <w:szCs w:val="24"/>
          <w:lang w:val="en-US"/>
        </w:rPr>
        <w:t>(Hurlbert &amp; Jetz 2007)</w:t>
      </w:r>
      <w:r w:rsidR="00525A2F" w:rsidRPr="007258F6">
        <w:rPr>
          <w:rFonts w:ascii="Times New Roman" w:hAnsi="Times New Roman" w:cs="Times New Roman"/>
          <w:sz w:val="24"/>
          <w:szCs w:val="24"/>
          <w:lang w:val="en-US"/>
        </w:rPr>
        <w:fldChar w:fldCharType="end"/>
      </w:r>
      <w:r w:rsidR="00525A2F" w:rsidRPr="007258F6">
        <w:rPr>
          <w:rFonts w:ascii="Times New Roman" w:hAnsi="Times New Roman" w:cs="Times New Roman"/>
          <w:sz w:val="24"/>
          <w:szCs w:val="24"/>
          <w:lang w:val="en-US"/>
        </w:rPr>
        <w:t xml:space="preserve">. </w:t>
      </w:r>
      <w:r w:rsidR="001370F9">
        <w:rPr>
          <w:rFonts w:ascii="Times New Roman" w:hAnsi="Times New Roman" w:cs="Times New Roman"/>
          <w:sz w:val="24"/>
          <w:szCs w:val="24"/>
          <w:lang w:val="en-US"/>
        </w:rPr>
        <w:t>W</w:t>
      </w:r>
      <w:r w:rsidR="00CB3D7D" w:rsidRPr="00CB3D7D">
        <w:rPr>
          <w:rFonts w:ascii="Times New Roman" w:hAnsi="Times New Roman" w:cs="Times New Roman"/>
          <w:sz w:val="24"/>
          <w:szCs w:val="24"/>
          <w:lang w:val="en-US"/>
        </w:rPr>
        <w:t xml:space="preserve">e consider </w:t>
      </w:r>
      <w:r w:rsidR="00D32104">
        <w:rPr>
          <w:rFonts w:ascii="Times New Roman" w:hAnsi="Times New Roman" w:cs="Times New Roman"/>
          <w:sz w:val="24"/>
          <w:szCs w:val="24"/>
          <w:lang w:val="en-US"/>
        </w:rPr>
        <w:t xml:space="preserve">as </w:t>
      </w:r>
      <w:r w:rsidR="00CB3D7D" w:rsidRPr="00CB3D7D">
        <w:rPr>
          <w:rFonts w:ascii="Times New Roman" w:hAnsi="Times New Roman" w:cs="Times New Roman"/>
          <w:sz w:val="24"/>
          <w:szCs w:val="24"/>
          <w:lang w:val="en-US"/>
        </w:rPr>
        <w:t>tropic</w:t>
      </w:r>
      <w:r w:rsidR="00D32104">
        <w:rPr>
          <w:rFonts w:ascii="Times New Roman" w:hAnsi="Times New Roman" w:cs="Times New Roman"/>
          <w:sz w:val="24"/>
          <w:szCs w:val="24"/>
          <w:lang w:val="en-US"/>
        </w:rPr>
        <w:t>al</w:t>
      </w:r>
      <w:r w:rsidR="00CB3D7D" w:rsidRPr="00CB3D7D">
        <w:rPr>
          <w:rFonts w:ascii="Times New Roman" w:hAnsi="Times New Roman" w:cs="Times New Roman"/>
          <w:sz w:val="24"/>
          <w:szCs w:val="24"/>
          <w:lang w:val="en-US"/>
        </w:rPr>
        <w:t xml:space="preserve"> assemblages </w:t>
      </w:r>
      <w:r w:rsidR="00D32104">
        <w:rPr>
          <w:rFonts w:ascii="Times New Roman" w:hAnsi="Times New Roman" w:cs="Times New Roman"/>
          <w:sz w:val="24"/>
          <w:szCs w:val="24"/>
          <w:lang w:val="en-US"/>
        </w:rPr>
        <w:t xml:space="preserve">all </w:t>
      </w:r>
      <w:r w:rsidR="00CB3D7D" w:rsidRPr="00CB3D7D">
        <w:rPr>
          <w:rFonts w:ascii="Times New Roman" w:hAnsi="Times New Roman" w:cs="Times New Roman"/>
          <w:sz w:val="24"/>
          <w:szCs w:val="24"/>
          <w:lang w:val="en-US"/>
        </w:rPr>
        <w:t xml:space="preserve">the cells </w:t>
      </w:r>
      <w:r w:rsidR="00D32104">
        <w:rPr>
          <w:rFonts w:ascii="Times New Roman" w:hAnsi="Times New Roman" w:cs="Times New Roman"/>
          <w:sz w:val="24"/>
          <w:szCs w:val="24"/>
          <w:lang w:val="en-US"/>
        </w:rPr>
        <w:t>positioned between 0 and</w:t>
      </w:r>
      <w:r w:rsidR="00CB3D7D" w:rsidRPr="00CB3D7D">
        <w:rPr>
          <w:rFonts w:ascii="Times New Roman" w:hAnsi="Times New Roman" w:cs="Times New Roman"/>
          <w:sz w:val="24"/>
          <w:szCs w:val="24"/>
          <w:lang w:val="en-US"/>
        </w:rPr>
        <w:t xml:space="preserve"> 23</w:t>
      </w:r>
      <w:r w:rsidR="00CB3D7D">
        <w:rPr>
          <w:rFonts w:ascii="Times New Roman" w:hAnsi="Times New Roman" w:cs="Times New Roman"/>
          <w:sz w:val="24"/>
          <w:szCs w:val="24"/>
          <w:lang w:val="en-US"/>
        </w:rPr>
        <w:t xml:space="preserve"> degrees</w:t>
      </w:r>
      <w:r w:rsidR="00D32104">
        <w:rPr>
          <w:rFonts w:ascii="Times New Roman" w:hAnsi="Times New Roman" w:cs="Times New Roman"/>
          <w:sz w:val="24"/>
          <w:szCs w:val="24"/>
          <w:lang w:val="en-US"/>
        </w:rPr>
        <w:t xml:space="preserve"> of latitude,</w:t>
      </w:r>
      <w:r w:rsidR="00CB3D7D" w:rsidRPr="00CB3D7D">
        <w:rPr>
          <w:rFonts w:ascii="Times New Roman" w:hAnsi="Times New Roman" w:cs="Times New Roman"/>
          <w:sz w:val="24"/>
          <w:szCs w:val="24"/>
          <w:lang w:val="en-US"/>
        </w:rPr>
        <w:t xml:space="preserve"> and the cells that had values greater than 23 degrees we</w:t>
      </w:r>
      <w:r w:rsidR="00D32104">
        <w:rPr>
          <w:rFonts w:ascii="Times New Roman" w:hAnsi="Times New Roman" w:cs="Times New Roman"/>
          <w:sz w:val="24"/>
          <w:szCs w:val="24"/>
          <w:lang w:val="en-US"/>
        </w:rPr>
        <w:t>re</w:t>
      </w:r>
      <w:r w:rsidR="00CB3D7D" w:rsidRPr="00CB3D7D">
        <w:rPr>
          <w:rFonts w:ascii="Times New Roman" w:hAnsi="Times New Roman" w:cs="Times New Roman"/>
          <w:sz w:val="24"/>
          <w:szCs w:val="24"/>
          <w:lang w:val="en-US"/>
        </w:rPr>
        <w:t xml:space="preserve"> </w:t>
      </w:r>
      <w:r w:rsidR="00D32104">
        <w:rPr>
          <w:rFonts w:ascii="Times New Roman" w:hAnsi="Times New Roman" w:cs="Times New Roman"/>
          <w:sz w:val="24"/>
          <w:szCs w:val="24"/>
          <w:lang w:val="en-US"/>
        </w:rPr>
        <w:t>classified as</w:t>
      </w:r>
      <w:r w:rsidR="00CB3D7D" w:rsidRPr="00CB3D7D">
        <w:rPr>
          <w:rFonts w:ascii="Times New Roman" w:hAnsi="Times New Roman" w:cs="Times New Roman"/>
          <w:sz w:val="24"/>
          <w:szCs w:val="24"/>
          <w:lang w:val="en-US"/>
        </w:rPr>
        <w:t xml:space="preserve"> temperate assemblages.</w:t>
      </w:r>
      <w:r w:rsidR="00CB3D7D">
        <w:rPr>
          <w:rFonts w:ascii="Times New Roman" w:hAnsi="Times New Roman" w:cs="Times New Roman"/>
          <w:sz w:val="24"/>
          <w:szCs w:val="24"/>
          <w:lang w:val="en-US"/>
        </w:rPr>
        <w:t xml:space="preserve"> </w:t>
      </w:r>
      <w:r w:rsidR="00525A2F" w:rsidRPr="007258F6">
        <w:rPr>
          <w:rFonts w:ascii="Times New Roman" w:hAnsi="Times New Roman" w:cs="Times New Roman"/>
          <w:sz w:val="24"/>
          <w:szCs w:val="24"/>
          <w:lang w:val="en-US"/>
        </w:rPr>
        <w:t>Then</w:t>
      </w:r>
      <w:r w:rsidR="00525A2F">
        <w:rPr>
          <w:rFonts w:ascii="Times New Roman" w:hAnsi="Times New Roman" w:cs="Times New Roman"/>
          <w:sz w:val="24"/>
          <w:szCs w:val="24"/>
          <w:lang w:val="en-US"/>
        </w:rPr>
        <w:t>,</w:t>
      </w:r>
      <w:r w:rsidR="00525A2F" w:rsidRPr="007258F6">
        <w:rPr>
          <w:rFonts w:ascii="Times New Roman" w:hAnsi="Times New Roman" w:cs="Times New Roman"/>
          <w:sz w:val="24"/>
          <w:szCs w:val="24"/>
          <w:lang w:val="en-US"/>
        </w:rPr>
        <w:t xml:space="preserve"> </w:t>
      </w:r>
      <w:r w:rsidR="00525A2F">
        <w:rPr>
          <w:rFonts w:ascii="Times New Roman" w:hAnsi="Times New Roman" w:cs="Times New Roman"/>
          <w:sz w:val="24"/>
          <w:szCs w:val="24"/>
          <w:lang w:val="en-US"/>
        </w:rPr>
        <w:t>we rasterize</w:t>
      </w:r>
      <w:r w:rsidR="00FB1617">
        <w:rPr>
          <w:rFonts w:ascii="Times New Roman" w:hAnsi="Times New Roman" w:cs="Times New Roman"/>
          <w:sz w:val="24"/>
          <w:szCs w:val="24"/>
          <w:lang w:val="en-US"/>
        </w:rPr>
        <w:t>d</w:t>
      </w:r>
      <w:r w:rsidR="00525A2F">
        <w:rPr>
          <w:rFonts w:ascii="Times New Roman" w:hAnsi="Times New Roman" w:cs="Times New Roman"/>
          <w:sz w:val="24"/>
          <w:szCs w:val="24"/>
          <w:lang w:val="en-US"/>
        </w:rPr>
        <w:t xml:space="preserve"> the range maps of </w:t>
      </w:r>
      <w:proofErr w:type="spellStart"/>
      <w:r w:rsidR="00525A2F">
        <w:rPr>
          <w:rFonts w:ascii="Times New Roman" w:hAnsi="Times New Roman" w:cs="Times New Roman"/>
          <w:sz w:val="24"/>
          <w:szCs w:val="24"/>
          <w:lang w:val="en-US"/>
        </w:rPr>
        <w:t>B</w:t>
      </w:r>
      <w:r w:rsidR="00525A2F" w:rsidRPr="007258F6">
        <w:rPr>
          <w:rFonts w:ascii="Times New Roman" w:hAnsi="Times New Roman" w:cs="Times New Roman"/>
          <w:sz w:val="24"/>
          <w:szCs w:val="24"/>
          <w:lang w:val="en-US"/>
        </w:rPr>
        <w:t>ird</w:t>
      </w:r>
      <w:r w:rsidR="00525A2F">
        <w:rPr>
          <w:rFonts w:ascii="Times New Roman" w:hAnsi="Times New Roman" w:cs="Times New Roman"/>
          <w:sz w:val="24"/>
          <w:szCs w:val="24"/>
          <w:lang w:val="en-US"/>
        </w:rPr>
        <w:t>Life</w:t>
      </w:r>
      <w:proofErr w:type="spellEnd"/>
      <w:r w:rsidR="00525A2F">
        <w:rPr>
          <w:rFonts w:ascii="Times New Roman" w:hAnsi="Times New Roman" w:cs="Times New Roman"/>
          <w:sz w:val="24"/>
          <w:szCs w:val="24"/>
          <w:lang w:val="en-US"/>
        </w:rPr>
        <w:t xml:space="preserve">, </w:t>
      </w:r>
      <w:r w:rsidR="00525A2F" w:rsidRPr="007258F6">
        <w:rPr>
          <w:rFonts w:ascii="Times New Roman" w:hAnsi="Times New Roman" w:cs="Times New Roman"/>
          <w:sz w:val="24"/>
          <w:szCs w:val="24"/>
          <w:lang w:val="en-US"/>
        </w:rPr>
        <w:t>which contain th</w:t>
      </w:r>
      <w:r w:rsidR="00525A2F">
        <w:rPr>
          <w:rFonts w:ascii="Times New Roman" w:hAnsi="Times New Roman" w:cs="Times New Roman"/>
          <w:sz w:val="24"/>
          <w:szCs w:val="24"/>
          <w:lang w:val="en-US"/>
        </w:rPr>
        <w:t>e distribution of each species, and t</w:t>
      </w:r>
      <w:r w:rsidR="00525A2F" w:rsidRPr="007258F6">
        <w:rPr>
          <w:rFonts w:ascii="Times New Roman" w:hAnsi="Times New Roman" w:cs="Times New Roman"/>
          <w:sz w:val="24"/>
          <w:szCs w:val="24"/>
          <w:lang w:val="en-US"/>
        </w:rPr>
        <w:t xml:space="preserve">he overlap </w:t>
      </w:r>
      <w:r w:rsidR="00525A2F" w:rsidRPr="007258F6">
        <w:rPr>
          <w:rFonts w:ascii="Times New Roman" w:hAnsi="Times New Roman" w:cs="Times New Roman"/>
          <w:sz w:val="24"/>
          <w:szCs w:val="24"/>
          <w:lang w:val="en-US"/>
        </w:rPr>
        <w:lastRenderedPageBreak/>
        <w:t xml:space="preserve">of these range maps gives us the composition of the assemblages and, summing species incidences of </w:t>
      </w:r>
      <w:r w:rsidR="00525A2F">
        <w:rPr>
          <w:rFonts w:ascii="Times New Roman" w:hAnsi="Times New Roman" w:cs="Times New Roman"/>
          <w:sz w:val="24"/>
          <w:szCs w:val="24"/>
          <w:lang w:val="en-US"/>
        </w:rPr>
        <w:t>each</w:t>
      </w:r>
      <w:r w:rsidR="00525A2F" w:rsidRPr="007258F6">
        <w:rPr>
          <w:rFonts w:ascii="Times New Roman" w:hAnsi="Times New Roman" w:cs="Times New Roman"/>
          <w:sz w:val="24"/>
          <w:szCs w:val="24"/>
          <w:lang w:val="en-US"/>
        </w:rPr>
        <w:t xml:space="preserve"> assembl</w:t>
      </w:r>
      <w:r w:rsidR="00525A2F">
        <w:rPr>
          <w:rFonts w:ascii="Times New Roman" w:hAnsi="Times New Roman" w:cs="Times New Roman"/>
          <w:sz w:val="24"/>
          <w:szCs w:val="24"/>
          <w:lang w:val="en-US"/>
        </w:rPr>
        <w:t>age</w:t>
      </w:r>
      <w:r>
        <w:rPr>
          <w:rFonts w:ascii="Times New Roman" w:hAnsi="Times New Roman" w:cs="Times New Roman"/>
          <w:sz w:val="24"/>
          <w:szCs w:val="24"/>
          <w:lang w:val="en-US"/>
        </w:rPr>
        <w:t>, species</w:t>
      </w:r>
      <w:r w:rsidR="00525A2F" w:rsidRPr="007258F6">
        <w:rPr>
          <w:rFonts w:ascii="Times New Roman" w:hAnsi="Times New Roman" w:cs="Times New Roman"/>
          <w:sz w:val="24"/>
          <w:szCs w:val="24"/>
          <w:lang w:val="en-US"/>
        </w:rPr>
        <w:t xml:space="preserve"> richness</w:t>
      </w:r>
      <w:r w:rsidR="00525A2F">
        <w:rPr>
          <w:rFonts w:ascii="Times New Roman" w:hAnsi="Times New Roman" w:cs="Times New Roman"/>
          <w:sz w:val="24"/>
          <w:szCs w:val="24"/>
          <w:lang w:val="en-US"/>
        </w:rPr>
        <w:t>.</w:t>
      </w:r>
      <w:r w:rsidR="007635A2">
        <w:rPr>
          <w:rFonts w:ascii="Times New Roman" w:hAnsi="Times New Roman" w:cs="Times New Roman"/>
          <w:sz w:val="24"/>
          <w:szCs w:val="24"/>
          <w:lang w:val="en-US"/>
        </w:rPr>
        <w:t xml:space="preserve"> </w:t>
      </w:r>
    </w:p>
    <w:p w14:paraId="0D9E93F4" w14:textId="77777777" w:rsidR="00A558EC" w:rsidRDefault="00CB3D7D" w:rsidP="00386D86">
      <w:pPr>
        <w:autoSpaceDE w:val="0"/>
        <w:autoSpaceDN w:val="0"/>
        <w:adjustRightInd w:val="0"/>
        <w:spacing w:line="480" w:lineRule="auto"/>
        <w:ind w:firstLine="360"/>
        <w:rPr>
          <w:rFonts w:ascii="Times New Roman" w:eastAsiaTheme="minorHAnsi" w:hAnsi="Times New Roman" w:cs="Times New Roman"/>
          <w:b/>
          <w:bCs/>
          <w:i/>
          <w:sz w:val="24"/>
          <w:szCs w:val="24"/>
          <w:lang w:val="en-US" w:eastAsia="en-US"/>
        </w:rPr>
      </w:pPr>
      <w:r w:rsidRPr="00A558EC">
        <w:rPr>
          <w:rFonts w:ascii="Minion-Regular" w:eastAsiaTheme="minorHAnsi" w:hAnsi="Minion-Regular" w:cs="Minion-Regular"/>
          <w:sz w:val="18"/>
          <w:szCs w:val="18"/>
          <w:lang w:val="en-US" w:eastAsia="en-US"/>
        </w:rPr>
        <w:t xml:space="preserve"> </w:t>
      </w:r>
      <w:r w:rsidR="007331C8">
        <w:rPr>
          <w:rFonts w:ascii="Minion-Regular" w:eastAsiaTheme="minorHAnsi" w:hAnsi="Minion-Regular" w:cs="Minion-Regular"/>
          <w:sz w:val="18"/>
          <w:szCs w:val="18"/>
          <w:lang w:val="en-US" w:eastAsia="en-US"/>
        </w:rPr>
        <w:tab/>
      </w:r>
      <w:r w:rsidR="00905157" w:rsidRPr="00905157">
        <w:rPr>
          <w:rFonts w:ascii="Times New Roman" w:eastAsiaTheme="minorHAnsi" w:hAnsi="Times New Roman" w:cs="Times New Roman"/>
          <w:b/>
          <w:bCs/>
          <w:i/>
          <w:sz w:val="24"/>
          <w:szCs w:val="24"/>
          <w:lang w:val="en-US" w:eastAsia="en-US"/>
        </w:rPr>
        <w:t>Quantifying phylogenetic clustering within latitudinal zones</w:t>
      </w:r>
    </w:p>
    <w:p w14:paraId="691285D9" w14:textId="2C47748F" w:rsidR="00355EE3" w:rsidRPr="0036116C" w:rsidRDefault="00852358">
      <w:pPr>
        <w:spacing w:line="480" w:lineRule="auto"/>
        <w:ind w:firstLine="708"/>
        <w:jc w:val="both"/>
        <w:rPr>
          <w:rFonts w:ascii="Times New Roman" w:hAnsi="Times New Roman" w:cs="Times New Roman"/>
          <w:bCs/>
          <w:sz w:val="24"/>
          <w:szCs w:val="24"/>
          <w:lang w:val="en-US"/>
        </w:rPr>
      </w:pPr>
      <w:del w:id="32" w:author="Gabriel Nakamura" w:date="2019-07-22T16:40:00Z">
        <w:r w:rsidRPr="00106BBF" w:rsidDel="00E6786D">
          <w:rPr>
            <w:rFonts w:ascii="Times New Roman" w:eastAsiaTheme="minorHAnsi" w:hAnsi="Times New Roman" w:cs="Times New Roman"/>
            <w:bCs/>
            <w:sz w:val="24"/>
            <w:szCs w:val="24"/>
            <w:lang w:val="en-US" w:eastAsia="en-US"/>
          </w:rPr>
          <w:delText xml:space="preserve">Analyses of the phylogenetic structure show the </w:delText>
        </w:r>
        <w:r w:rsidRPr="00106BBF" w:rsidDel="00E6786D">
          <w:rPr>
            <w:rFonts w:ascii="Times New Roman" w:hAnsi="Times New Roman"/>
            <w:bCs/>
            <w:sz w:val="24"/>
            <w:szCs w:val="24"/>
            <w:lang w:val="en-US"/>
          </w:rPr>
          <w:delText xml:space="preserve">degree of phylogenetic clustering or </w:delText>
        </w:r>
        <w:r w:rsidDel="00E6786D">
          <w:rPr>
            <w:rFonts w:ascii="Times New Roman" w:hAnsi="Times New Roman"/>
            <w:bCs/>
            <w:sz w:val="24"/>
            <w:szCs w:val="24"/>
            <w:lang w:val="en-US"/>
          </w:rPr>
          <w:delText>over</w:delText>
        </w:r>
        <w:r w:rsidRPr="00106BBF" w:rsidDel="00E6786D">
          <w:rPr>
            <w:rFonts w:ascii="Times New Roman" w:hAnsi="Times New Roman"/>
            <w:bCs/>
            <w:sz w:val="24"/>
            <w:szCs w:val="24"/>
            <w:lang w:val="en-US"/>
          </w:rPr>
          <w:delText xml:space="preserve">dispersion in the assemblages. </w:delText>
        </w:r>
      </w:del>
      <w:r w:rsidRPr="007331C8">
        <w:rPr>
          <w:rFonts w:ascii="Times New Roman" w:hAnsi="Times New Roman"/>
          <w:bCs/>
          <w:sz w:val="24"/>
          <w:szCs w:val="24"/>
          <w:lang w:val="en-US"/>
        </w:rPr>
        <w:t>To quantify the degree of phylogenetic clustering of the assemblages we</w:t>
      </w:r>
      <w:r>
        <w:rPr>
          <w:rFonts w:ascii="Times New Roman" w:hAnsi="Times New Roman"/>
          <w:bCs/>
          <w:sz w:val="24"/>
          <w:szCs w:val="24"/>
          <w:lang w:val="en-US"/>
        </w:rPr>
        <w:t xml:space="preserve"> used the net relatedness index </w:t>
      </w:r>
      <w:r>
        <w:rPr>
          <w:rFonts w:ascii="Times New Roman" w:hAnsi="Times New Roman"/>
          <w:bCs/>
          <w:sz w:val="24"/>
          <w:szCs w:val="24"/>
          <w:lang w:val="en-US"/>
        </w:rPr>
        <w:fldChar w:fldCharType="begin" w:fldLock="1"/>
      </w:r>
      <w:r>
        <w:rPr>
          <w:rFonts w:ascii="Times New Roman" w:hAnsi="Times New Roman"/>
          <w:bCs/>
          <w:sz w:val="24"/>
          <w:szCs w:val="24"/>
          <w:lang w:val="en-US"/>
        </w:rPr>
        <w:instrText>ADDIN CSL_CITATION {"citationItems":[{"id":"ITEM-1","itemData":{"DOI":"10.1146/annurev.ecolsys.33.010802.150448","ISSN":"0066-4162","abstract":"As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Systematics","id":"ITEM-1","issue":"1","issued":{"date-parts":[["2002"]]},"page":"475-505","title":"Phylogenies and Community Ecology","type":"article-journal","volume":"33"},"uris":["http://www.mendeley.com/documents/?uuid=a24918e9-ef44-4085-af87-6c1d3aecdced"]}],"mendeley":{"formattedCitation":"(Webb &lt;i&gt;et al.&lt;/i&gt; 2002)","plainTextFormattedCitation":"(Webb et al. 2002)","previouslyFormattedCitation":"(Webb &lt;i&gt;et al.&lt;/i&gt; 2002)"},"properties":{"noteIndex":0},"schema":"https://github.com/citation-style-language/schema/raw/master/csl-citation.json"}</w:instrText>
      </w:r>
      <w:r>
        <w:rPr>
          <w:rFonts w:ascii="Times New Roman" w:hAnsi="Times New Roman"/>
          <w:bCs/>
          <w:sz w:val="24"/>
          <w:szCs w:val="24"/>
          <w:lang w:val="en-US"/>
        </w:rPr>
        <w:fldChar w:fldCharType="separate"/>
      </w:r>
      <w:r w:rsidRPr="00386D86">
        <w:rPr>
          <w:rFonts w:ascii="Times New Roman" w:hAnsi="Times New Roman"/>
          <w:bCs/>
          <w:noProof/>
          <w:sz w:val="24"/>
          <w:szCs w:val="24"/>
          <w:lang w:val="en-US"/>
        </w:rPr>
        <w:t xml:space="preserve">(Webb </w:t>
      </w:r>
      <w:r w:rsidRPr="00386D86">
        <w:rPr>
          <w:rFonts w:ascii="Times New Roman" w:hAnsi="Times New Roman"/>
          <w:bCs/>
          <w:i/>
          <w:noProof/>
          <w:sz w:val="24"/>
          <w:szCs w:val="24"/>
          <w:lang w:val="en-US"/>
        </w:rPr>
        <w:t>et al.</w:t>
      </w:r>
      <w:r w:rsidRPr="00386D86">
        <w:rPr>
          <w:rFonts w:ascii="Times New Roman" w:hAnsi="Times New Roman"/>
          <w:bCs/>
          <w:noProof/>
          <w:sz w:val="24"/>
          <w:szCs w:val="24"/>
          <w:lang w:val="en-US"/>
        </w:rPr>
        <w:t xml:space="preserve"> 2002)</w:t>
      </w:r>
      <w:r>
        <w:rPr>
          <w:rFonts w:ascii="Times New Roman" w:hAnsi="Times New Roman"/>
          <w:bCs/>
          <w:sz w:val="24"/>
          <w:szCs w:val="24"/>
          <w:lang w:val="en-US"/>
        </w:rPr>
        <w:fldChar w:fldCharType="end"/>
      </w:r>
      <w:r>
        <w:rPr>
          <w:rFonts w:ascii="Times New Roman" w:hAnsi="Times New Roman"/>
          <w:bCs/>
          <w:sz w:val="24"/>
          <w:szCs w:val="24"/>
          <w:lang w:val="en-US"/>
        </w:rPr>
        <w:t xml:space="preserve">. </w:t>
      </w:r>
      <w:del w:id="33" w:author="Gabriel Nakamura" w:date="2019-07-22T16:40:00Z">
        <w:r w:rsidDel="00E6786D">
          <w:rPr>
            <w:rFonts w:ascii="Times New Roman" w:hAnsi="Times New Roman"/>
            <w:bCs/>
            <w:sz w:val="24"/>
            <w:szCs w:val="24"/>
            <w:lang w:val="en-US"/>
          </w:rPr>
          <w:delText xml:space="preserve"> </w:delText>
        </w:r>
      </w:del>
      <w:r w:rsidRPr="00106BBF">
        <w:rPr>
          <w:rFonts w:ascii="Times New Roman" w:hAnsi="Times New Roman"/>
          <w:bCs/>
          <w:sz w:val="24"/>
          <w:szCs w:val="24"/>
          <w:lang w:val="en-US"/>
        </w:rPr>
        <w:t>Negative NRI values indicate</w:t>
      </w:r>
      <w:r w:rsidR="005E0842">
        <w:rPr>
          <w:rFonts w:ascii="Times New Roman" w:hAnsi="Times New Roman"/>
          <w:bCs/>
          <w:sz w:val="24"/>
          <w:szCs w:val="24"/>
          <w:lang w:val="en-US"/>
        </w:rPr>
        <w:t>d</w:t>
      </w:r>
      <w:r w:rsidRPr="00106BBF">
        <w:rPr>
          <w:rFonts w:ascii="Times New Roman" w:hAnsi="Times New Roman"/>
          <w:bCs/>
          <w:sz w:val="24"/>
          <w:szCs w:val="24"/>
          <w:lang w:val="en-US"/>
        </w:rPr>
        <w:t xml:space="preserve"> overdispersion and positive values clustering</w:t>
      </w:r>
      <w:r>
        <w:rPr>
          <w:rFonts w:ascii="Times New Roman" w:hAnsi="Times New Roman"/>
          <w:bCs/>
          <w:sz w:val="24"/>
          <w:szCs w:val="24"/>
          <w:lang w:val="en-US"/>
        </w:rPr>
        <w:t xml:space="preserve"> </w:t>
      </w:r>
      <w:r>
        <w:rPr>
          <w:rFonts w:ascii="Times New Roman" w:hAnsi="Times New Roman"/>
          <w:bCs/>
          <w:sz w:val="24"/>
          <w:szCs w:val="24"/>
          <w:lang w:val="en-US"/>
        </w:rPr>
        <w:fldChar w:fldCharType="begin" w:fldLock="1"/>
      </w:r>
      <w:r>
        <w:rPr>
          <w:rFonts w:ascii="Times New Roman" w:hAnsi="Times New Roman"/>
          <w:bCs/>
          <w:sz w:val="24"/>
          <w:szCs w:val="24"/>
          <w:lang w:val="en-US"/>
        </w:rPr>
        <w:instrText>ADDIN CSL_CITATION {"citationItems":[{"id":"ITEM-1","itemData":{"DOI":"10.1146/annurev.ecolsys.33.010802.150448","ISSN":"0066-4162","abstract":"As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Systematics","id":"ITEM-1","issue":"1","issued":{"date-parts":[["2002"]]},"page":"475-505","title":"Phylogenies and Community Ecology","type":"article-journal","volume":"33"},"uris":["http://www.mendeley.com/documents/?uuid=a24918e9-ef44-4085-af87-6c1d3aecdced"]}],"mendeley":{"formattedCitation":"(Webb &lt;i&gt;et al.&lt;/i&gt; 2002)","plainTextFormattedCitation":"(Webb et al. 2002)","previouslyFormattedCitation":"(Webb &lt;i&gt;et al.&lt;/i&gt; 2002)"},"properties":{"noteIndex":0},"schema":"https://github.com/citation-style-language/schema/raw/master/csl-citation.json"}</w:instrText>
      </w:r>
      <w:r>
        <w:rPr>
          <w:rFonts w:ascii="Times New Roman" w:hAnsi="Times New Roman"/>
          <w:bCs/>
          <w:sz w:val="24"/>
          <w:szCs w:val="24"/>
          <w:lang w:val="en-US"/>
        </w:rPr>
        <w:fldChar w:fldCharType="separate"/>
      </w:r>
      <w:r w:rsidRPr="000138DC">
        <w:rPr>
          <w:rFonts w:ascii="Times New Roman" w:hAnsi="Times New Roman"/>
          <w:bCs/>
          <w:noProof/>
          <w:sz w:val="24"/>
          <w:szCs w:val="24"/>
          <w:lang w:val="en-US"/>
        </w:rPr>
        <w:t xml:space="preserve">(Webb </w:t>
      </w:r>
      <w:r w:rsidRPr="000138DC">
        <w:rPr>
          <w:rFonts w:ascii="Times New Roman" w:hAnsi="Times New Roman"/>
          <w:bCs/>
          <w:i/>
          <w:noProof/>
          <w:sz w:val="24"/>
          <w:szCs w:val="24"/>
          <w:lang w:val="en-US"/>
        </w:rPr>
        <w:t>et al.</w:t>
      </w:r>
      <w:r w:rsidRPr="000138DC">
        <w:rPr>
          <w:rFonts w:ascii="Times New Roman" w:hAnsi="Times New Roman"/>
          <w:bCs/>
          <w:noProof/>
          <w:sz w:val="24"/>
          <w:szCs w:val="24"/>
          <w:lang w:val="en-US"/>
        </w:rPr>
        <w:t xml:space="preserve"> 2002)</w:t>
      </w:r>
      <w:r>
        <w:rPr>
          <w:rFonts w:ascii="Times New Roman" w:hAnsi="Times New Roman"/>
          <w:bCs/>
          <w:sz w:val="24"/>
          <w:szCs w:val="24"/>
          <w:lang w:val="en-US"/>
        </w:rPr>
        <w:fldChar w:fldCharType="end"/>
      </w:r>
      <w:r>
        <w:rPr>
          <w:rFonts w:ascii="Times New Roman" w:hAnsi="Times New Roman"/>
          <w:bCs/>
          <w:sz w:val="24"/>
          <w:szCs w:val="24"/>
          <w:lang w:val="en-US"/>
        </w:rPr>
        <w:t xml:space="preserve">. </w:t>
      </w:r>
      <w:r w:rsidR="00B8296A" w:rsidRPr="00161DE9">
        <w:rPr>
          <w:rFonts w:ascii="Times New Roman" w:hAnsi="Times New Roman" w:cs="Times New Roman"/>
          <w:bCs/>
          <w:sz w:val="24"/>
          <w:szCs w:val="24"/>
          <w:lang w:val="en-US"/>
        </w:rPr>
        <w:t xml:space="preserve">NRI is standardized </w:t>
      </w:r>
      <w:r w:rsidR="007B519F" w:rsidRPr="00161DE9">
        <w:rPr>
          <w:rFonts w:ascii="Times New Roman" w:hAnsi="Times New Roman" w:cs="Times New Roman"/>
          <w:bCs/>
          <w:sz w:val="24"/>
          <w:szCs w:val="24"/>
          <w:lang w:val="en-US"/>
        </w:rPr>
        <w:t>measure of the mean pairwise phylogenetic distance of a taxa in a sample</w:t>
      </w:r>
      <w:r w:rsidR="007B519F" w:rsidRPr="00E21AFE">
        <w:rPr>
          <w:rFonts w:ascii="Times New Roman" w:hAnsi="Times New Roman" w:cs="Times New Roman"/>
          <w:bCs/>
          <w:sz w:val="24"/>
          <w:szCs w:val="24"/>
          <w:lang w:val="en-US"/>
        </w:rPr>
        <w:t xml:space="preserve">, relative to a phylogeny of </w:t>
      </w:r>
      <w:r w:rsidR="001A4E46" w:rsidRPr="00E21AFE">
        <w:rPr>
          <w:rFonts w:ascii="Times New Roman" w:hAnsi="Times New Roman" w:cs="Times New Roman"/>
          <w:bCs/>
          <w:sz w:val="24"/>
          <w:szCs w:val="24"/>
          <w:lang w:val="en-US"/>
        </w:rPr>
        <w:t>a</w:t>
      </w:r>
      <w:r w:rsidR="007B519F" w:rsidRPr="00E21AFE">
        <w:rPr>
          <w:rFonts w:ascii="Times New Roman" w:hAnsi="Times New Roman" w:cs="Times New Roman"/>
          <w:bCs/>
          <w:sz w:val="24"/>
          <w:szCs w:val="24"/>
          <w:lang w:val="en-US"/>
        </w:rPr>
        <w:t xml:space="preserve"> species pool, and quantifies clustering o</w:t>
      </w:r>
      <w:r w:rsidR="001A4E46" w:rsidRPr="008947B4">
        <w:rPr>
          <w:rFonts w:ascii="Times New Roman" w:hAnsi="Times New Roman" w:cs="Times New Roman"/>
          <w:bCs/>
          <w:sz w:val="24"/>
          <w:szCs w:val="24"/>
          <w:lang w:val="en-US"/>
        </w:rPr>
        <w:t>f</w:t>
      </w:r>
      <w:r w:rsidR="007B519F" w:rsidRPr="000A13FB">
        <w:rPr>
          <w:rFonts w:ascii="Times New Roman" w:hAnsi="Times New Roman" w:cs="Times New Roman"/>
          <w:bCs/>
          <w:sz w:val="24"/>
          <w:szCs w:val="24"/>
          <w:lang w:val="en-US"/>
        </w:rPr>
        <w:t xml:space="preserve"> taxa on a tree. </w:t>
      </w:r>
      <w:del w:id="34" w:author="Gabriel Nakamura" w:date="2019-07-22T16:40:00Z">
        <w:r w:rsidR="007B519F" w:rsidRPr="000A13FB" w:rsidDel="00E6786D">
          <w:rPr>
            <w:rFonts w:ascii="Times New Roman" w:hAnsi="Times New Roman" w:cs="Times New Roman"/>
            <w:bCs/>
            <w:sz w:val="24"/>
            <w:szCs w:val="24"/>
            <w:lang w:val="en-US"/>
          </w:rPr>
          <w:delText xml:space="preserve"> </w:delText>
        </w:r>
      </w:del>
      <w:r w:rsidR="007B519F" w:rsidRPr="000A13FB">
        <w:rPr>
          <w:rFonts w:ascii="Times New Roman" w:hAnsi="Times New Roman" w:cs="Times New Roman"/>
          <w:bCs/>
          <w:sz w:val="24"/>
          <w:szCs w:val="24"/>
          <w:lang w:val="en-US"/>
        </w:rPr>
        <w:t>It is calculated by</w:t>
      </w:r>
      <w:r w:rsidR="001A4E46" w:rsidRPr="000A13FB">
        <w:rPr>
          <w:rFonts w:ascii="Times New Roman" w:hAnsi="Times New Roman" w:cs="Times New Roman"/>
          <w:bCs/>
          <w:sz w:val="24"/>
          <w:szCs w:val="24"/>
          <w:lang w:val="en-US"/>
        </w:rPr>
        <w:t xml:space="preserve">: </w:t>
      </w:r>
    </w:p>
    <w:p w14:paraId="374EDAD4" w14:textId="51126FB7" w:rsidR="00A831AD" w:rsidRPr="00161DE9" w:rsidRDefault="00A831AD">
      <w:pPr>
        <w:spacing w:line="480" w:lineRule="auto"/>
        <w:ind w:firstLine="708"/>
        <w:jc w:val="both"/>
        <w:rPr>
          <w:rFonts w:ascii="Times New Roman" w:hAnsi="Times New Roman" w:cs="Times New Roman"/>
          <w:bCs/>
          <w:sz w:val="24"/>
          <w:szCs w:val="24"/>
          <w:lang w:val="en-US"/>
        </w:rPr>
      </w:pPr>
      <w:commentRangeStart w:id="35"/>
      <m:oMathPara>
        <m:oMath>
          <m:r>
            <w:rPr>
              <w:rFonts w:ascii="Cambria Math" w:hAnsi="Cambria Math" w:cs="Times New Roman"/>
              <w:sz w:val="24"/>
              <w:szCs w:val="24"/>
              <w:lang w:val="en-US"/>
            </w:rPr>
            <m:t xml:space="preserve">NRI= -1* </m:t>
          </m:r>
          <m:f>
            <m:fPr>
              <m:ctrlPr>
                <w:rPr>
                  <w:rFonts w:ascii="Cambria Math" w:hAnsi="Cambria Math" w:cs="Times New Roman"/>
                  <w:bCs/>
                  <w:i/>
                  <w:sz w:val="24"/>
                  <w:szCs w:val="24"/>
                  <w:lang w:val="en-US"/>
                </w:rPr>
              </m:ctrlPr>
            </m:fPr>
            <m:num>
              <m:r>
                <w:rPr>
                  <w:rFonts w:ascii="Cambria Math" w:hAnsi="Cambria Math" w:cs="Times New Roman"/>
                  <w:sz w:val="24"/>
                  <w:szCs w:val="24"/>
                  <w:lang w:val="en-US"/>
                </w:rPr>
                <m:t xml:space="preserve">mn </m:t>
              </m:r>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 xml:space="preserve">obs </m:t>
                  </m:r>
                </m:sub>
              </m:sSub>
              <m:r>
                <w:rPr>
                  <w:rFonts w:ascii="Cambria Math" w:hAnsi="Cambria Math" w:cs="Times New Roman"/>
                  <w:sz w:val="24"/>
                  <w:szCs w:val="24"/>
                  <w:lang w:val="en-US"/>
                </w:rPr>
                <m:t xml:space="preserve">- mn </m:t>
              </m:r>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num>
            <m:den>
              <m:r>
                <w:rPr>
                  <w:rFonts w:ascii="Cambria Math" w:hAnsi="Cambria Math" w:cs="Times New Roman"/>
                  <w:sz w:val="24"/>
                  <w:szCs w:val="24"/>
                  <w:lang w:val="en-US"/>
                </w:rPr>
                <m:t xml:space="preserve">sd </m:t>
              </m:r>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den>
          </m:f>
          <w:commentRangeEnd w:id="35"/>
          <m:r>
            <m:rPr>
              <m:sty m:val="p"/>
            </m:rPr>
            <w:rPr>
              <w:rStyle w:val="Refdecomentrio"/>
            </w:rPr>
            <w:commentReference w:id="35"/>
          </m:r>
        </m:oMath>
      </m:oMathPara>
    </w:p>
    <w:p w14:paraId="179EA0C7" w14:textId="5AB4D781" w:rsidR="005B5191" w:rsidRPr="00CD1E6D" w:rsidRDefault="001A4E46" w:rsidP="00CD1E6D">
      <w:pPr>
        <w:spacing w:line="480" w:lineRule="auto"/>
        <w:ind w:firstLine="0"/>
        <w:jc w:val="both"/>
        <w:rPr>
          <w:rFonts w:ascii="Times New Roman" w:eastAsiaTheme="minorHAnsi" w:hAnsi="Times New Roman" w:cs="Times New Roman"/>
          <w:sz w:val="24"/>
          <w:szCs w:val="24"/>
          <w:lang w:val="en-US" w:eastAsia="en-US"/>
        </w:rPr>
      </w:pPr>
      <w:commentRangeStart w:id="36"/>
      <w:r w:rsidRPr="00161DE9">
        <w:rPr>
          <w:rFonts w:ascii="Times New Roman" w:hAnsi="Times New Roman" w:cs="Times New Roman"/>
          <w:bCs/>
          <w:sz w:val="24"/>
          <w:szCs w:val="24"/>
          <w:lang w:val="en-US"/>
        </w:rPr>
        <w:t xml:space="preserve">Where the </w:t>
      </w:r>
      <m:oMath>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 xml:space="preserve">obs </m:t>
            </m:r>
          </m:sub>
        </m:sSub>
      </m:oMath>
      <w:r w:rsidRPr="00161DE9">
        <w:rPr>
          <w:rFonts w:ascii="Times New Roman" w:hAnsi="Times New Roman" w:cs="Times New Roman"/>
          <w:bCs/>
          <w:sz w:val="24"/>
          <w:szCs w:val="24"/>
          <w:lang w:val="en-US"/>
        </w:rPr>
        <w:t xml:space="preserve"> is the phylogenetic distance between two taxa in the phylogeny of the pool, </w:t>
      </w:r>
      <w:proofErr w:type="spellStart"/>
      <w:r w:rsidRPr="00161DE9">
        <w:rPr>
          <w:rFonts w:ascii="Times New Roman" w:hAnsi="Times New Roman" w:cs="Times New Roman"/>
          <w:bCs/>
          <w:sz w:val="24"/>
          <w:szCs w:val="24"/>
          <w:lang w:val="en-US"/>
        </w:rPr>
        <w:t>mn</w:t>
      </w:r>
      <w:proofErr w:type="spellEnd"/>
      <w:r w:rsidR="00503FBC" w:rsidRPr="00161DE9">
        <w:rPr>
          <w:rFonts w:ascii="Times New Roman" w:hAnsi="Times New Roman" w:cs="Times New Roman"/>
          <w:bCs/>
          <w:sz w:val="24"/>
          <w:szCs w:val="24"/>
          <w:lang w:val="en-US"/>
        </w:rPr>
        <w:t xml:space="preserve"> </w:t>
      </w:r>
      <m:oMath>
        <m:r>
          <w:rPr>
            <w:rFonts w:ascii="Cambria Math" w:hAnsi="Cambria Math" w:cs="Times New Roman"/>
            <w:sz w:val="24"/>
            <w:szCs w:val="24"/>
            <w:lang w:val="en-US"/>
          </w:rPr>
          <m:t>(</m:t>
        </m:r>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 xml:space="preserve">obs </m:t>
            </m:r>
          </m:sub>
        </m:sSub>
        <m:r>
          <w:rPr>
            <w:rFonts w:ascii="Cambria Math" w:hAnsi="Cambria Math" w:cs="Times New Roman"/>
            <w:sz w:val="24"/>
            <w:szCs w:val="24"/>
            <w:lang w:val="en-US"/>
          </w:rPr>
          <m:t>)</m:t>
        </m:r>
      </m:oMath>
      <w:r w:rsidR="00503FBC" w:rsidRPr="00161DE9">
        <w:rPr>
          <w:rFonts w:ascii="Times New Roman" w:hAnsi="Times New Roman" w:cs="Times New Roman"/>
          <w:bCs/>
          <w:sz w:val="24"/>
          <w:szCs w:val="24"/>
          <w:lang w:val="en-US"/>
        </w:rPr>
        <w:t xml:space="preserve"> is the mean of all possible pairs </w:t>
      </w:r>
      <w:r w:rsidR="00503FBC" w:rsidRPr="00CD1E6D">
        <w:rPr>
          <w:rFonts w:ascii="Times New Roman" w:hAnsi="Times New Roman" w:cs="Times New Roman"/>
          <w:bCs/>
          <w:i/>
          <w:sz w:val="24"/>
          <w:szCs w:val="24"/>
          <w:lang w:val="en-US"/>
        </w:rPr>
        <w:t xml:space="preserve">N </w:t>
      </w:r>
      <w:r w:rsidR="00503FBC" w:rsidRPr="00026EA4">
        <w:rPr>
          <w:rFonts w:ascii="Times New Roman" w:hAnsi="Times New Roman" w:cs="Times New Roman"/>
          <w:bCs/>
          <w:sz w:val="24"/>
          <w:szCs w:val="24"/>
          <w:lang w:val="en-US"/>
        </w:rPr>
        <w:t>taxa</w:t>
      </w:r>
      <w:r w:rsidR="00503FBC" w:rsidRPr="00CD1E6D">
        <w:rPr>
          <w:rFonts w:ascii="Times New Roman" w:hAnsi="Times New Roman" w:cs="Times New Roman"/>
          <w:bCs/>
          <w:i/>
          <w:sz w:val="24"/>
          <w:szCs w:val="24"/>
          <w:lang w:val="en-US"/>
        </w:rPr>
        <w:t xml:space="preserve">, </w:t>
      </w:r>
      <m:oMath>
        <m:r>
          <w:rPr>
            <w:rFonts w:ascii="Cambria Math" w:hAnsi="Cambria Math" w:cs="Times New Roman"/>
            <w:sz w:val="24"/>
            <w:szCs w:val="24"/>
            <w:lang w:val="en-US"/>
          </w:rPr>
          <m:t xml:space="preserve">mn </m:t>
        </m:r>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oMath>
      <w:r w:rsidR="00503FBC" w:rsidRPr="00161DE9">
        <w:rPr>
          <w:rFonts w:ascii="Times New Roman" w:hAnsi="Times New Roman" w:cs="Times New Roman"/>
          <w:bCs/>
          <w:i/>
          <w:sz w:val="24"/>
          <w:szCs w:val="24"/>
          <w:lang w:val="en-US"/>
        </w:rPr>
        <w:t xml:space="preserve"> </w:t>
      </w:r>
      <w:r w:rsidR="00503FBC" w:rsidRPr="00CD1E6D">
        <w:rPr>
          <w:rFonts w:ascii="Times New Roman" w:hAnsi="Times New Roman" w:cs="Times New Roman"/>
          <w:bCs/>
          <w:sz w:val="24"/>
          <w:szCs w:val="24"/>
          <w:lang w:val="en-US"/>
        </w:rPr>
        <w:t>and</w:t>
      </w:r>
      <w:r w:rsidR="00503FBC" w:rsidRPr="00161DE9">
        <w:rPr>
          <w:rFonts w:ascii="Times New Roman" w:hAnsi="Times New Roman" w:cs="Times New Roman"/>
          <w:bCs/>
          <w:i/>
          <w:sz w:val="24"/>
          <w:szCs w:val="24"/>
          <w:lang w:val="en-US"/>
        </w:rPr>
        <w:t xml:space="preserve"> </w:t>
      </w:r>
      <m:oMath>
        <m:r>
          <w:rPr>
            <w:rFonts w:ascii="Cambria Math" w:hAnsi="Cambria Math" w:cs="Times New Roman"/>
            <w:sz w:val="24"/>
            <w:szCs w:val="24"/>
            <w:lang w:val="en-US"/>
          </w:rPr>
          <m:t xml:space="preserve">sd </m:t>
        </m:r>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oMath>
      <w:r w:rsidR="005E0842">
        <w:rPr>
          <w:rFonts w:ascii="Times New Roman" w:hAnsi="Times New Roman" w:cs="Times New Roman"/>
          <w:bCs/>
          <w:i/>
          <w:sz w:val="24"/>
          <w:szCs w:val="24"/>
          <w:lang w:val="en-US"/>
        </w:rPr>
        <w:t xml:space="preserve"> </w:t>
      </w:r>
      <w:r w:rsidR="00503FBC" w:rsidRPr="00CD1E6D">
        <w:rPr>
          <w:rFonts w:ascii="Times New Roman" w:eastAsiaTheme="minorHAnsi" w:hAnsi="Times New Roman" w:cs="Times New Roman"/>
          <w:sz w:val="24"/>
          <w:szCs w:val="24"/>
          <w:lang w:val="en-US" w:eastAsia="en-US"/>
        </w:rPr>
        <w:t xml:space="preserve">are the mean and standard deviation expected for </w:t>
      </w:r>
      <w:r w:rsidR="005E0842">
        <w:rPr>
          <w:rFonts w:ascii="Times New Roman" w:eastAsiaTheme="minorHAnsi" w:hAnsi="Times New Roman" w:cs="Times New Roman"/>
          <w:i/>
          <w:iCs/>
          <w:sz w:val="24"/>
          <w:szCs w:val="24"/>
          <w:lang w:val="en-US" w:eastAsia="en-US"/>
        </w:rPr>
        <w:t>N</w:t>
      </w:r>
      <w:r w:rsidR="00503FBC" w:rsidRPr="00CD1E6D">
        <w:rPr>
          <w:rFonts w:ascii="Times New Roman" w:eastAsiaTheme="minorHAnsi" w:hAnsi="Times New Roman" w:cs="Times New Roman"/>
          <w:i/>
          <w:iCs/>
          <w:sz w:val="24"/>
          <w:szCs w:val="24"/>
          <w:lang w:val="en-US" w:eastAsia="en-US"/>
        </w:rPr>
        <w:t xml:space="preserve"> </w:t>
      </w:r>
      <w:r w:rsidR="00503FBC" w:rsidRPr="00CD1E6D">
        <w:rPr>
          <w:rFonts w:ascii="Times New Roman" w:eastAsiaTheme="minorHAnsi" w:hAnsi="Times New Roman" w:cs="Times New Roman"/>
          <w:sz w:val="24"/>
          <w:szCs w:val="24"/>
          <w:lang w:val="en-US" w:eastAsia="en-US"/>
        </w:rPr>
        <w:t>taxa randomly distributed on the phylogeny of the pool</w:t>
      </w:r>
      <w:r w:rsidR="00801638">
        <w:rPr>
          <w:rFonts w:ascii="Times New Roman" w:eastAsiaTheme="minorHAnsi" w:hAnsi="Times New Roman" w:cs="Times New Roman"/>
          <w:sz w:val="24"/>
          <w:szCs w:val="24"/>
          <w:lang w:val="en-US" w:eastAsia="en-US"/>
        </w:rPr>
        <w:t xml:space="preserve"> </w:t>
      </w:r>
      <w:r w:rsidR="00386D86" w:rsidRPr="00161DE9">
        <w:rPr>
          <w:rFonts w:ascii="Times New Roman" w:hAnsi="Times New Roman" w:cs="Times New Roman"/>
          <w:bCs/>
          <w:sz w:val="24"/>
          <w:szCs w:val="24"/>
          <w:lang w:val="en-US"/>
        </w:rPr>
        <w:fldChar w:fldCharType="begin" w:fldLock="1"/>
      </w:r>
      <w:r w:rsidR="001B0A2D" w:rsidRPr="00CD1E6D">
        <w:rPr>
          <w:rFonts w:ascii="Times New Roman" w:hAnsi="Times New Roman" w:cs="Times New Roman"/>
          <w:bCs/>
          <w:sz w:val="24"/>
          <w:szCs w:val="24"/>
          <w:lang w:val="en-US"/>
        </w:rPr>
        <w:instrText>ADDIN CSL_CITATION {"citationItems":[{"id":"ITEM-1","itemData":{"DOI":"10.1146/annurev.ecolsys.33.010802.150448","ISSN":"0066-4162","abstract":"As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Systematics","id":"ITEM-1","issue":"1","issued":{"date-parts":[["2002"]]},"page":"475-505","title":"Phylogenies and Community Ecology","type":"article-journal","volume":"33"},"uris":["http://www.mendeley.com/documents/?uuid=a24918e9-ef44-4085-af87-6c1d3aecdced"]}],"mendeley":{"formattedCitation":"(Webb &lt;i&gt;et al.&lt;/i&gt; 2002)","plainTextFormattedCitation":"(Webb et al. 2002)","previouslyFormattedCitation":"(Webb &lt;i&gt;et al.&lt;/i&gt; 2002)"},"properties":{"noteIndex":0},"schema":"https://github.com/citation-style-language/schema/raw/master/csl-citation.json"}</w:instrText>
      </w:r>
      <w:r w:rsidR="00386D86" w:rsidRPr="00161DE9">
        <w:rPr>
          <w:rFonts w:ascii="Times New Roman" w:hAnsi="Times New Roman" w:cs="Times New Roman"/>
          <w:bCs/>
          <w:sz w:val="24"/>
          <w:szCs w:val="24"/>
          <w:lang w:val="en-US"/>
        </w:rPr>
        <w:fldChar w:fldCharType="separate"/>
      </w:r>
      <w:r w:rsidR="00386D86" w:rsidRPr="00161DE9">
        <w:rPr>
          <w:rFonts w:ascii="Times New Roman" w:hAnsi="Times New Roman" w:cs="Times New Roman"/>
          <w:bCs/>
          <w:noProof/>
          <w:sz w:val="24"/>
          <w:szCs w:val="24"/>
          <w:lang w:val="en-US"/>
        </w:rPr>
        <w:t xml:space="preserve">(Webb </w:t>
      </w:r>
      <w:r w:rsidR="00386D86" w:rsidRPr="00161DE9">
        <w:rPr>
          <w:rFonts w:ascii="Times New Roman" w:hAnsi="Times New Roman" w:cs="Times New Roman"/>
          <w:bCs/>
          <w:i/>
          <w:noProof/>
          <w:sz w:val="24"/>
          <w:szCs w:val="24"/>
          <w:lang w:val="en-US"/>
        </w:rPr>
        <w:t>et al.</w:t>
      </w:r>
      <w:r w:rsidR="00386D86" w:rsidRPr="00E21AFE">
        <w:rPr>
          <w:rFonts w:ascii="Times New Roman" w:hAnsi="Times New Roman" w:cs="Times New Roman"/>
          <w:bCs/>
          <w:noProof/>
          <w:sz w:val="24"/>
          <w:szCs w:val="24"/>
          <w:lang w:val="en-US"/>
        </w:rPr>
        <w:t xml:space="preserve"> 2002)</w:t>
      </w:r>
      <w:r w:rsidR="00386D86" w:rsidRPr="00161DE9">
        <w:rPr>
          <w:rFonts w:ascii="Times New Roman" w:hAnsi="Times New Roman" w:cs="Times New Roman"/>
          <w:bCs/>
          <w:sz w:val="24"/>
          <w:szCs w:val="24"/>
          <w:lang w:val="en-US"/>
        </w:rPr>
        <w:fldChar w:fldCharType="end"/>
      </w:r>
      <w:commentRangeEnd w:id="36"/>
      <w:r w:rsidR="00A026DD">
        <w:rPr>
          <w:rStyle w:val="Refdecomentrio"/>
        </w:rPr>
        <w:commentReference w:id="36"/>
      </w:r>
      <w:r w:rsidR="00B8296A" w:rsidRPr="00161DE9">
        <w:rPr>
          <w:rFonts w:ascii="Times New Roman" w:hAnsi="Times New Roman" w:cs="Times New Roman"/>
          <w:bCs/>
          <w:sz w:val="24"/>
          <w:szCs w:val="24"/>
          <w:lang w:val="en-US"/>
        </w:rPr>
        <w:t xml:space="preserve">. </w:t>
      </w:r>
      <w:r w:rsidR="003F6203" w:rsidRPr="00161DE9">
        <w:rPr>
          <w:rFonts w:ascii="Times New Roman" w:hAnsi="Times New Roman" w:cs="Times New Roman"/>
          <w:bCs/>
          <w:sz w:val="24"/>
          <w:szCs w:val="24"/>
          <w:lang w:val="en-US"/>
        </w:rPr>
        <w:t xml:space="preserve">We </w:t>
      </w:r>
      <w:r w:rsidR="00386D86" w:rsidRPr="00161DE9">
        <w:rPr>
          <w:rFonts w:ascii="Times New Roman" w:hAnsi="Times New Roman" w:cs="Times New Roman"/>
          <w:bCs/>
          <w:sz w:val="24"/>
          <w:szCs w:val="24"/>
          <w:lang w:val="en-US"/>
        </w:rPr>
        <w:t>randomiz</w:t>
      </w:r>
      <w:r w:rsidR="008265D8" w:rsidRPr="00E21AFE">
        <w:rPr>
          <w:rFonts w:ascii="Times New Roman" w:hAnsi="Times New Roman" w:cs="Times New Roman"/>
          <w:bCs/>
          <w:sz w:val="24"/>
          <w:szCs w:val="24"/>
          <w:lang w:val="en-US"/>
        </w:rPr>
        <w:t>ed</w:t>
      </w:r>
      <w:r w:rsidR="00386D86" w:rsidRPr="00E21AFE">
        <w:rPr>
          <w:rFonts w:ascii="Times New Roman" w:hAnsi="Times New Roman" w:cs="Times New Roman"/>
          <w:bCs/>
          <w:sz w:val="24"/>
          <w:szCs w:val="24"/>
          <w:lang w:val="en-US"/>
        </w:rPr>
        <w:t xml:space="preserve"> </w:t>
      </w:r>
      <w:r w:rsidR="001B0A2D" w:rsidRPr="000A13FB">
        <w:rPr>
          <w:rFonts w:ascii="Times New Roman" w:hAnsi="Times New Roman" w:cs="Times New Roman"/>
          <w:bCs/>
          <w:sz w:val="24"/>
          <w:szCs w:val="24"/>
          <w:lang w:val="en-US"/>
        </w:rPr>
        <w:t xml:space="preserve">species identities 999 times and </w:t>
      </w:r>
      <w:r w:rsidR="003F6203" w:rsidRPr="000A13FB">
        <w:rPr>
          <w:rFonts w:ascii="Times New Roman" w:hAnsi="Times New Roman" w:cs="Times New Roman"/>
          <w:bCs/>
          <w:sz w:val="24"/>
          <w:szCs w:val="24"/>
          <w:lang w:val="en-US"/>
        </w:rPr>
        <w:t xml:space="preserve">using the R function </w:t>
      </w:r>
      <w:proofErr w:type="spellStart"/>
      <w:r w:rsidR="003F6203" w:rsidRPr="000A13FB">
        <w:rPr>
          <w:rFonts w:ascii="Times New Roman" w:hAnsi="Times New Roman" w:cs="Times New Roman"/>
          <w:bCs/>
          <w:sz w:val="24"/>
          <w:szCs w:val="24"/>
          <w:lang w:val="en-US"/>
        </w:rPr>
        <w:t>ses.mpd</w:t>
      </w:r>
      <w:proofErr w:type="spellEnd"/>
      <w:r w:rsidR="003F6203" w:rsidRPr="000A13FB">
        <w:rPr>
          <w:rFonts w:ascii="Times New Roman" w:hAnsi="Times New Roman" w:cs="Times New Roman"/>
          <w:bCs/>
          <w:sz w:val="24"/>
          <w:szCs w:val="24"/>
          <w:lang w:val="en-US"/>
        </w:rPr>
        <w:t xml:space="preserve"> in the package </w:t>
      </w:r>
      <w:r w:rsidR="008265D8" w:rsidRPr="00CD1E6D">
        <w:rPr>
          <w:rFonts w:ascii="Times New Roman" w:hAnsi="Times New Roman" w:cs="Times New Roman"/>
          <w:bCs/>
          <w:i/>
          <w:sz w:val="24"/>
          <w:szCs w:val="24"/>
          <w:lang w:val="en-US"/>
        </w:rPr>
        <w:t>picante</w:t>
      </w:r>
      <w:r w:rsidR="008265D8" w:rsidRPr="00161DE9">
        <w:rPr>
          <w:rFonts w:ascii="Times New Roman" w:hAnsi="Times New Roman" w:cs="Times New Roman"/>
          <w:bCs/>
          <w:sz w:val="24"/>
          <w:szCs w:val="24"/>
          <w:lang w:val="en-US"/>
        </w:rPr>
        <w:t xml:space="preserve"> </w:t>
      </w:r>
      <w:r w:rsidR="003F6203" w:rsidRPr="00161DE9">
        <w:rPr>
          <w:rFonts w:ascii="Times New Roman" w:hAnsi="Times New Roman" w:cs="Times New Roman"/>
          <w:bCs/>
          <w:sz w:val="24"/>
          <w:szCs w:val="24"/>
          <w:lang w:val="en-US"/>
        </w:rPr>
        <w:fldChar w:fldCharType="begin" w:fldLock="1"/>
      </w:r>
      <w:r w:rsidR="00BF6E5A" w:rsidRPr="00CD1E6D">
        <w:rPr>
          <w:rFonts w:ascii="Times New Roman" w:hAnsi="Times New Roman" w:cs="Times New Roman"/>
          <w:bCs/>
          <w:sz w:val="24"/>
          <w:szCs w:val="24"/>
          <w:lang w:val="en-US"/>
        </w:rPr>
        <w:instrText>ADDIN CSL_CITATION {"citationItems":[{"id":"ITEM-1","itemData":{"DOI":"10.1093/bioinformatics/btq166","ISSN":"13674803","abstract":"SUMMARY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 AVAILABILITY Picante is a package for the R statistical language and environment written in R and C, released under a GPL v2 open-source license, and freely available on the web (http://picante.r-forge.r-project.org) and from CRAN (http://cran.r-project.org).","author":[{"dropping-particle":"","family":"Kembel","given":"Steven W.","non-dropping-particle":"","parse-names":false,"suffix":""},{"dropping-particle":"","family":"Cowan","given":"Peter D.","non-dropping-particle":"","parse-names":false,"suffix":""},{"dropping-particle":"","family":"Helmus","given":"Matthew R.","non-dropping-particle":"","parse-names":false,"suffix":""},{"dropping-particle":"","family":"Cornwell","given":"William K.","non-dropping-particle":"","parse-names":false,"suffix":""},{"dropping-particle":"","family":"Morlon","given":"Helene","non-dropping-particle":"","parse-names":false,"suffix":""},{"dropping-particle":"","family":"Ackerly","given":"David D.","non-dropping-particle":"","parse-names":false,"suffix":""},{"dropping-particle":"","family":"Blomberg","given":"Simon P.","non-dropping-particle":"","parse-names":false,"suffix":""},{"dropping-particle":"","family":"Webb","given":"Campbell O.","non-dropping-particle":"","parse-names":false,"suffix":""}],"container-title":"Bioinformatics","id":"ITEM-1","issue":"11","issued":{"date-parts":[["2010"]]},"page":"1463-1464","title":"Picante: R tools for integrating phylogenies and ecology","type":"article-journal","volume":"26"},"uris":["http://www.mendeley.com/documents/?uuid=5ea6a9c3-06a7-47be-9fe4-8bfd36d2b493"]}],"mendeley":{"formattedCitation":"(Kembel &lt;i&gt;et al.&lt;/i&gt; 2010)","plainTextFormattedCitation":"(Kembel et al. 2010)","previouslyFormattedCitation":"(Kembel &lt;i&gt;et al.&lt;/i&gt; 2010)"},"properties":{"noteIndex":0},"schema":"https://github.com/citation-style-language/schema/raw/master/csl-citation.json"}</w:instrText>
      </w:r>
      <w:r w:rsidR="003F6203" w:rsidRPr="00161DE9">
        <w:rPr>
          <w:rFonts w:ascii="Times New Roman" w:hAnsi="Times New Roman" w:cs="Times New Roman"/>
          <w:bCs/>
          <w:sz w:val="24"/>
          <w:szCs w:val="24"/>
          <w:lang w:val="en-US"/>
        </w:rPr>
        <w:fldChar w:fldCharType="separate"/>
      </w:r>
      <w:r w:rsidR="003F6203" w:rsidRPr="00161DE9">
        <w:rPr>
          <w:rFonts w:ascii="Times New Roman" w:hAnsi="Times New Roman" w:cs="Times New Roman"/>
          <w:bCs/>
          <w:noProof/>
          <w:sz w:val="24"/>
          <w:szCs w:val="24"/>
          <w:lang w:val="en-US"/>
        </w:rPr>
        <w:t xml:space="preserve">(Kembel </w:t>
      </w:r>
      <w:r w:rsidR="003F6203" w:rsidRPr="00161DE9">
        <w:rPr>
          <w:rFonts w:ascii="Times New Roman" w:hAnsi="Times New Roman" w:cs="Times New Roman"/>
          <w:bCs/>
          <w:i/>
          <w:noProof/>
          <w:sz w:val="24"/>
          <w:szCs w:val="24"/>
          <w:lang w:val="en-US"/>
        </w:rPr>
        <w:t>et al.</w:t>
      </w:r>
      <w:r w:rsidR="003F6203" w:rsidRPr="00E21AFE">
        <w:rPr>
          <w:rFonts w:ascii="Times New Roman" w:hAnsi="Times New Roman" w:cs="Times New Roman"/>
          <w:bCs/>
          <w:noProof/>
          <w:sz w:val="24"/>
          <w:szCs w:val="24"/>
          <w:lang w:val="en-US"/>
        </w:rPr>
        <w:t xml:space="preserve"> 2010)</w:t>
      </w:r>
      <w:r w:rsidR="003F6203" w:rsidRPr="00161DE9">
        <w:rPr>
          <w:rFonts w:ascii="Times New Roman" w:hAnsi="Times New Roman" w:cs="Times New Roman"/>
          <w:bCs/>
          <w:sz w:val="24"/>
          <w:szCs w:val="24"/>
          <w:lang w:val="en-US"/>
        </w:rPr>
        <w:fldChar w:fldCharType="end"/>
      </w:r>
      <w:r w:rsidR="003F6203" w:rsidRPr="00161DE9">
        <w:rPr>
          <w:rFonts w:ascii="Times New Roman" w:hAnsi="Times New Roman" w:cs="Times New Roman"/>
          <w:bCs/>
          <w:sz w:val="24"/>
          <w:szCs w:val="24"/>
          <w:lang w:val="en-US"/>
        </w:rPr>
        <w:t xml:space="preserve"> we calculated the z-values of mean pairwise distance and then we multiplicity these values by -1 to turn them into NRI values. </w:t>
      </w:r>
      <w:commentRangeStart w:id="37"/>
      <w:r w:rsidR="003F6203" w:rsidRPr="00161DE9">
        <w:rPr>
          <w:rFonts w:ascii="Times New Roman" w:hAnsi="Times New Roman" w:cs="Times New Roman"/>
          <w:bCs/>
          <w:sz w:val="24"/>
          <w:szCs w:val="24"/>
          <w:lang w:val="en-US"/>
        </w:rPr>
        <w:t xml:space="preserve">So, </w:t>
      </w:r>
      <w:r w:rsidR="001B0A2D" w:rsidRPr="00161DE9">
        <w:rPr>
          <w:rFonts w:ascii="Times New Roman" w:hAnsi="Times New Roman" w:cs="Times New Roman"/>
          <w:bCs/>
          <w:sz w:val="24"/>
          <w:szCs w:val="24"/>
          <w:lang w:val="en-US"/>
        </w:rPr>
        <w:t>we obtained values of NRI that indicate the degree of phylogenetic clustering or dispersion in the assemblages</w:t>
      </w:r>
      <w:commentRangeEnd w:id="37"/>
      <w:r w:rsidR="00F4303F">
        <w:rPr>
          <w:rStyle w:val="Refdecomentrio"/>
        </w:rPr>
        <w:commentReference w:id="37"/>
      </w:r>
      <w:r w:rsidR="001B0A2D" w:rsidRPr="00161DE9">
        <w:rPr>
          <w:rFonts w:ascii="Times New Roman" w:hAnsi="Times New Roman" w:cs="Times New Roman"/>
          <w:bCs/>
          <w:sz w:val="24"/>
          <w:szCs w:val="24"/>
          <w:lang w:val="en-US"/>
        </w:rPr>
        <w:t xml:space="preserve">. </w:t>
      </w:r>
      <w:commentRangeStart w:id="38"/>
      <w:r w:rsidR="003F6203" w:rsidRPr="00E21AFE">
        <w:rPr>
          <w:rFonts w:ascii="Times New Roman" w:hAnsi="Times New Roman" w:cs="Times New Roman"/>
          <w:bCs/>
          <w:sz w:val="24"/>
          <w:szCs w:val="24"/>
          <w:lang w:val="en-US"/>
        </w:rPr>
        <w:t>W</w:t>
      </w:r>
      <w:r w:rsidR="00DD74CD" w:rsidRPr="00E21AFE">
        <w:rPr>
          <w:rFonts w:ascii="Times New Roman" w:hAnsi="Times New Roman" w:cs="Times New Roman"/>
          <w:bCs/>
          <w:sz w:val="24"/>
          <w:szCs w:val="24"/>
          <w:lang w:val="en-US"/>
        </w:rPr>
        <w:t xml:space="preserve">e </w:t>
      </w:r>
      <w:r w:rsidR="007331C8" w:rsidRPr="00E21AFE">
        <w:rPr>
          <w:rFonts w:ascii="Times New Roman" w:hAnsi="Times New Roman" w:cs="Times New Roman"/>
          <w:bCs/>
          <w:sz w:val="24"/>
          <w:szCs w:val="24"/>
          <w:lang w:val="en-US"/>
        </w:rPr>
        <w:t xml:space="preserve">used </w:t>
      </w:r>
      <w:r w:rsidR="00DD74CD" w:rsidRPr="008947B4">
        <w:rPr>
          <w:rFonts w:ascii="Times New Roman" w:hAnsi="Times New Roman" w:cs="Times New Roman"/>
          <w:bCs/>
          <w:sz w:val="24"/>
          <w:szCs w:val="24"/>
          <w:lang w:val="en-US"/>
        </w:rPr>
        <w:t>the</w:t>
      </w:r>
      <w:r w:rsidR="003F6203" w:rsidRPr="000A13FB">
        <w:rPr>
          <w:rFonts w:ascii="Times New Roman" w:hAnsi="Times New Roman" w:cs="Times New Roman"/>
          <w:bCs/>
          <w:sz w:val="24"/>
          <w:szCs w:val="24"/>
          <w:lang w:val="en-US"/>
        </w:rPr>
        <w:t>se</w:t>
      </w:r>
      <w:r w:rsidR="00DD74CD" w:rsidRPr="000A13FB">
        <w:rPr>
          <w:rFonts w:ascii="Times New Roman" w:hAnsi="Times New Roman" w:cs="Times New Roman"/>
          <w:bCs/>
          <w:sz w:val="24"/>
          <w:szCs w:val="24"/>
          <w:lang w:val="en-US"/>
        </w:rPr>
        <w:t xml:space="preserve"> value</w:t>
      </w:r>
      <w:r w:rsidR="003F6203" w:rsidRPr="000A13FB">
        <w:rPr>
          <w:rFonts w:ascii="Times New Roman" w:hAnsi="Times New Roman" w:cs="Times New Roman"/>
          <w:bCs/>
          <w:sz w:val="24"/>
          <w:szCs w:val="24"/>
          <w:lang w:val="en-US"/>
        </w:rPr>
        <w:t>s</w:t>
      </w:r>
      <w:r w:rsidR="00DD74CD" w:rsidRPr="0036116C">
        <w:rPr>
          <w:rFonts w:ascii="Times New Roman" w:hAnsi="Times New Roman" w:cs="Times New Roman"/>
          <w:bCs/>
          <w:sz w:val="24"/>
          <w:szCs w:val="24"/>
          <w:lang w:val="en-US"/>
        </w:rPr>
        <w:t xml:space="preserve"> of NRI of each assemblage with the associated latitude of the same</w:t>
      </w:r>
      <w:r w:rsidR="005B5191" w:rsidRPr="0036116C">
        <w:rPr>
          <w:rFonts w:ascii="Times New Roman" w:hAnsi="Times New Roman" w:cs="Times New Roman"/>
          <w:bCs/>
          <w:sz w:val="24"/>
          <w:szCs w:val="24"/>
          <w:lang w:val="en-US"/>
        </w:rPr>
        <w:t xml:space="preserve"> assemblage and then compare the values with other cells</w:t>
      </w:r>
      <w:commentRangeEnd w:id="38"/>
      <w:r w:rsidR="00F4303F">
        <w:rPr>
          <w:rStyle w:val="Refdecomentrio"/>
        </w:rPr>
        <w:commentReference w:id="38"/>
      </w:r>
      <w:r w:rsidR="00B8296A" w:rsidRPr="0036116C">
        <w:rPr>
          <w:rFonts w:ascii="Times New Roman" w:hAnsi="Times New Roman" w:cs="Times New Roman"/>
          <w:bCs/>
          <w:sz w:val="24"/>
          <w:szCs w:val="24"/>
          <w:lang w:val="en-US"/>
        </w:rPr>
        <w:t>.</w:t>
      </w:r>
      <w:del w:id="39" w:author="Gabriel Nakamura" w:date="2019-07-22T16:49:00Z">
        <w:r w:rsidR="00B8296A" w:rsidRPr="0036116C" w:rsidDel="009F3503">
          <w:rPr>
            <w:rFonts w:ascii="Times New Roman" w:hAnsi="Times New Roman" w:cs="Times New Roman"/>
            <w:bCs/>
            <w:sz w:val="24"/>
            <w:szCs w:val="24"/>
            <w:lang w:val="en-US"/>
          </w:rPr>
          <w:delText xml:space="preserve"> </w:delText>
        </w:r>
        <w:r w:rsidR="005B5191" w:rsidRPr="00722A80" w:rsidDel="009F3503">
          <w:rPr>
            <w:rFonts w:ascii="Times New Roman" w:hAnsi="Times New Roman" w:cs="Times New Roman"/>
            <w:bCs/>
            <w:sz w:val="24"/>
            <w:szCs w:val="24"/>
            <w:lang w:val="en-US"/>
          </w:rPr>
          <w:delText xml:space="preserve"> </w:delText>
        </w:r>
      </w:del>
    </w:p>
    <w:p w14:paraId="3B8AC16B" w14:textId="77777777" w:rsidR="00E2151A" w:rsidRDefault="00E2151A">
      <w:pPr>
        <w:tabs>
          <w:tab w:val="center" w:pos="4606"/>
        </w:tabs>
        <w:spacing w:line="480" w:lineRule="auto"/>
        <w:ind w:firstLine="0"/>
        <w:jc w:val="both"/>
        <w:rPr>
          <w:rFonts w:ascii="Times New Roman" w:hAnsi="Times New Roman"/>
          <w:b/>
          <w:i/>
          <w:sz w:val="24"/>
          <w:szCs w:val="24"/>
          <w:lang w:val="en-US"/>
        </w:rPr>
        <w:pPrChange w:id="40" w:author="Gabriel Nakamura" w:date="2019-07-22T16:50:00Z">
          <w:pPr>
            <w:tabs>
              <w:tab w:val="center" w:pos="4606"/>
            </w:tabs>
            <w:spacing w:line="480" w:lineRule="auto"/>
            <w:jc w:val="both"/>
          </w:pPr>
        </w:pPrChange>
      </w:pPr>
      <w:r>
        <w:rPr>
          <w:rFonts w:ascii="Times New Roman" w:hAnsi="Times New Roman"/>
          <w:b/>
          <w:i/>
          <w:sz w:val="24"/>
          <w:szCs w:val="24"/>
          <w:lang w:val="en-US"/>
        </w:rPr>
        <w:t xml:space="preserve">Calculating </w:t>
      </w:r>
      <w:r w:rsidR="00DB060C">
        <w:rPr>
          <w:rFonts w:ascii="Times New Roman" w:hAnsi="Times New Roman"/>
          <w:b/>
          <w:i/>
          <w:sz w:val="24"/>
          <w:szCs w:val="24"/>
          <w:lang w:val="en-US"/>
        </w:rPr>
        <w:t xml:space="preserve">the </w:t>
      </w:r>
      <w:r w:rsidR="00A558EC">
        <w:rPr>
          <w:rFonts w:ascii="Times New Roman" w:hAnsi="Times New Roman"/>
          <w:b/>
          <w:i/>
          <w:sz w:val="24"/>
          <w:szCs w:val="24"/>
          <w:lang w:val="en-US"/>
        </w:rPr>
        <w:t>age of the assemblage</w:t>
      </w:r>
      <w:r w:rsidR="00DB060C">
        <w:rPr>
          <w:rFonts w:ascii="Times New Roman" w:hAnsi="Times New Roman"/>
          <w:b/>
          <w:i/>
          <w:sz w:val="24"/>
          <w:szCs w:val="24"/>
          <w:lang w:val="en-US"/>
        </w:rPr>
        <w:t xml:space="preserve"> </w:t>
      </w:r>
      <w:r w:rsidR="00DB060C">
        <w:rPr>
          <w:rFonts w:ascii="Times New Roman" w:hAnsi="Times New Roman"/>
          <w:b/>
          <w:i/>
          <w:sz w:val="24"/>
          <w:szCs w:val="24"/>
          <w:lang w:val="en-US"/>
        </w:rPr>
        <w:tab/>
      </w:r>
    </w:p>
    <w:p w14:paraId="552AF884" w14:textId="39ED5DEC" w:rsidR="00525A2F" w:rsidRDefault="00A558EC" w:rsidP="00A558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firstLine="0"/>
        <w:jc w:val="both"/>
        <w:rPr>
          <w:rFonts w:ascii="Times New Roman" w:hAnsi="Times New Roman"/>
          <w:sz w:val="24"/>
          <w:szCs w:val="24"/>
          <w:lang w:val="en-US"/>
        </w:rPr>
      </w:pPr>
      <w:r>
        <w:rPr>
          <w:rFonts w:ascii="Times New Roman" w:eastAsiaTheme="minorHAnsi" w:hAnsi="Times New Roman" w:cs="Times New Roman"/>
          <w:sz w:val="24"/>
          <w:szCs w:val="24"/>
          <w:lang w:val="en-US" w:eastAsia="en-US"/>
        </w:rPr>
        <w:tab/>
        <w:t>To obtain the age of the assembl</w:t>
      </w:r>
      <w:r w:rsidR="003D77E9">
        <w:rPr>
          <w:rFonts w:ascii="Times New Roman" w:eastAsiaTheme="minorHAnsi" w:hAnsi="Times New Roman" w:cs="Times New Roman"/>
          <w:sz w:val="24"/>
          <w:szCs w:val="24"/>
          <w:lang w:val="en-US" w:eastAsia="en-US"/>
        </w:rPr>
        <w:t>age</w:t>
      </w:r>
      <w:r>
        <w:rPr>
          <w:rFonts w:ascii="Times New Roman" w:eastAsiaTheme="minorHAnsi" w:hAnsi="Times New Roman" w:cs="Times New Roman"/>
          <w:sz w:val="24"/>
          <w:szCs w:val="24"/>
          <w:lang w:val="en-US" w:eastAsia="en-US"/>
        </w:rPr>
        <w:t xml:space="preserve"> we merge the </w:t>
      </w:r>
      <w:commentRangeStart w:id="41"/>
      <w:r>
        <w:rPr>
          <w:rFonts w:ascii="Times New Roman" w:eastAsiaTheme="minorHAnsi" w:hAnsi="Times New Roman" w:cs="Times New Roman"/>
          <w:sz w:val="24"/>
          <w:szCs w:val="24"/>
          <w:lang w:val="en-US" w:eastAsia="en-US"/>
        </w:rPr>
        <w:t>calculation of when the ancestor arrived in the biome with information obtained through the present composition of each assemblage</w:t>
      </w:r>
      <w:commentRangeEnd w:id="41"/>
      <w:r w:rsidR="00827704">
        <w:rPr>
          <w:rStyle w:val="Refdecomentrio"/>
        </w:rPr>
        <w:commentReference w:id="41"/>
      </w:r>
      <w:r>
        <w:rPr>
          <w:rFonts w:ascii="Times New Roman" w:eastAsiaTheme="minorHAnsi" w:hAnsi="Times New Roman" w:cs="Times New Roman"/>
          <w:sz w:val="24"/>
          <w:szCs w:val="24"/>
          <w:lang w:val="en-US" w:eastAsia="en-US"/>
        </w:rPr>
        <w:t xml:space="preserve">. Basically, our method requires 1) the </w:t>
      </w:r>
      <w:commentRangeStart w:id="42"/>
      <w:r>
        <w:rPr>
          <w:rFonts w:ascii="Times New Roman" w:eastAsiaTheme="minorHAnsi" w:hAnsi="Times New Roman" w:cs="Times New Roman"/>
          <w:sz w:val="24"/>
          <w:szCs w:val="24"/>
          <w:lang w:val="en-US" w:eastAsia="en-US"/>
        </w:rPr>
        <w:t xml:space="preserve">ancestral range estimation </w:t>
      </w:r>
      <w:commentRangeEnd w:id="42"/>
      <w:r w:rsidR="00827704">
        <w:rPr>
          <w:rStyle w:val="Refdecomentrio"/>
        </w:rPr>
        <w:commentReference w:id="42"/>
      </w:r>
      <w:r>
        <w:rPr>
          <w:rFonts w:ascii="Times New Roman" w:eastAsiaTheme="minorHAnsi" w:hAnsi="Times New Roman" w:cs="Times New Roman"/>
          <w:sz w:val="24"/>
          <w:szCs w:val="24"/>
          <w:lang w:val="en-US" w:eastAsia="en-US"/>
        </w:rPr>
        <w:t>for each ancestral</w:t>
      </w:r>
      <w:r w:rsidR="00DF486E">
        <w:rPr>
          <w:rFonts w:ascii="Times New Roman" w:eastAsiaTheme="minorHAnsi" w:hAnsi="Times New Roman" w:cs="Times New Roman"/>
          <w:sz w:val="24"/>
          <w:szCs w:val="24"/>
          <w:lang w:val="en-US" w:eastAsia="en-US"/>
        </w:rPr>
        <w:t xml:space="preserve"> </w:t>
      </w:r>
      <w:r>
        <w:rPr>
          <w:rFonts w:ascii="Times New Roman" w:eastAsiaTheme="minorHAnsi" w:hAnsi="Times New Roman" w:cs="Times New Roman"/>
          <w:sz w:val="24"/>
          <w:szCs w:val="24"/>
          <w:lang w:val="en-US" w:eastAsia="en-US"/>
        </w:rPr>
        <w:t xml:space="preserve">2) map in which biome each assemblage is and 3) calculate the age of the assemblages based only on the portion of evolutionary history that arose after the </w:t>
      </w:r>
      <w:r>
        <w:rPr>
          <w:rFonts w:ascii="Times New Roman" w:eastAsiaTheme="minorHAnsi" w:hAnsi="Times New Roman" w:cs="Times New Roman"/>
          <w:sz w:val="24"/>
          <w:szCs w:val="24"/>
          <w:lang w:val="en-US" w:eastAsia="en-US"/>
        </w:rPr>
        <w:lastRenderedPageBreak/>
        <w:t>establishment of the ancestral in the biome in which the species are currently found.</w:t>
      </w:r>
      <w:r w:rsidR="00525A2F">
        <w:rPr>
          <w:rFonts w:ascii="Times New Roman" w:hAnsi="Times New Roman"/>
          <w:sz w:val="24"/>
          <w:szCs w:val="24"/>
          <w:lang w:val="en-US"/>
        </w:rPr>
        <w:t xml:space="preserve"> These steps are explained in detail in the next sections.</w:t>
      </w:r>
    </w:p>
    <w:p w14:paraId="6C8CC734" w14:textId="77777777" w:rsidR="00525A2F" w:rsidRPr="00B6686D" w:rsidRDefault="00525A2F" w:rsidP="009B52DD">
      <w:pPr>
        <w:pStyle w:val="PargrafodaLista"/>
        <w:numPr>
          <w:ilvl w:val="0"/>
          <w:numId w:val="12"/>
        </w:numPr>
        <w:jc w:val="both"/>
        <w:rPr>
          <w:rFonts w:ascii="Times New Roman" w:hAnsi="Times New Roman"/>
          <w:i/>
          <w:sz w:val="24"/>
          <w:szCs w:val="24"/>
          <w:lang w:val="en-US"/>
        </w:rPr>
      </w:pPr>
      <w:r w:rsidRPr="00B6686D">
        <w:rPr>
          <w:rFonts w:ascii="Times New Roman" w:hAnsi="Times New Roman"/>
          <w:i/>
          <w:sz w:val="24"/>
          <w:szCs w:val="24"/>
          <w:lang w:val="en-US"/>
        </w:rPr>
        <w:t xml:space="preserve">Ancestral </w:t>
      </w:r>
      <w:r>
        <w:rPr>
          <w:rFonts w:ascii="Times New Roman" w:hAnsi="Times New Roman"/>
          <w:i/>
          <w:sz w:val="24"/>
          <w:szCs w:val="24"/>
          <w:lang w:val="en-US"/>
        </w:rPr>
        <w:t>range</w:t>
      </w:r>
      <w:r w:rsidRPr="00B6686D">
        <w:rPr>
          <w:rFonts w:ascii="Times New Roman" w:hAnsi="Times New Roman"/>
          <w:i/>
          <w:sz w:val="24"/>
          <w:szCs w:val="24"/>
          <w:lang w:val="en-US"/>
        </w:rPr>
        <w:t xml:space="preserve"> </w:t>
      </w:r>
      <w:r>
        <w:rPr>
          <w:rFonts w:ascii="Times New Roman" w:hAnsi="Times New Roman"/>
          <w:i/>
          <w:sz w:val="24"/>
          <w:szCs w:val="24"/>
          <w:lang w:val="en-US"/>
        </w:rPr>
        <w:t>estimation</w:t>
      </w:r>
    </w:p>
    <w:p w14:paraId="262E56C4" w14:textId="7A274EE4" w:rsidR="0050161A" w:rsidRPr="00AE18E6" w:rsidRDefault="00525A2F" w:rsidP="00E60C62">
      <w:pPr>
        <w:pStyle w:val="SemEspaamento"/>
        <w:spacing w:line="480" w:lineRule="auto"/>
        <w:ind w:firstLine="360"/>
        <w:jc w:val="both"/>
        <w:rPr>
          <w:rFonts w:ascii="Times New Roman" w:hAnsi="Times New Roman" w:cs="Times New Roman"/>
          <w:sz w:val="24"/>
          <w:szCs w:val="24"/>
          <w:lang w:val="en-US"/>
        </w:rPr>
      </w:pPr>
      <w:commentRangeStart w:id="43"/>
      <w:r>
        <w:rPr>
          <w:rFonts w:ascii="Times New Roman" w:hAnsi="Times New Roman" w:cs="Times New Roman"/>
          <w:sz w:val="24"/>
          <w:szCs w:val="24"/>
          <w:lang w:val="en-US"/>
        </w:rPr>
        <w:t>The first step to construct this framework</w:t>
      </w:r>
      <w:r w:rsidR="00557A96">
        <w:rPr>
          <w:rFonts w:ascii="Times New Roman" w:hAnsi="Times New Roman" w:cs="Times New Roman"/>
          <w:sz w:val="24"/>
          <w:szCs w:val="24"/>
          <w:lang w:val="en-US"/>
        </w:rPr>
        <w:t xml:space="preserve"> it is</w:t>
      </w:r>
      <w:r>
        <w:rPr>
          <w:rFonts w:ascii="Times New Roman" w:hAnsi="Times New Roman" w:cs="Times New Roman"/>
          <w:sz w:val="24"/>
          <w:szCs w:val="24"/>
          <w:lang w:val="en-US"/>
        </w:rPr>
        <w:t xml:space="preserve"> </w:t>
      </w:r>
      <w:r w:rsidR="00557A96">
        <w:rPr>
          <w:rFonts w:ascii="Times New Roman" w:hAnsi="Times New Roman" w:cs="Times New Roman"/>
          <w:sz w:val="24"/>
          <w:szCs w:val="24"/>
          <w:lang w:val="en-US"/>
        </w:rPr>
        <w:t>to find</w:t>
      </w:r>
      <w:r w:rsidR="003F6203">
        <w:rPr>
          <w:rFonts w:ascii="Times New Roman" w:hAnsi="Times New Roman" w:cs="Times New Roman"/>
          <w:sz w:val="24"/>
          <w:szCs w:val="24"/>
          <w:lang w:val="en-US"/>
        </w:rPr>
        <w:t xml:space="preserve"> when the ancestor</w:t>
      </w:r>
      <w:r>
        <w:rPr>
          <w:rFonts w:ascii="Times New Roman" w:hAnsi="Times New Roman" w:cs="Times New Roman"/>
          <w:sz w:val="24"/>
          <w:szCs w:val="24"/>
          <w:lang w:val="en-US"/>
        </w:rPr>
        <w:t xml:space="preserve"> arrive in the biome. To access </w:t>
      </w:r>
      <w:r w:rsidR="00557A96">
        <w:rPr>
          <w:rFonts w:ascii="Times New Roman" w:hAnsi="Times New Roman" w:cs="Times New Roman"/>
          <w:sz w:val="24"/>
          <w:szCs w:val="24"/>
          <w:lang w:val="en-US"/>
        </w:rPr>
        <w:t xml:space="preserve">this information we </w:t>
      </w:r>
      <w:r w:rsidR="003D77E9">
        <w:rPr>
          <w:rFonts w:ascii="Times New Roman" w:hAnsi="Times New Roman" w:cs="Times New Roman"/>
          <w:sz w:val="24"/>
          <w:szCs w:val="24"/>
          <w:lang w:val="en-US"/>
        </w:rPr>
        <w:t xml:space="preserve">estimated </w:t>
      </w:r>
      <w:r>
        <w:rPr>
          <w:rFonts w:ascii="Times New Roman" w:hAnsi="Times New Roman" w:cs="Times New Roman"/>
          <w:sz w:val="24"/>
          <w:szCs w:val="24"/>
          <w:lang w:val="en-US"/>
        </w:rPr>
        <w:t xml:space="preserve">ancestral </w:t>
      </w:r>
      <w:r w:rsidR="00904964">
        <w:rPr>
          <w:rFonts w:ascii="Times New Roman" w:hAnsi="Times New Roman" w:cs="Times New Roman"/>
          <w:sz w:val="24"/>
          <w:szCs w:val="24"/>
          <w:lang w:val="en-US"/>
        </w:rPr>
        <w:t>range</w:t>
      </w:r>
      <w:r w:rsidR="003D77E9">
        <w:rPr>
          <w:rFonts w:ascii="Times New Roman" w:hAnsi="Times New Roman" w:cs="Times New Roman"/>
          <w:sz w:val="24"/>
          <w:szCs w:val="24"/>
          <w:lang w:val="en-US"/>
        </w:rPr>
        <w:t>s</w:t>
      </w:r>
      <w:r w:rsidR="0090496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the package </w:t>
      </w:r>
      <w:proofErr w:type="spellStart"/>
      <w:r>
        <w:rPr>
          <w:rFonts w:ascii="Times New Roman" w:hAnsi="Times New Roman" w:cs="Times New Roman"/>
          <w:sz w:val="24"/>
          <w:szCs w:val="24"/>
          <w:lang w:val="en-US"/>
        </w:rPr>
        <w:t>BioGEOBEARS</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956A35">
        <w:rPr>
          <w:rFonts w:ascii="Times New Roman" w:hAnsi="Times New Roman" w:cs="Times New Roman"/>
          <w:sz w:val="24"/>
          <w:szCs w:val="24"/>
          <w:lang w:val="en-US"/>
        </w:rPr>
        <w:instrText>ADDIN CSL_CITATION {"citationItems":[{"id":"ITEM-1","itemData":{"DOI":"10.21425/f55419694","abstract":"Historical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model-testing","type":"article-journal","volume":"5"},"uris":["http://www.mendeley.com/documents/?uuid=dcc9461e-33cb-4be5-aab4-84089dc1d295"]}],"mendeley":{"formattedCitation":"(Matzke 2013)","plainTextFormattedCitation":"(Matzke 2013)","previouslyFormattedCitation":"(Matzke 2013)"},"properties":{"noteIndex":0},"schema":"https://github.com/citation-style-language/schema/raw/master/csl-citation.json"}</w:instrText>
      </w:r>
      <w:r>
        <w:rPr>
          <w:rFonts w:ascii="Times New Roman" w:hAnsi="Times New Roman" w:cs="Times New Roman"/>
          <w:sz w:val="24"/>
          <w:szCs w:val="24"/>
          <w:lang w:val="en-US"/>
        </w:rPr>
        <w:fldChar w:fldCharType="separate"/>
      </w:r>
      <w:r w:rsidR="00956A35" w:rsidRPr="00956A35">
        <w:rPr>
          <w:rFonts w:ascii="Times New Roman" w:hAnsi="Times New Roman" w:cs="Times New Roman"/>
          <w:noProof/>
          <w:sz w:val="24"/>
          <w:szCs w:val="24"/>
          <w:lang w:val="en-US"/>
        </w:rPr>
        <w:t>(Matzke 2013)</w:t>
      </w:r>
      <w:r>
        <w:rPr>
          <w:rFonts w:ascii="Times New Roman" w:hAnsi="Times New Roman" w:cs="Times New Roman"/>
          <w:sz w:val="24"/>
          <w:szCs w:val="24"/>
          <w:lang w:val="en-US"/>
        </w:rPr>
        <w:fldChar w:fldCharType="end"/>
      </w:r>
      <w:r w:rsidRPr="00514F1A">
        <w:rPr>
          <w:rFonts w:ascii="Times New Roman" w:hAnsi="Times New Roman" w:cs="Times New Roman"/>
          <w:bCs/>
          <w:sz w:val="24"/>
          <w:szCs w:val="24"/>
          <w:lang w:val="en-US"/>
        </w:rPr>
        <w:t xml:space="preserve"> </w:t>
      </w:r>
      <w:r w:rsidRPr="00DF6B96">
        <w:rPr>
          <w:rFonts w:ascii="Times New Roman" w:hAnsi="Times New Roman" w:cs="Times New Roman"/>
          <w:bCs/>
          <w:sz w:val="24"/>
          <w:szCs w:val="24"/>
          <w:lang w:val="en-US"/>
        </w:rPr>
        <w:t xml:space="preserve">using </w:t>
      </w:r>
      <w:r>
        <w:rPr>
          <w:rFonts w:ascii="Times New Roman" w:hAnsi="Times New Roman" w:cs="Times New Roman"/>
          <w:bCs/>
          <w:sz w:val="24"/>
          <w:szCs w:val="24"/>
          <w:lang w:val="en-US"/>
        </w:rPr>
        <w:t>a m</w:t>
      </w:r>
      <w:r w:rsidRPr="00DF6B96">
        <w:rPr>
          <w:rFonts w:ascii="Times New Roman" w:hAnsi="Times New Roman" w:cs="Times New Roman"/>
          <w:bCs/>
          <w:sz w:val="24"/>
          <w:szCs w:val="24"/>
          <w:lang w:val="en-US"/>
        </w:rPr>
        <w:t>aximum likelihood</w:t>
      </w:r>
      <w:r>
        <w:rPr>
          <w:rFonts w:ascii="Times New Roman" w:hAnsi="Times New Roman" w:cs="Times New Roman"/>
          <w:bCs/>
          <w:sz w:val="24"/>
          <w:szCs w:val="24"/>
          <w:lang w:val="en-US"/>
        </w:rPr>
        <w:t xml:space="preserve"> approach</w:t>
      </w:r>
      <w:r>
        <w:rPr>
          <w:rFonts w:ascii="Times New Roman" w:hAnsi="Times New Roman" w:cs="Times New Roman"/>
          <w:sz w:val="24"/>
          <w:szCs w:val="24"/>
          <w:lang w:val="en-US"/>
        </w:rPr>
        <w:t>.</w:t>
      </w:r>
      <w:r w:rsidRPr="00DF6B96">
        <w:rPr>
          <w:rFonts w:ascii="Times New Roman" w:hAnsi="Times New Roman" w:cs="Times New Roman"/>
          <w:bCs/>
          <w:sz w:val="24"/>
          <w:szCs w:val="24"/>
          <w:lang w:val="en-US"/>
        </w:rPr>
        <w:t xml:space="preserve"> </w:t>
      </w:r>
      <w:r w:rsidR="00FB1617">
        <w:rPr>
          <w:rFonts w:ascii="Times New Roman" w:hAnsi="Times New Roman" w:cs="Times New Roman"/>
          <w:bCs/>
          <w:sz w:val="24"/>
          <w:szCs w:val="24"/>
          <w:lang w:val="en-US"/>
        </w:rPr>
        <w:t xml:space="preserve">This analysis requires inform </w:t>
      </w:r>
      <w:r w:rsidR="00170372" w:rsidRPr="00170372">
        <w:rPr>
          <w:rFonts w:ascii="Times New Roman" w:hAnsi="Times New Roman" w:cs="Times New Roman"/>
          <w:bCs/>
          <w:i/>
          <w:sz w:val="24"/>
          <w:szCs w:val="24"/>
          <w:lang w:val="en-US"/>
        </w:rPr>
        <w:t>a priori</w:t>
      </w:r>
      <w:r w:rsidR="00170372">
        <w:rPr>
          <w:rFonts w:ascii="Times New Roman" w:hAnsi="Times New Roman" w:cs="Times New Roman"/>
          <w:bCs/>
          <w:i/>
          <w:sz w:val="24"/>
          <w:szCs w:val="24"/>
          <w:lang w:val="en-US"/>
        </w:rPr>
        <w:t xml:space="preserve">: </w:t>
      </w:r>
      <w:r w:rsidR="00170372">
        <w:rPr>
          <w:rFonts w:ascii="Times New Roman" w:hAnsi="Times New Roman" w:cs="Times New Roman"/>
          <w:bCs/>
          <w:sz w:val="24"/>
          <w:szCs w:val="24"/>
          <w:lang w:val="en-US"/>
        </w:rPr>
        <w:t xml:space="preserve">1) </w:t>
      </w:r>
      <w:r w:rsidR="00170372" w:rsidRPr="00170372">
        <w:rPr>
          <w:rFonts w:ascii="Times New Roman" w:hAnsi="Times New Roman" w:cs="Times New Roman"/>
          <w:bCs/>
          <w:sz w:val="24"/>
          <w:szCs w:val="24"/>
          <w:lang w:val="en-US"/>
        </w:rPr>
        <w:t>T</w:t>
      </w:r>
      <w:r w:rsidR="00FB1617" w:rsidRPr="00170372">
        <w:rPr>
          <w:rFonts w:ascii="Times New Roman" w:hAnsi="Times New Roman" w:cs="Times New Roman"/>
          <w:bCs/>
          <w:sz w:val="24"/>
          <w:szCs w:val="24"/>
          <w:lang w:val="en-US"/>
        </w:rPr>
        <w:t>he</w:t>
      </w:r>
      <w:r w:rsidR="00FB1617">
        <w:rPr>
          <w:rFonts w:ascii="Times New Roman" w:hAnsi="Times New Roman" w:cs="Times New Roman"/>
          <w:bCs/>
          <w:sz w:val="24"/>
          <w:szCs w:val="24"/>
          <w:lang w:val="en-US"/>
        </w:rPr>
        <w:t xml:space="preserve"> biomes and</w:t>
      </w:r>
      <w:r w:rsidR="00170372">
        <w:rPr>
          <w:rFonts w:ascii="Times New Roman" w:hAnsi="Times New Roman" w:cs="Times New Roman"/>
          <w:bCs/>
          <w:sz w:val="24"/>
          <w:szCs w:val="24"/>
          <w:lang w:val="en-US"/>
        </w:rPr>
        <w:t xml:space="preserve"> 2)</w:t>
      </w:r>
      <w:r w:rsidR="00FB1617">
        <w:rPr>
          <w:rFonts w:ascii="Times New Roman" w:hAnsi="Times New Roman" w:cs="Times New Roman"/>
          <w:bCs/>
          <w:sz w:val="24"/>
          <w:szCs w:val="24"/>
          <w:lang w:val="en-US"/>
        </w:rPr>
        <w:t xml:space="preserve"> the current</w:t>
      </w:r>
      <w:r w:rsidR="00E60C62">
        <w:rPr>
          <w:rFonts w:ascii="Times New Roman" w:hAnsi="Times New Roman" w:cs="Times New Roman"/>
          <w:bCs/>
          <w:sz w:val="24"/>
          <w:szCs w:val="24"/>
          <w:lang w:val="en-US"/>
        </w:rPr>
        <w:t xml:space="preserve"> biome in which the specie is found</w:t>
      </w:r>
      <w:r w:rsidR="00FB1617">
        <w:rPr>
          <w:rFonts w:ascii="Times New Roman" w:hAnsi="Times New Roman" w:cs="Times New Roman"/>
          <w:bCs/>
          <w:sz w:val="24"/>
          <w:szCs w:val="24"/>
          <w:lang w:val="en-US"/>
        </w:rPr>
        <w:t xml:space="preserve">. So, </w:t>
      </w:r>
      <w:commentRangeStart w:id="44"/>
      <w:r w:rsidR="00170372">
        <w:rPr>
          <w:rFonts w:ascii="Times New Roman" w:hAnsi="Times New Roman" w:cs="Times New Roman"/>
          <w:bCs/>
          <w:sz w:val="24"/>
          <w:szCs w:val="24"/>
          <w:lang w:val="en-US"/>
        </w:rPr>
        <w:t>1)</w:t>
      </w:r>
      <w:commentRangeEnd w:id="44"/>
      <w:r w:rsidR="003A0C12">
        <w:rPr>
          <w:rStyle w:val="Refdecomentrio"/>
        </w:rPr>
        <w:commentReference w:id="44"/>
      </w:r>
      <w:r w:rsidR="00170372">
        <w:rPr>
          <w:rFonts w:ascii="Times New Roman" w:hAnsi="Times New Roman" w:cs="Times New Roman"/>
          <w:bCs/>
          <w:sz w:val="24"/>
          <w:szCs w:val="24"/>
          <w:lang w:val="en-US"/>
        </w:rPr>
        <w:t xml:space="preserve"> </w:t>
      </w:r>
      <w:r w:rsidR="00FB1617">
        <w:rPr>
          <w:rFonts w:ascii="Times New Roman" w:hAnsi="Times New Roman" w:cs="Times New Roman"/>
          <w:bCs/>
          <w:sz w:val="24"/>
          <w:szCs w:val="24"/>
          <w:lang w:val="en-US"/>
        </w:rPr>
        <w:t xml:space="preserve">we choose the classification of biomes proposed by </w:t>
      </w:r>
      <w:r w:rsidR="00170372">
        <w:rPr>
          <w:rFonts w:ascii="Times New Roman" w:hAnsi="Times New Roman" w:cs="Times New Roman"/>
          <w:bCs/>
          <w:sz w:val="24"/>
          <w:szCs w:val="24"/>
          <w:lang w:val="en-US"/>
        </w:rPr>
        <w:fldChar w:fldCharType="begin" w:fldLock="1"/>
      </w:r>
      <w:r w:rsidR="00AE18E6">
        <w:rPr>
          <w:rFonts w:ascii="Times New Roman" w:hAnsi="Times New Roman" w:cs="Times New Roman"/>
          <w:bCs/>
          <w:sz w:val="24"/>
          <w:szCs w:val="24"/>
          <w:lang w:val="en-US"/>
        </w:rPr>
        <w:instrText>ADDIN CSL_CITATION {"citationItems":[{"id":"ITEM-1","itemData":{"DOI":"10.1641/0006-3568(2001)051[0933:TEOTWA]2.0.CO;2","ISBN":"0006-3568","ISSN":"0006-3568","PMID":"437","abstract":"A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W.","non-dropping-particle":"","parse-names":false,"suffix":""},{"dropping-particle":"","family":"Hedao","given":"Prashant","non-dropping-particle":"","parse-names":false,"suffix":""},{"dropping-particle":"","family":"Kassem","given":"Kenneth R.","non-dropping-particle":"","parse-names":false,"suffix":""}],"container-title":"BioScience","id":"ITEM-1","issued":{"date-parts":[["2001"]]},"title":"Terrestrial Ecoregions of the World: A New Map of Life on Earth","type":"article-journal"},"uris":["http://www.mendeley.com/documents/?uuid=6269abd8-83f9-3560-b304-13a2332c9e83"]}],"mendeley":{"formattedCitation":"(Olson &lt;i&gt;et al.&lt;/i&gt; 2001)","plainTextFormattedCitation":"(Olson et al. 2001)","previouslyFormattedCitation":"(Olson &lt;i&gt;et al.&lt;/i&gt; 2001)"},"properties":{"noteIndex":0},"schema":"https://github.com/citation-style-language/schema/raw/master/csl-citation.json"}</w:instrText>
      </w:r>
      <w:r w:rsidR="00170372">
        <w:rPr>
          <w:rFonts w:ascii="Times New Roman" w:hAnsi="Times New Roman" w:cs="Times New Roman"/>
          <w:bCs/>
          <w:sz w:val="24"/>
          <w:szCs w:val="24"/>
          <w:lang w:val="en-US"/>
        </w:rPr>
        <w:fldChar w:fldCharType="separate"/>
      </w:r>
      <w:r w:rsidR="00170372" w:rsidRPr="00170372">
        <w:rPr>
          <w:rFonts w:ascii="Times New Roman" w:hAnsi="Times New Roman" w:cs="Times New Roman"/>
          <w:bCs/>
          <w:noProof/>
          <w:sz w:val="24"/>
          <w:szCs w:val="24"/>
          <w:lang w:val="en-US"/>
        </w:rPr>
        <w:t xml:space="preserve">(Olson </w:t>
      </w:r>
      <w:r w:rsidR="00170372" w:rsidRPr="00170372">
        <w:rPr>
          <w:rFonts w:ascii="Times New Roman" w:hAnsi="Times New Roman" w:cs="Times New Roman"/>
          <w:bCs/>
          <w:i/>
          <w:noProof/>
          <w:sz w:val="24"/>
          <w:szCs w:val="24"/>
          <w:lang w:val="en-US"/>
        </w:rPr>
        <w:t>et al.</w:t>
      </w:r>
      <w:r w:rsidR="00170372" w:rsidRPr="00170372">
        <w:rPr>
          <w:rFonts w:ascii="Times New Roman" w:hAnsi="Times New Roman" w:cs="Times New Roman"/>
          <w:bCs/>
          <w:noProof/>
          <w:sz w:val="24"/>
          <w:szCs w:val="24"/>
          <w:lang w:val="en-US"/>
        </w:rPr>
        <w:t xml:space="preserve"> 2001)</w:t>
      </w:r>
      <w:r w:rsidR="00170372">
        <w:rPr>
          <w:rFonts w:ascii="Times New Roman" w:hAnsi="Times New Roman" w:cs="Times New Roman"/>
          <w:bCs/>
          <w:sz w:val="24"/>
          <w:szCs w:val="24"/>
          <w:lang w:val="en-US"/>
        </w:rPr>
        <w:fldChar w:fldCharType="end"/>
      </w:r>
      <w:r w:rsidR="00170372">
        <w:rPr>
          <w:rFonts w:ascii="Times New Roman" w:hAnsi="Times New Roman" w:cs="Times New Roman"/>
          <w:bCs/>
          <w:sz w:val="24"/>
          <w:szCs w:val="24"/>
          <w:lang w:val="en-US"/>
        </w:rPr>
        <w:t xml:space="preserve"> </w:t>
      </w:r>
      <w:r w:rsidR="00BE2A6E">
        <w:rPr>
          <w:rFonts w:ascii="Times New Roman" w:hAnsi="Times New Roman" w:cs="Times New Roman"/>
          <w:bCs/>
          <w:sz w:val="24"/>
          <w:szCs w:val="24"/>
          <w:lang w:val="en-US"/>
        </w:rPr>
        <w:t xml:space="preserve">that </w:t>
      </w:r>
      <w:r w:rsidR="00AE155E">
        <w:rPr>
          <w:rFonts w:ascii="Times New Roman" w:hAnsi="Times New Roman" w:cs="Times New Roman"/>
          <w:bCs/>
          <w:sz w:val="24"/>
          <w:szCs w:val="24"/>
          <w:lang w:val="en-US"/>
        </w:rPr>
        <w:t xml:space="preserve">consider global maps of floristic, zoogeographic provinces, broad vegetation types, </w:t>
      </w:r>
      <w:del w:id="45" w:author="Gabriel Nakamura" w:date="2019-07-22T17:46:00Z">
        <w:r w:rsidR="00AE155E" w:rsidDel="003A0C12">
          <w:rPr>
            <w:rFonts w:ascii="Times New Roman" w:hAnsi="Times New Roman" w:cs="Times New Roman"/>
            <w:bCs/>
            <w:sz w:val="24"/>
            <w:szCs w:val="24"/>
            <w:lang w:val="en-US"/>
          </w:rPr>
          <w:delText xml:space="preserve"> </w:delText>
        </w:r>
      </w:del>
      <w:r w:rsidR="00AE155E">
        <w:rPr>
          <w:rFonts w:ascii="Times New Roman" w:hAnsi="Times New Roman" w:cs="Times New Roman"/>
          <w:bCs/>
          <w:sz w:val="24"/>
          <w:szCs w:val="24"/>
          <w:lang w:val="en-US"/>
        </w:rPr>
        <w:t xml:space="preserve">regional maps of units based on the distribution of selected groups of </w:t>
      </w:r>
      <w:r w:rsidR="008947B4">
        <w:rPr>
          <w:rFonts w:ascii="Times New Roman" w:hAnsi="Times New Roman" w:cs="Times New Roman"/>
          <w:bCs/>
          <w:sz w:val="24"/>
          <w:szCs w:val="24"/>
          <w:lang w:val="en-US"/>
        </w:rPr>
        <w:t xml:space="preserve">plants and animals and </w:t>
      </w:r>
      <w:r w:rsidR="00AE155E">
        <w:rPr>
          <w:rFonts w:ascii="Times New Roman" w:hAnsi="Times New Roman" w:cs="Times New Roman"/>
          <w:bCs/>
          <w:sz w:val="24"/>
          <w:szCs w:val="24"/>
          <w:lang w:val="en-US"/>
        </w:rPr>
        <w:t>the world’s biotic province maps</w:t>
      </w:r>
      <w:r w:rsidR="008947B4">
        <w:rPr>
          <w:rFonts w:ascii="Times New Roman" w:hAnsi="Times New Roman" w:cs="Times New Roman"/>
          <w:bCs/>
          <w:sz w:val="24"/>
          <w:szCs w:val="24"/>
          <w:lang w:val="en-US"/>
        </w:rPr>
        <w:t xml:space="preserve">. This classification divided the terrestrial world into 14 biomes and eight biogeographic realms. For reasons of computational </w:t>
      </w:r>
      <w:proofErr w:type="gramStart"/>
      <w:r w:rsidR="008947B4">
        <w:rPr>
          <w:rFonts w:ascii="Times New Roman" w:hAnsi="Times New Roman" w:cs="Times New Roman"/>
          <w:bCs/>
          <w:sz w:val="24"/>
          <w:szCs w:val="24"/>
          <w:lang w:val="en-US"/>
        </w:rPr>
        <w:t>simplicity</w:t>
      </w:r>
      <w:proofErr w:type="gramEnd"/>
      <w:r w:rsidR="008947B4">
        <w:rPr>
          <w:rFonts w:ascii="Times New Roman" w:hAnsi="Times New Roman" w:cs="Times New Roman"/>
          <w:bCs/>
          <w:sz w:val="24"/>
          <w:szCs w:val="24"/>
          <w:lang w:val="en-US"/>
        </w:rPr>
        <w:t xml:space="preserve"> </w:t>
      </w:r>
      <w:r w:rsidR="003F6203">
        <w:rPr>
          <w:rFonts w:ascii="Times New Roman" w:hAnsi="Times New Roman" w:cs="Times New Roman"/>
          <w:bCs/>
          <w:sz w:val="24"/>
          <w:szCs w:val="24"/>
          <w:lang w:val="en-US"/>
        </w:rPr>
        <w:t>we aggregate</w:t>
      </w:r>
      <w:r w:rsidR="005E0842">
        <w:rPr>
          <w:rFonts w:ascii="Times New Roman" w:hAnsi="Times New Roman" w:cs="Times New Roman"/>
          <w:bCs/>
          <w:sz w:val="24"/>
          <w:szCs w:val="24"/>
          <w:lang w:val="en-US"/>
        </w:rPr>
        <w:t>d</w:t>
      </w:r>
      <w:r w:rsidR="003F6203">
        <w:rPr>
          <w:rFonts w:ascii="Times New Roman" w:hAnsi="Times New Roman" w:cs="Times New Roman"/>
          <w:bCs/>
          <w:sz w:val="24"/>
          <w:szCs w:val="24"/>
          <w:lang w:val="en-US"/>
        </w:rPr>
        <w:t xml:space="preserve"> the small </w:t>
      </w:r>
      <w:r w:rsidR="00E21AFE">
        <w:rPr>
          <w:rFonts w:ascii="Times New Roman" w:hAnsi="Times New Roman" w:cs="Times New Roman"/>
          <w:bCs/>
          <w:sz w:val="24"/>
          <w:szCs w:val="24"/>
          <w:lang w:val="en-US"/>
        </w:rPr>
        <w:t xml:space="preserve">and near </w:t>
      </w:r>
      <w:r w:rsidR="003F6203">
        <w:rPr>
          <w:rFonts w:ascii="Times New Roman" w:hAnsi="Times New Roman" w:cs="Times New Roman"/>
          <w:bCs/>
          <w:sz w:val="24"/>
          <w:szCs w:val="24"/>
          <w:lang w:val="en-US"/>
        </w:rPr>
        <w:t xml:space="preserve">biomes and after this procedure we have 10 biomes </w:t>
      </w:r>
      <w:r w:rsidR="00E21AFE">
        <w:rPr>
          <w:rFonts w:ascii="Times New Roman" w:hAnsi="Times New Roman" w:cs="Times New Roman"/>
          <w:bCs/>
          <w:sz w:val="24"/>
          <w:szCs w:val="24"/>
          <w:lang w:val="en-US"/>
        </w:rPr>
        <w:t>t</w:t>
      </w:r>
      <w:r w:rsidR="003F6203">
        <w:rPr>
          <w:rFonts w:ascii="Times New Roman" w:hAnsi="Times New Roman" w:cs="Times New Roman"/>
          <w:bCs/>
          <w:sz w:val="24"/>
          <w:szCs w:val="24"/>
          <w:lang w:val="en-US"/>
        </w:rPr>
        <w:t xml:space="preserve">o </w:t>
      </w:r>
      <w:r w:rsidR="00E60C62">
        <w:rPr>
          <w:rFonts w:ascii="Times New Roman" w:hAnsi="Times New Roman" w:cs="Times New Roman"/>
          <w:bCs/>
          <w:sz w:val="24"/>
          <w:szCs w:val="24"/>
          <w:lang w:val="en-US"/>
        </w:rPr>
        <w:t xml:space="preserve">estimated </w:t>
      </w:r>
      <w:del w:id="46" w:author="Gabriel Nakamura" w:date="2019-07-22T17:46:00Z">
        <w:r w:rsidR="003F6203" w:rsidDel="003A0C12">
          <w:rPr>
            <w:rFonts w:ascii="Times New Roman" w:hAnsi="Times New Roman" w:cs="Times New Roman"/>
            <w:bCs/>
            <w:sz w:val="24"/>
            <w:szCs w:val="24"/>
            <w:lang w:val="en-US"/>
          </w:rPr>
          <w:delText xml:space="preserve"> </w:delText>
        </w:r>
      </w:del>
      <w:r w:rsidR="00170372" w:rsidRPr="0050161A">
        <w:rPr>
          <w:rFonts w:ascii="Times New Roman" w:hAnsi="Times New Roman" w:cs="Times New Roman"/>
          <w:bCs/>
          <w:sz w:val="24"/>
          <w:szCs w:val="24"/>
          <w:lang w:val="en-US"/>
        </w:rPr>
        <w:t xml:space="preserve">2) </w:t>
      </w:r>
      <w:r w:rsidR="003F6203" w:rsidRPr="0050161A">
        <w:rPr>
          <w:rFonts w:ascii="Times New Roman" w:hAnsi="Times New Roman" w:cs="Times New Roman"/>
          <w:sz w:val="24"/>
          <w:szCs w:val="24"/>
          <w:shd w:val="clear" w:color="auto" w:fill="FFFFFF"/>
          <w:lang w:val="en-US"/>
        </w:rPr>
        <w:t>the</w:t>
      </w:r>
      <w:r w:rsidR="00170372" w:rsidRPr="0050161A">
        <w:rPr>
          <w:rFonts w:ascii="Times New Roman" w:hAnsi="Times New Roman" w:cs="Times New Roman"/>
          <w:sz w:val="24"/>
          <w:szCs w:val="24"/>
          <w:shd w:val="clear" w:color="auto" w:fill="FFFFFF"/>
          <w:lang w:val="en-US"/>
        </w:rPr>
        <w:t xml:space="preserve"> species was considered to belong to a maximum of three biomes</w:t>
      </w:r>
      <w:r w:rsidR="0050161A">
        <w:rPr>
          <w:rFonts w:ascii="Times New Roman" w:hAnsi="Times New Roman" w:cs="Times New Roman"/>
          <w:sz w:val="24"/>
          <w:szCs w:val="24"/>
          <w:shd w:val="clear" w:color="auto" w:fill="FFFFFF"/>
          <w:lang w:val="en-US"/>
        </w:rPr>
        <w:t>. If the geographic range of the current specie</w:t>
      </w:r>
      <w:r w:rsidR="003D77E9">
        <w:rPr>
          <w:rFonts w:ascii="Times New Roman" w:hAnsi="Times New Roman" w:cs="Times New Roman"/>
          <w:sz w:val="24"/>
          <w:szCs w:val="24"/>
          <w:shd w:val="clear" w:color="auto" w:fill="FFFFFF"/>
          <w:lang w:val="en-US"/>
        </w:rPr>
        <w:t>s</w:t>
      </w:r>
      <w:r w:rsidR="0050161A">
        <w:rPr>
          <w:rFonts w:ascii="Times New Roman" w:hAnsi="Times New Roman" w:cs="Times New Roman"/>
          <w:sz w:val="24"/>
          <w:szCs w:val="24"/>
          <w:shd w:val="clear" w:color="auto" w:fill="FFFFFF"/>
          <w:lang w:val="en-US"/>
        </w:rPr>
        <w:t xml:space="preserve"> was bigger than three biomes we excluded the biome with the lower occupancy. </w:t>
      </w:r>
      <w:r w:rsidR="00A71048">
        <w:rPr>
          <w:rFonts w:ascii="Times New Roman" w:hAnsi="Times New Roman" w:cs="Times New Roman"/>
          <w:bCs/>
          <w:sz w:val="24"/>
          <w:szCs w:val="24"/>
          <w:lang w:val="en-US"/>
        </w:rPr>
        <w:t>I</w:t>
      </w:r>
      <w:r>
        <w:rPr>
          <w:rFonts w:ascii="Times New Roman" w:hAnsi="Times New Roman" w:cs="Times New Roman"/>
          <w:bCs/>
          <w:sz w:val="24"/>
          <w:szCs w:val="24"/>
          <w:lang w:val="en-US"/>
        </w:rPr>
        <w:t xml:space="preserve">n </w:t>
      </w:r>
      <w:proofErr w:type="spellStart"/>
      <w:r>
        <w:rPr>
          <w:rFonts w:ascii="Times New Roman" w:hAnsi="Times New Roman" w:cs="Times New Roman"/>
          <w:bCs/>
          <w:sz w:val="24"/>
          <w:szCs w:val="24"/>
          <w:lang w:val="en-US"/>
        </w:rPr>
        <w:t>BioGeoBEARS</w:t>
      </w:r>
      <w:proofErr w:type="spellEnd"/>
      <w:r>
        <w:rPr>
          <w:rFonts w:ascii="Times New Roman" w:hAnsi="Times New Roman" w:cs="Times New Roman"/>
          <w:bCs/>
          <w:sz w:val="24"/>
          <w:szCs w:val="24"/>
          <w:lang w:val="en-US"/>
        </w:rPr>
        <w:t>, the geographic range</w:t>
      </w:r>
      <w:r w:rsidR="002A7AFD">
        <w:rPr>
          <w:rFonts w:ascii="Times New Roman" w:hAnsi="Times New Roman" w:cs="Times New Roman"/>
          <w:bCs/>
          <w:sz w:val="24"/>
          <w:szCs w:val="24"/>
          <w:lang w:val="en-US"/>
        </w:rPr>
        <w:t xml:space="preserve"> </w:t>
      </w:r>
      <w:r w:rsidR="00291E96">
        <w:rPr>
          <w:rFonts w:ascii="Times New Roman" w:hAnsi="Times New Roman" w:cs="Times New Roman"/>
          <w:bCs/>
          <w:sz w:val="24"/>
          <w:szCs w:val="24"/>
          <w:lang w:val="en-US"/>
        </w:rPr>
        <w:t>i</w:t>
      </w:r>
      <w:r>
        <w:rPr>
          <w:rFonts w:ascii="Times New Roman" w:hAnsi="Times New Roman" w:cs="Times New Roman"/>
          <w:bCs/>
          <w:sz w:val="24"/>
          <w:szCs w:val="24"/>
          <w:lang w:val="en-US"/>
        </w:rPr>
        <w:t>s</w:t>
      </w:r>
      <w:r w:rsidR="00E60C62">
        <w:rPr>
          <w:rFonts w:ascii="Times New Roman" w:hAnsi="Times New Roman" w:cs="Times New Roman"/>
          <w:bCs/>
          <w:sz w:val="24"/>
          <w:szCs w:val="24"/>
          <w:lang w:val="en-US"/>
        </w:rPr>
        <w:t xml:space="preserve"> </w:t>
      </w:r>
      <w:r w:rsidR="00E60C62" w:rsidRPr="00CD1E6D">
        <w:rPr>
          <w:rFonts w:ascii="Times New Roman" w:hAnsi="Times New Roman" w:cs="Times New Roman"/>
          <w:color w:val="222222"/>
          <w:sz w:val="24"/>
          <w:szCs w:val="24"/>
          <w:shd w:val="clear" w:color="auto" w:fill="F8F9FA"/>
          <w:lang w:val="en-US"/>
        </w:rPr>
        <w:t>not fixed to a single state</w:t>
      </w:r>
      <w:r w:rsidR="0078500B">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the </w:t>
      </w:r>
      <w:r w:rsidR="00DF486E">
        <w:rPr>
          <w:rFonts w:ascii="Times New Roman" w:hAnsi="Times New Roman" w:cs="Times New Roman"/>
          <w:bCs/>
          <w:sz w:val="24"/>
          <w:szCs w:val="24"/>
          <w:lang w:val="en-US"/>
        </w:rPr>
        <w:t xml:space="preserve">method </w:t>
      </w:r>
      <w:r w:rsidR="00A71048">
        <w:rPr>
          <w:rFonts w:ascii="Times New Roman" w:hAnsi="Times New Roman" w:cs="Times New Roman"/>
          <w:bCs/>
          <w:sz w:val="24"/>
          <w:szCs w:val="24"/>
          <w:lang w:val="en-US"/>
        </w:rPr>
        <w:t>considers</w:t>
      </w:r>
      <w:r>
        <w:rPr>
          <w:rFonts w:ascii="Times New Roman" w:hAnsi="Times New Roman" w:cs="Times New Roman"/>
          <w:bCs/>
          <w:sz w:val="24"/>
          <w:szCs w:val="24"/>
          <w:lang w:val="en-US"/>
        </w:rPr>
        <w:t xml:space="preserve"> the combination of biomes.</w:t>
      </w:r>
      <w:r w:rsidR="008947B4">
        <w:rPr>
          <w:rFonts w:ascii="Times New Roman" w:hAnsi="Times New Roman" w:cs="Times New Roman"/>
          <w:bCs/>
          <w:sz w:val="24"/>
          <w:szCs w:val="24"/>
          <w:lang w:val="en-US"/>
        </w:rPr>
        <w:t xml:space="preserve"> To make the estimative faster </w:t>
      </w:r>
      <w:r w:rsidR="0078500B">
        <w:rPr>
          <w:rFonts w:ascii="Times New Roman" w:hAnsi="Times New Roman" w:cs="Times New Roman"/>
          <w:bCs/>
          <w:sz w:val="24"/>
          <w:szCs w:val="24"/>
          <w:lang w:val="en-US"/>
        </w:rPr>
        <w:t>we limited the combination of biome to three. So</w:t>
      </w:r>
      <w:r>
        <w:rPr>
          <w:rFonts w:ascii="Times New Roman" w:hAnsi="Times New Roman" w:cs="Times New Roman"/>
          <w:bCs/>
          <w:sz w:val="24"/>
          <w:szCs w:val="24"/>
          <w:lang w:val="en-US"/>
        </w:rPr>
        <w:t xml:space="preserve">, the </w:t>
      </w:r>
      <w:r w:rsidR="00A71048">
        <w:rPr>
          <w:rFonts w:ascii="Times New Roman" w:hAnsi="Times New Roman" w:cs="Times New Roman"/>
          <w:bCs/>
          <w:sz w:val="24"/>
          <w:szCs w:val="24"/>
          <w:lang w:val="en-US"/>
        </w:rPr>
        <w:t>package consider</w:t>
      </w:r>
      <w:r w:rsidR="0078500B">
        <w:rPr>
          <w:rFonts w:ascii="Times New Roman" w:hAnsi="Times New Roman" w:cs="Times New Roman"/>
          <w:bCs/>
          <w:sz w:val="24"/>
          <w:szCs w:val="24"/>
          <w:lang w:val="en-US"/>
        </w:rPr>
        <w:t>ed, in this situation,</w:t>
      </w:r>
      <w:r>
        <w:rPr>
          <w:rFonts w:ascii="Times New Roman" w:hAnsi="Times New Roman" w:cs="Times New Roman"/>
          <w:bCs/>
          <w:sz w:val="24"/>
          <w:szCs w:val="24"/>
          <w:lang w:val="en-US"/>
        </w:rPr>
        <w:t xml:space="preserve"> the combination of three, two and one biome to </w:t>
      </w:r>
      <w:r w:rsidR="00A71048">
        <w:rPr>
          <w:rFonts w:ascii="Times New Roman" w:hAnsi="Times New Roman" w:cs="Times New Roman"/>
          <w:bCs/>
          <w:sz w:val="24"/>
          <w:szCs w:val="24"/>
          <w:lang w:val="en-US"/>
        </w:rPr>
        <w:t>estimate</w:t>
      </w:r>
      <w:r>
        <w:rPr>
          <w:rFonts w:ascii="Times New Roman" w:hAnsi="Times New Roman" w:cs="Times New Roman"/>
          <w:bCs/>
          <w:sz w:val="24"/>
          <w:szCs w:val="24"/>
          <w:lang w:val="en-US"/>
        </w:rPr>
        <w:t xml:space="preserve"> the ancestral geographic range.</w:t>
      </w:r>
      <w:r w:rsidR="001E7795">
        <w:rPr>
          <w:rFonts w:ascii="Times New Roman" w:hAnsi="Times New Roman" w:cs="Times New Roman"/>
          <w:bCs/>
          <w:sz w:val="24"/>
          <w:szCs w:val="24"/>
          <w:lang w:val="en-US"/>
        </w:rPr>
        <w:t xml:space="preserve"> Moreover</w:t>
      </w:r>
      <w:r>
        <w:rPr>
          <w:rFonts w:ascii="Times New Roman" w:hAnsi="Times New Roman" w:cs="Times New Roman"/>
          <w:bCs/>
          <w:sz w:val="24"/>
          <w:szCs w:val="24"/>
          <w:lang w:val="en-US"/>
        </w:rPr>
        <w:t>, i</w:t>
      </w:r>
      <w:r w:rsidRPr="00E70AD4">
        <w:rPr>
          <w:rFonts w:ascii="Times New Roman" w:hAnsi="Times New Roman" w:cs="Times New Roman"/>
          <w:bCs/>
          <w:sz w:val="24"/>
          <w:szCs w:val="24"/>
          <w:lang w:val="en-US"/>
        </w:rPr>
        <w:t xml:space="preserve">n </w:t>
      </w:r>
      <w:proofErr w:type="spellStart"/>
      <w:r w:rsidRPr="00E70AD4">
        <w:rPr>
          <w:rFonts w:ascii="Times New Roman" w:hAnsi="Times New Roman" w:cs="Times New Roman"/>
          <w:bCs/>
          <w:sz w:val="24"/>
          <w:szCs w:val="24"/>
          <w:lang w:val="en-US"/>
        </w:rPr>
        <w:t>BioGEOBEARS</w:t>
      </w:r>
      <w:proofErr w:type="spellEnd"/>
      <w:r w:rsidRPr="00E70AD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it is possible to evaluate six </w:t>
      </w:r>
      <w:r w:rsidRPr="00E70AD4">
        <w:rPr>
          <w:rFonts w:ascii="Times New Roman" w:hAnsi="Times New Roman" w:cs="Times New Roman"/>
          <w:bCs/>
          <w:sz w:val="24"/>
          <w:szCs w:val="24"/>
          <w:lang w:val="en-US"/>
        </w:rPr>
        <w:t xml:space="preserve">alternative models </w:t>
      </w:r>
      <w:r w:rsidRPr="00E70AD4">
        <w:rPr>
          <w:rFonts w:ascii="Times New Roman" w:hAnsi="Times New Roman" w:cs="Times New Roman"/>
          <w:sz w:val="24"/>
          <w:szCs w:val="24"/>
          <w:lang w:val="en-US"/>
        </w:rPr>
        <w:t>(DEC, DEC</w:t>
      </w:r>
      <w:r w:rsidRPr="00E70AD4">
        <w:rPr>
          <w:rFonts w:ascii="Times New Roman" w:eastAsia="MTSY" w:hAnsi="Times New Roman" w:cs="Times New Roman"/>
          <w:sz w:val="24"/>
          <w:szCs w:val="24"/>
          <w:lang w:val="en-US"/>
        </w:rPr>
        <w:t>+</w:t>
      </w:r>
      <w:r w:rsidRPr="00E70AD4">
        <w:rPr>
          <w:rFonts w:ascii="Times New Roman" w:hAnsi="Times New Roman" w:cs="Times New Roman"/>
          <w:sz w:val="24"/>
          <w:szCs w:val="24"/>
          <w:lang w:val="en-US"/>
        </w:rPr>
        <w:t>J, DIVA, DIVA</w:t>
      </w:r>
      <w:r w:rsidRPr="00E70AD4">
        <w:rPr>
          <w:rFonts w:ascii="Times New Roman" w:eastAsia="MTSY" w:hAnsi="Times New Roman" w:cs="Times New Roman"/>
          <w:sz w:val="24"/>
          <w:szCs w:val="24"/>
          <w:lang w:val="en-US"/>
        </w:rPr>
        <w:t>+</w:t>
      </w:r>
      <w:r w:rsidRPr="00E70AD4">
        <w:rPr>
          <w:rFonts w:ascii="Times New Roman" w:hAnsi="Times New Roman" w:cs="Times New Roman"/>
          <w:sz w:val="24"/>
          <w:szCs w:val="24"/>
          <w:lang w:val="en-US"/>
        </w:rPr>
        <w:t xml:space="preserve">J, </w:t>
      </w:r>
      <w:proofErr w:type="spellStart"/>
      <w:r w:rsidRPr="00E70AD4">
        <w:rPr>
          <w:rFonts w:ascii="Times New Roman" w:hAnsi="Times New Roman" w:cs="Times New Roman"/>
          <w:sz w:val="24"/>
          <w:szCs w:val="24"/>
          <w:lang w:val="en-US"/>
        </w:rPr>
        <w:t>BayArea</w:t>
      </w:r>
      <w:proofErr w:type="spellEnd"/>
      <w:r w:rsidRPr="00E70AD4">
        <w:rPr>
          <w:rFonts w:ascii="Times New Roman" w:hAnsi="Times New Roman" w:cs="Times New Roman"/>
          <w:sz w:val="24"/>
          <w:szCs w:val="24"/>
          <w:lang w:val="en-US"/>
        </w:rPr>
        <w:t xml:space="preserve">, and </w:t>
      </w:r>
      <w:proofErr w:type="spellStart"/>
      <w:r w:rsidRPr="00E70AD4">
        <w:rPr>
          <w:rFonts w:ascii="Times New Roman" w:hAnsi="Times New Roman" w:cs="Times New Roman"/>
          <w:sz w:val="24"/>
          <w:szCs w:val="24"/>
          <w:lang w:val="en-US"/>
        </w:rPr>
        <w:t>BayArea</w:t>
      </w:r>
      <w:r w:rsidRPr="00E70AD4">
        <w:rPr>
          <w:rFonts w:ascii="Times New Roman" w:eastAsia="MTSY" w:hAnsi="Times New Roman" w:cs="Times New Roman"/>
          <w:sz w:val="24"/>
          <w:szCs w:val="24"/>
          <w:lang w:val="en-US"/>
        </w:rPr>
        <w:t>+</w:t>
      </w:r>
      <w:r w:rsidRPr="00E70AD4">
        <w:rPr>
          <w:rFonts w:ascii="Times New Roman" w:hAnsi="Times New Roman" w:cs="Times New Roman"/>
          <w:sz w:val="24"/>
          <w:szCs w:val="24"/>
          <w:lang w:val="en-US"/>
        </w:rPr>
        <w:t>J</w:t>
      </w:r>
      <w:proofErr w:type="spellEnd"/>
      <w:r w:rsidRPr="00E70AD4">
        <w:rPr>
          <w:rFonts w:ascii="Times New Roman" w:hAnsi="Times New Roman" w:cs="Times New Roman"/>
          <w:sz w:val="24"/>
          <w:szCs w:val="24"/>
          <w:lang w:val="en-US"/>
        </w:rPr>
        <w:t xml:space="preserve">) </w:t>
      </w:r>
      <w:r w:rsidRPr="00E70AD4">
        <w:rPr>
          <w:rFonts w:ascii="Times New Roman" w:hAnsi="Times New Roman" w:cs="Times New Roman"/>
          <w:bCs/>
          <w:sz w:val="24"/>
          <w:szCs w:val="24"/>
          <w:lang w:val="en-US"/>
        </w:rPr>
        <w:t>to infer the geographic range evolution</w:t>
      </w:r>
      <w:r>
        <w:rPr>
          <w:rFonts w:ascii="Times New Roman" w:hAnsi="Times New Roman" w:cs="Times New Roman"/>
          <w:bCs/>
          <w:sz w:val="24"/>
          <w:szCs w:val="24"/>
          <w:lang w:val="en-US"/>
        </w:rPr>
        <w:t>.</w:t>
      </w:r>
      <w:r w:rsidRPr="00E70AD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Each</w:t>
      </w:r>
      <w:r w:rsidR="00CB2EC9">
        <w:rPr>
          <w:rFonts w:ascii="Times New Roman" w:hAnsi="Times New Roman" w:cs="Times New Roman"/>
          <w:bCs/>
          <w:sz w:val="24"/>
          <w:szCs w:val="24"/>
          <w:lang w:val="en-US"/>
        </w:rPr>
        <w:t xml:space="preserve"> </w:t>
      </w:r>
      <w:r w:rsidRPr="00E70AD4">
        <w:rPr>
          <w:rFonts w:ascii="Times New Roman" w:hAnsi="Times New Roman" w:cs="Times New Roman"/>
          <w:bCs/>
          <w:sz w:val="24"/>
          <w:szCs w:val="24"/>
          <w:lang w:val="en-US"/>
        </w:rPr>
        <w:t>model makes some assumption</w:t>
      </w:r>
      <w:r>
        <w:rPr>
          <w:rFonts w:ascii="Times New Roman" w:hAnsi="Times New Roman" w:cs="Times New Roman"/>
          <w:bCs/>
          <w:sz w:val="24"/>
          <w:szCs w:val="24"/>
          <w:lang w:val="en-US"/>
        </w:rPr>
        <w:t>s</w:t>
      </w:r>
      <w:r w:rsidRPr="00E70AD4">
        <w:rPr>
          <w:rFonts w:ascii="Times New Roman" w:hAnsi="Times New Roman" w:cs="Times New Roman"/>
          <w:bCs/>
          <w:sz w:val="24"/>
          <w:szCs w:val="24"/>
          <w:lang w:val="en-US"/>
        </w:rPr>
        <w:t xml:space="preserve"> about the process of “dispersal” (range expansion)</w:t>
      </w:r>
      <w:r w:rsidR="0078500B">
        <w:rPr>
          <w:rFonts w:ascii="Times New Roman" w:hAnsi="Times New Roman" w:cs="Times New Roman"/>
          <w:bCs/>
          <w:sz w:val="24"/>
          <w:szCs w:val="24"/>
          <w:lang w:val="en-US"/>
        </w:rPr>
        <w:t xml:space="preserve">, </w:t>
      </w:r>
      <w:r w:rsidRPr="00E70AD4">
        <w:rPr>
          <w:rFonts w:ascii="Times New Roman" w:hAnsi="Times New Roman" w:cs="Times New Roman"/>
          <w:bCs/>
          <w:sz w:val="24"/>
          <w:szCs w:val="24"/>
          <w:lang w:val="en-US"/>
        </w:rPr>
        <w:t xml:space="preserve">“extinction” (range contraction) </w:t>
      </w:r>
      <w:r w:rsidR="0078500B">
        <w:rPr>
          <w:rFonts w:ascii="Times New Roman" w:hAnsi="Times New Roman" w:cs="Times New Roman"/>
          <w:bCs/>
          <w:sz w:val="24"/>
          <w:szCs w:val="24"/>
          <w:lang w:val="en-US"/>
        </w:rPr>
        <w:t xml:space="preserve">and cladogenesis </w:t>
      </w:r>
      <w:r w:rsidRPr="00E70AD4">
        <w:rPr>
          <w:rFonts w:ascii="Times New Roman" w:hAnsi="Times New Roman" w:cs="Times New Roman"/>
          <w:bCs/>
          <w:sz w:val="24"/>
          <w:szCs w:val="24"/>
          <w:lang w:val="en-US"/>
        </w:rPr>
        <w:t>along phylogeny branches</w:t>
      </w:r>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fldChar w:fldCharType="begin" w:fldLock="1"/>
      </w:r>
      <w:r w:rsidR="00956A35">
        <w:rPr>
          <w:rFonts w:ascii="Times New Roman" w:hAnsi="Times New Roman" w:cs="Times New Roman"/>
          <w:bCs/>
          <w:sz w:val="24"/>
          <w:szCs w:val="24"/>
          <w:lang w:val="en-US"/>
        </w:rPr>
        <w:instrText>ADDIN CSL_CITATION {"citationItems":[{"id":"ITEM-1","itemData":{"DOI":"10.21425/f55419694","abstract":"Historical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model-testing","type":"article-journal","volume":"5"},"uris":["http://www.mendeley.com/documents/?uuid=dcc9461e-33cb-4be5-aab4-84089dc1d295"]}],"mendeley":{"formattedCitation":"(Matzke 2013)","plainTextFormattedCitation":"(Matzke 2013)","previouslyFormattedCitation":"(Matzke 2013)"},"properties":{"noteIndex":0},"schema":"https://github.com/citation-style-language/schema/raw/master/csl-citation.json"}</w:instrText>
      </w:r>
      <w:r>
        <w:rPr>
          <w:rFonts w:ascii="Times New Roman" w:hAnsi="Times New Roman" w:cs="Times New Roman"/>
          <w:bCs/>
          <w:sz w:val="24"/>
          <w:szCs w:val="24"/>
          <w:lang w:val="en-US"/>
        </w:rPr>
        <w:fldChar w:fldCharType="separate"/>
      </w:r>
      <w:r w:rsidR="00956A35" w:rsidRPr="00956A35">
        <w:rPr>
          <w:rFonts w:ascii="Times New Roman" w:hAnsi="Times New Roman" w:cs="Times New Roman"/>
          <w:bCs/>
          <w:noProof/>
          <w:sz w:val="24"/>
          <w:szCs w:val="24"/>
          <w:lang w:val="en-US"/>
        </w:rPr>
        <w:t>(Matzke 2013)</w:t>
      </w:r>
      <w:r>
        <w:rPr>
          <w:rFonts w:ascii="Times New Roman" w:hAnsi="Times New Roman" w:cs="Times New Roman"/>
          <w:bCs/>
          <w:sz w:val="24"/>
          <w:szCs w:val="24"/>
          <w:lang w:val="en-US"/>
        </w:rPr>
        <w:fldChar w:fldCharType="end"/>
      </w:r>
      <w:r w:rsidRPr="00E70AD4">
        <w:rPr>
          <w:rFonts w:ascii="Times New Roman" w:hAnsi="Times New Roman" w:cs="Times New Roman"/>
          <w:bCs/>
          <w:sz w:val="24"/>
          <w:szCs w:val="24"/>
          <w:lang w:val="en-US"/>
        </w:rPr>
        <w:t xml:space="preserve">. </w:t>
      </w:r>
      <w:del w:id="47" w:author="Gabriel Nakamura" w:date="2019-07-22T17:47:00Z">
        <w:r w:rsidRPr="00E70AD4" w:rsidDel="003A0C12">
          <w:rPr>
            <w:rFonts w:ascii="Times New Roman" w:hAnsi="Times New Roman" w:cs="Times New Roman"/>
            <w:bCs/>
            <w:sz w:val="24"/>
            <w:szCs w:val="24"/>
            <w:lang w:val="en-US"/>
          </w:rPr>
          <w:delText xml:space="preserve"> </w:delText>
        </w:r>
      </w:del>
      <w:r>
        <w:rPr>
          <w:rFonts w:ascii="Times New Roman" w:hAnsi="Times New Roman" w:cs="Times New Roman"/>
          <w:bCs/>
          <w:sz w:val="24"/>
          <w:szCs w:val="24"/>
          <w:lang w:val="en-US"/>
        </w:rPr>
        <w:t>Briefly, t</w:t>
      </w:r>
      <w:r w:rsidRPr="00E70AD4">
        <w:rPr>
          <w:rFonts w:ascii="Times New Roman" w:hAnsi="Times New Roman" w:cs="Times New Roman"/>
          <w:bCs/>
          <w:sz w:val="24"/>
          <w:szCs w:val="24"/>
          <w:lang w:val="en-US"/>
        </w:rPr>
        <w:t xml:space="preserve">he difference </w:t>
      </w:r>
      <w:r>
        <w:rPr>
          <w:rFonts w:ascii="Times New Roman" w:hAnsi="Times New Roman" w:cs="Times New Roman"/>
          <w:bCs/>
          <w:sz w:val="24"/>
          <w:szCs w:val="24"/>
          <w:lang w:val="en-US"/>
        </w:rPr>
        <w:t>among</w:t>
      </w:r>
      <w:r w:rsidRPr="00E70AD4">
        <w:rPr>
          <w:rFonts w:ascii="Times New Roman" w:hAnsi="Times New Roman" w:cs="Times New Roman"/>
          <w:bCs/>
          <w:sz w:val="24"/>
          <w:szCs w:val="24"/>
          <w:lang w:val="en-US"/>
        </w:rPr>
        <w:t xml:space="preserve"> these model</w:t>
      </w:r>
      <w:r>
        <w:rPr>
          <w:rFonts w:ascii="Times New Roman" w:hAnsi="Times New Roman" w:cs="Times New Roman"/>
          <w:bCs/>
          <w:sz w:val="24"/>
          <w:szCs w:val="24"/>
          <w:lang w:val="en-US"/>
        </w:rPr>
        <w:t>s</w:t>
      </w:r>
      <w:r w:rsidRPr="00E70AD4">
        <w:rPr>
          <w:rFonts w:ascii="Times New Roman" w:hAnsi="Times New Roman" w:cs="Times New Roman"/>
          <w:bCs/>
          <w:sz w:val="24"/>
          <w:szCs w:val="24"/>
          <w:lang w:val="en-US"/>
        </w:rPr>
        <w:t xml:space="preserve"> are: DEC model (Dispersal-Extinction-Cladogenesis)</w:t>
      </w:r>
      <w:r>
        <w:rPr>
          <w:rFonts w:ascii="Times New Roman" w:hAnsi="Times New Roman" w:cs="Times New Roman"/>
          <w:bCs/>
          <w:sz w:val="24"/>
          <w:szCs w:val="24"/>
          <w:lang w:val="en-US"/>
        </w:rPr>
        <w:t xml:space="preserve"> is</w:t>
      </w:r>
      <w:r w:rsidRPr="00E70AD4">
        <w:rPr>
          <w:rFonts w:ascii="Times New Roman" w:hAnsi="Times New Roman" w:cs="Times New Roman"/>
          <w:bCs/>
          <w:sz w:val="24"/>
          <w:szCs w:val="24"/>
          <w:lang w:val="en-US"/>
        </w:rPr>
        <w:t xml:space="preserve"> a </w:t>
      </w:r>
      <w:del w:id="48" w:author="Gabriel Nakamura" w:date="2019-07-22T17:47:00Z">
        <w:r w:rsidRPr="00E70AD4" w:rsidDel="003A0C12">
          <w:rPr>
            <w:rFonts w:ascii="Times New Roman" w:hAnsi="Times New Roman" w:cs="Times New Roman"/>
            <w:color w:val="212121"/>
            <w:sz w:val="24"/>
            <w:szCs w:val="24"/>
            <w:lang w:val="en"/>
          </w:rPr>
          <w:delText xml:space="preserve"> </w:delText>
        </w:r>
      </w:del>
      <w:r w:rsidRPr="000A7D59">
        <w:rPr>
          <w:rFonts w:ascii="Times New Roman" w:hAnsi="Times New Roman" w:cs="Times New Roman"/>
          <w:sz w:val="24"/>
          <w:szCs w:val="24"/>
          <w:lang w:val="en"/>
        </w:rPr>
        <w:t>parametric method based on probabilities</w:t>
      </w:r>
      <w:r>
        <w:rPr>
          <w:rFonts w:ascii="Times New Roman" w:hAnsi="Times New Roman" w:cs="Times New Roman"/>
          <w:color w:val="212121"/>
          <w:sz w:val="24"/>
          <w:szCs w:val="24"/>
          <w:lang w:val="en"/>
        </w:rPr>
        <w:t xml:space="preserve"> </w:t>
      </w:r>
      <w:r>
        <w:rPr>
          <w:rFonts w:ascii="Times New Roman" w:hAnsi="Times New Roman" w:cs="Times New Roman"/>
          <w:color w:val="212121"/>
          <w:sz w:val="24"/>
          <w:szCs w:val="24"/>
          <w:lang w:val="en"/>
        </w:rPr>
        <w:lastRenderedPageBreak/>
        <w:fldChar w:fldCharType="begin" w:fldLock="1"/>
      </w:r>
      <w:r>
        <w:rPr>
          <w:rFonts w:ascii="Times New Roman" w:hAnsi="Times New Roman" w:cs="Times New Roman"/>
          <w:color w:val="212121"/>
          <w:sz w:val="24"/>
          <w:szCs w:val="24"/>
          <w:lang w:val="en"/>
        </w:rPr>
        <w:instrText>ADDIN CSL_CITATION {"citationItems":[{"id":"ITEM-1","itemData":{"DOI":"10.1111/j.0014-3820.2005.tb00940.x","ISSN":"00143820","abstract":"At a time when historical biogeography appears to be again expanding its scope after a period of focusing primarily on discerning area relationships using cladograms, new inference methods are needed to bring more kinds of data to bear on questions about the geographic history of lineages. Here we describe a likelihood framework for inferring the evolution of geographic range on phylogenies that models lineage dispersal and local extinction in a set of discrete areas as stochastic events in continuous time. Unlike existing methods for estimating ancestral areas, such as dispersal-vicariance analysis, this approach incorporates information on the timing of both lineage divergences and the availability of connections between areas (dispersal routes). Monte Carlo methods are used to estimate branch-specific transition probabilities for geographic ranges, enabling the likelihood of the data (observed species distributions) to be evaluated for a given phylogeny and parameterized paleogeographic model. We demonstrate how the method can be used to address two biogeographic questions: What were the ancestral geographic ranges on a phylogenetic tree? How were those ancestral ranges affected by speciation and inherited by the daughter lineages at cladogenesis events? For illustration we use hypothetical examples and an analysis of a Northern Hemisphere plant clade (Cercis), comparing and contrasting inferences to those obtained from dispersal-vicariance analysis. Although the particular model we implement is somewhat simplistic, the framework itself is flexible and could readily be modified to incorporate additional sources of information and also be extended to address other aspects of historical biogeography.","author":[{"dropping-particle":"","family":"Ree","given":"Richard H.","non-dropping-particle":"","parse-names":false,"suffix":""},{"dropping-particle":"","family":"Moore","given":"Brian R.","non-dropping-particle":"","parse-names":false,"suffix":""},{"dropping-particle":"","family":"Webb","given":"Campbell O.","non-dropping-particle":"","parse-names":false,"suffix":""},{"dropping-particle":"","family":"Donoghue","given":"Michael J.","non-dropping-particle":"","parse-names":false,"suffix":""}],"container-title":"Evolution","id":"ITEM-1","issue":"11","issued":{"date-parts":[["2005"]]},"page":"2299-2311","publisher":"Society for the Study of Evolution","title":"A likelihood framework for inferring the evolution of geographic range on phylogenetic trees","type":"article","volume":"59"},"uris":["http://www.mendeley.com/documents/?uuid=53a81da7-5697-40e0-91f2-5b7f0996612c"]}],"mendeley":{"formattedCitation":"(Ree &lt;i&gt;et al.&lt;/i&gt; 2005)","plainTextFormattedCitation":"(Ree et al. 2005)","previouslyFormattedCitation":"(Ree &lt;i&gt;et al.&lt;/i&gt; 2005)"},"properties":{"noteIndex":0},"schema":"https://github.com/citation-style-language/schema/raw/master/csl-citation.json"}</w:instrText>
      </w:r>
      <w:r>
        <w:rPr>
          <w:rFonts w:ascii="Times New Roman" w:hAnsi="Times New Roman" w:cs="Times New Roman"/>
          <w:color w:val="212121"/>
          <w:sz w:val="24"/>
          <w:szCs w:val="24"/>
          <w:lang w:val="en"/>
        </w:rPr>
        <w:fldChar w:fldCharType="separate"/>
      </w:r>
      <w:r w:rsidRPr="00A231C5">
        <w:rPr>
          <w:rFonts w:ascii="Times New Roman" w:hAnsi="Times New Roman" w:cs="Times New Roman"/>
          <w:noProof/>
          <w:color w:val="212121"/>
          <w:sz w:val="24"/>
          <w:szCs w:val="24"/>
          <w:lang w:val="en"/>
        </w:rPr>
        <w:t xml:space="preserve">(Ree </w:t>
      </w:r>
      <w:r w:rsidRPr="00A231C5">
        <w:rPr>
          <w:rFonts w:ascii="Times New Roman" w:hAnsi="Times New Roman" w:cs="Times New Roman"/>
          <w:i/>
          <w:noProof/>
          <w:color w:val="212121"/>
          <w:sz w:val="24"/>
          <w:szCs w:val="24"/>
          <w:lang w:val="en"/>
        </w:rPr>
        <w:t>et al.</w:t>
      </w:r>
      <w:r w:rsidRPr="00A231C5">
        <w:rPr>
          <w:rFonts w:ascii="Times New Roman" w:hAnsi="Times New Roman" w:cs="Times New Roman"/>
          <w:noProof/>
          <w:color w:val="212121"/>
          <w:sz w:val="24"/>
          <w:szCs w:val="24"/>
          <w:lang w:val="en"/>
        </w:rPr>
        <w:t xml:space="preserve"> 2005)</w:t>
      </w:r>
      <w:r>
        <w:rPr>
          <w:rFonts w:ascii="Times New Roman" w:hAnsi="Times New Roman" w:cs="Times New Roman"/>
          <w:color w:val="212121"/>
          <w:sz w:val="24"/>
          <w:szCs w:val="24"/>
          <w:lang w:val="en"/>
        </w:rPr>
        <w:fldChar w:fldCharType="end"/>
      </w:r>
      <w:r w:rsidR="00E60C62">
        <w:rPr>
          <w:rFonts w:ascii="Times New Roman" w:hAnsi="Times New Roman" w:cs="Times New Roman"/>
          <w:color w:val="212121"/>
          <w:sz w:val="24"/>
          <w:szCs w:val="24"/>
          <w:lang w:val="en"/>
        </w:rPr>
        <w:t>. At cladogenesis events</w:t>
      </w:r>
      <w:del w:id="49" w:author="Gabriel Nakamura" w:date="2019-07-22T17:48:00Z">
        <w:r w:rsidRPr="00E70AD4" w:rsidDel="003A0C12">
          <w:rPr>
            <w:rFonts w:ascii="Times New Roman" w:hAnsi="Times New Roman" w:cs="Times New Roman"/>
            <w:color w:val="212121"/>
            <w:sz w:val="24"/>
            <w:szCs w:val="24"/>
            <w:lang w:val="en"/>
          </w:rPr>
          <w:delText xml:space="preserve">  </w:delText>
        </w:r>
      </w:del>
      <w:r w:rsidRPr="00E70AD4">
        <w:rPr>
          <w:rFonts w:ascii="Times New Roman" w:hAnsi="Times New Roman" w:cs="Times New Roman"/>
          <w:bCs/>
          <w:sz w:val="24"/>
          <w:szCs w:val="24"/>
          <w:lang w:val="en-US"/>
        </w:rPr>
        <w:t xml:space="preserve"> assumes daughter lineages inherit the </w:t>
      </w:r>
      <w:r w:rsidRPr="00E70AD4">
        <w:rPr>
          <w:rFonts w:ascii="Times New Roman" w:hAnsi="Times New Roman" w:cs="Times New Roman"/>
          <w:sz w:val="24"/>
          <w:szCs w:val="24"/>
          <w:lang w:val="en-US"/>
        </w:rPr>
        <w:t xml:space="preserve">ancestral range if the ancestor lives in a single area or if the ancestral is widespread </w:t>
      </w:r>
      <w:r w:rsidR="00E60C62">
        <w:rPr>
          <w:rFonts w:ascii="Times New Roman" w:hAnsi="Times New Roman" w:cs="Times New Roman"/>
          <w:sz w:val="24"/>
          <w:szCs w:val="24"/>
          <w:lang w:val="en-US"/>
        </w:rPr>
        <w:t xml:space="preserve">one </w:t>
      </w:r>
      <w:r w:rsidRPr="00E70AD4">
        <w:rPr>
          <w:rFonts w:ascii="Times New Roman" w:hAnsi="Times New Roman" w:cs="Times New Roman"/>
          <w:sz w:val="24"/>
          <w:szCs w:val="24"/>
          <w:lang w:val="en-US"/>
        </w:rPr>
        <w:t xml:space="preserve">the daughter </w:t>
      </w:r>
      <w:r w:rsidR="00E60C62">
        <w:rPr>
          <w:rFonts w:ascii="Times New Roman" w:hAnsi="Times New Roman" w:cs="Times New Roman"/>
          <w:sz w:val="24"/>
          <w:szCs w:val="24"/>
          <w:lang w:val="en-US"/>
        </w:rPr>
        <w:t xml:space="preserve">lineage </w:t>
      </w:r>
      <w:r w:rsidRPr="00E70AD4">
        <w:rPr>
          <w:rFonts w:ascii="Times New Roman" w:hAnsi="Times New Roman" w:cs="Times New Roman"/>
          <w:sz w:val="24"/>
          <w:szCs w:val="24"/>
          <w:lang w:val="en-US"/>
        </w:rPr>
        <w:t>will live in a subset of these areas</w:t>
      </w:r>
      <w:r w:rsidR="00E60C62">
        <w:rPr>
          <w:rFonts w:ascii="Times New Roman" w:hAnsi="Times New Roman" w:cs="Times New Roman"/>
          <w:sz w:val="24"/>
          <w:szCs w:val="24"/>
          <w:lang w:val="en-US"/>
        </w:rPr>
        <w:t xml:space="preserve">, or one area will split off by vicariance. DEC assumes that one daughter lineage will always </w:t>
      </w:r>
      <w:r w:rsidR="00826A80">
        <w:rPr>
          <w:rFonts w:ascii="Times New Roman" w:hAnsi="Times New Roman" w:cs="Times New Roman"/>
          <w:sz w:val="24"/>
          <w:szCs w:val="24"/>
          <w:lang w:val="en-US"/>
        </w:rPr>
        <w:t>have a range of one area</w:t>
      </w:r>
      <w:r>
        <w:rPr>
          <w:rFonts w:ascii="Times New Roman" w:hAnsi="Times New Roman" w:cs="Times New Roman"/>
          <w:sz w:val="24"/>
          <w:szCs w:val="24"/>
          <w:lang w:val="en-US"/>
        </w:rPr>
        <w:t xml:space="preserve"> </w:t>
      </w:r>
      <w:r w:rsidR="00956A35">
        <w:rPr>
          <w:rFonts w:ascii="Times New Roman" w:hAnsi="Times New Roman" w:cs="Times New Roman"/>
          <w:sz w:val="24"/>
          <w:szCs w:val="24"/>
          <w:lang w:val="en-US"/>
        </w:rPr>
        <w:fldChar w:fldCharType="begin" w:fldLock="1"/>
      </w:r>
      <w:r w:rsidR="00956A35">
        <w:rPr>
          <w:rFonts w:ascii="Times New Roman" w:hAnsi="Times New Roman" w:cs="Times New Roman"/>
          <w:sz w:val="24"/>
          <w:szCs w:val="24"/>
          <w:lang w:val="en-US"/>
        </w:rPr>
        <w:instrText>ADDIN CSL_CITATION {"citationItems":[{"id":"ITEM-1","itemData":{"DOI":"10.21425/f55419694","abstract":"Historical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model-testing","type":"article-journal","volume":"5"},"uris":["http://www.mendeley.com/documents/?uuid=dcc9461e-33cb-4be5-aab4-84089dc1d295"]}],"mendeley":{"formattedCitation":"(Matzke 2013)","plainTextFormattedCitation":"(Matzke 2013)","previouslyFormattedCitation":"(Matzke 2013)"},"properties":{"noteIndex":0},"schema":"https://github.com/citation-style-language/schema/raw/master/csl-citation.json"}</w:instrText>
      </w:r>
      <w:r w:rsidR="00956A35">
        <w:rPr>
          <w:rFonts w:ascii="Times New Roman" w:hAnsi="Times New Roman" w:cs="Times New Roman"/>
          <w:sz w:val="24"/>
          <w:szCs w:val="24"/>
          <w:lang w:val="en-US"/>
        </w:rPr>
        <w:fldChar w:fldCharType="separate"/>
      </w:r>
      <w:r w:rsidR="00956A35" w:rsidRPr="00956A35">
        <w:rPr>
          <w:rFonts w:ascii="Times New Roman" w:hAnsi="Times New Roman" w:cs="Times New Roman"/>
          <w:noProof/>
          <w:sz w:val="24"/>
          <w:szCs w:val="24"/>
          <w:lang w:val="en-US"/>
        </w:rPr>
        <w:t>(Matzke 2013)</w:t>
      </w:r>
      <w:r w:rsidR="00956A35">
        <w:rPr>
          <w:rFonts w:ascii="Times New Roman" w:hAnsi="Times New Roman" w:cs="Times New Roman"/>
          <w:sz w:val="24"/>
          <w:szCs w:val="24"/>
          <w:lang w:val="en-US"/>
        </w:rPr>
        <w:fldChar w:fldCharType="end"/>
      </w:r>
      <w:r w:rsidR="00956A35">
        <w:rPr>
          <w:rFonts w:ascii="Times New Roman" w:hAnsi="Times New Roman" w:cs="Times New Roman"/>
          <w:sz w:val="24"/>
          <w:szCs w:val="24"/>
          <w:lang w:val="en-US"/>
        </w:rPr>
        <w:t>.</w:t>
      </w:r>
      <w:r w:rsidR="00826A80">
        <w:rPr>
          <w:rFonts w:ascii="Times New Roman" w:hAnsi="Times New Roman" w:cs="Times New Roman"/>
          <w:sz w:val="24"/>
          <w:szCs w:val="24"/>
          <w:lang w:val="en-US"/>
        </w:rPr>
        <w:t xml:space="preserve"> </w:t>
      </w:r>
      <w:r w:rsidRPr="00E70AD4">
        <w:rPr>
          <w:rFonts w:ascii="Times New Roman" w:hAnsi="Times New Roman" w:cs="Times New Roman"/>
          <w:sz w:val="24"/>
          <w:szCs w:val="24"/>
          <w:lang w:val="en-US"/>
        </w:rPr>
        <w:t>DIVA model (</w:t>
      </w:r>
      <w:r w:rsidRPr="00E70AD4">
        <w:rPr>
          <w:rFonts w:ascii="Times New Roman" w:hAnsi="Times New Roman" w:cs="Times New Roman"/>
          <w:iCs/>
          <w:sz w:val="24"/>
          <w:szCs w:val="24"/>
          <w:lang w:val="en-US"/>
        </w:rPr>
        <w:t xml:space="preserve">Dispersal-Vicariance Analysis) assumes that dispersal and extinction have value of </w:t>
      </w:r>
      <w:r w:rsidR="00826A80" w:rsidRPr="00E70AD4">
        <w:rPr>
          <w:rFonts w:ascii="Times New Roman" w:hAnsi="Times New Roman" w:cs="Times New Roman"/>
          <w:iCs/>
          <w:sz w:val="24"/>
          <w:szCs w:val="24"/>
          <w:lang w:val="en-US"/>
        </w:rPr>
        <w:t>one;</w:t>
      </w:r>
      <w:r w:rsidRPr="00E70AD4">
        <w:rPr>
          <w:rFonts w:ascii="Times New Roman" w:hAnsi="Times New Roman" w:cs="Times New Roman"/>
          <w:iCs/>
          <w:sz w:val="24"/>
          <w:szCs w:val="24"/>
          <w:lang w:val="en-US"/>
        </w:rPr>
        <w:t xml:space="preserve"> otherwise vicariance events have zero </w:t>
      </w:r>
      <w:r w:rsidRPr="00FA2FE1">
        <w:rPr>
          <w:rFonts w:ascii="Times New Roman" w:hAnsi="Times New Roman" w:cs="Times New Roman"/>
          <w:iCs/>
          <w:sz w:val="24"/>
          <w:szCs w:val="24"/>
          <w:lang w:val="en-US"/>
        </w:rPr>
        <w:t>cost</w:t>
      </w:r>
      <w:r w:rsidR="00826A80">
        <w:rPr>
          <w:rFonts w:ascii="Times New Roman" w:hAnsi="Times New Roman" w:cs="Times New Roman"/>
          <w:iCs/>
          <w:sz w:val="24"/>
          <w:szCs w:val="24"/>
          <w:lang w:val="en-US"/>
        </w:rPr>
        <w:t xml:space="preserve">  </w:t>
      </w:r>
      <w:r w:rsidR="00826A80">
        <w:rPr>
          <w:rFonts w:ascii="Times New Roman" w:hAnsi="Times New Roman" w:cs="Times New Roman"/>
          <w:iCs/>
          <w:sz w:val="24"/>
          <w:szCs w:val="24"/>
          <w:lang w:val="en-US"/>
        </w:rPr>
        <w:fldChar w:fldCharType="begin" w:fldLock="1"/>
      </w:r>
      <w:r w:rsidR="00826A80">
        <w:rPr>
          <w:rFonts w:ascii="Times New Roman" w:hAnsi="Times New Roman" w:cs="Times New Roman"/>
          <w:iCs/>
          <w:sz w:val="24"/>
          <w:szCs w:val="24"/>
          <w:lang w:val="en-US"/>
        </w:rPr>
        <w:instrText>ADDIN CSL_CITATION {"citationItems":[{"id":"ITEM-1","itemData":{"abstract":"Quantification in historical biogeography has usually been based on the search for a single branching relationship among areas of endemism. Unlike organisms, however, areas rarely have a unique hierarchical history. Dispersal barriers appear and disappear and may have different effects on different species. As a result, the biota of an area may consist of several components with separate histories, each of which may be reticulate rather than branching. In an attempt to address these problems, I present a new biogeographic method, dispersal-vicariance analysis, which reconstructs the ancestral distributions in a given phylogeny without any prior assumptions about the form of area relationships. A three-dimensional step matrix based on a simple biogeo-graphic model is used in the reconstruction. Speciation is assumed to subdivide the ranges of widespread species into vicariant components; the optimal ancestral distributions are those that minimize the number of implied dispersal and extinction events. Exact algorithms that find the optimal reconstruction(s) are described. In addition to their use in taxon biogeography, the inferred distribution histories of individual groups serve as a basis for the study of general patterns in historical biogeography, particularly if the relative age of the nodes in the source cladograms is known.","author":[{"dropping-particle":"","family":"Ronquist","given":"Fredrik","non-dropping-particle":"","parse-names":false,"suffix":""}],"container-title":"Syst. Biol","id":"ITEM-1","issued":{"date-parts":[["1997"]]},"number-of-pages":"195-203","title":"Dispersal-vicariance analysis: A new approach to the quantification of historical biogeography","type":"report","volume":"46"},"uris":["http://www.mendeley.com/documents/?uuid=2a3ad426-38c7-407f-b8f8-767cbbec8d1b"]}],"mendeley":{"formattedCitation":"(Ronquist 1997)","plainTextFormattedCitation":"(Ronquist 1997)","previouslyFormattedCitation":"(Ronquist 1997)"},"properties":{"noteIndex":0},"schema":"https://github.com/citation-style-language/schema/raw/master/csl-citation.json"}</w:instrText>
      </w:r>
      <w:r w:rsidR="00826A80">
        <w:rPr>
          <w:rFonts w:ascii="Times New Roman" w:hAnsi="Times New Roman" w:cs="Times New Roman"/>
          <w:iCs/>
          <w:sz w:val="24"/>
          <w:szCs w:val="24"/>
          <w:lang w:val="en-US"/>
        </w:rPr>
        <w:fldChar w:fldCharType="separate"/>
      </w:r>
      <w:r w:rsidR="00826A80" w:rsidRPr="00A231C5">
        <w:rPr>
          <w:rFonts w:ascii="Times New Roman" w:hAnsi="Times New Roman" w:cs="Times New Roman"/>
          <w:iCs/>
          <w:noProof/>
          <w:sz w:val="24"/>
          <w:szCs w:val="24"/>
          <w:lang w:val="en-US"/>
        </w:rPr>
        <w:t>(Ronquist 1997)</w:t>
      </w:r>
      <w:r w:rsidR="00826A80">
        <w:rPr>
          <w:rFonts w:ascii="Times New Roman" w:hAnsi="Times New Roman" w:cs="Times New Roman"/>
          <w:iCs/>
          <w:sz w:val="24"/>
          <w:szCs w:val="24"/>
          <w:lang w:val="en-US"/>
        </w:rPr>
        <w:fldChar w:fldCharType="end"/>
      </w:r>
      <w:r w:rsidR="00826A80" w:rsidRPr="00FA2FE1">
        <w:rPr>
          <w:rFonts w:ascii="Times New Roman" w:hAnsi="Times New Roman" w:cs="Times New Roman"/>
          <w:iCs/>
          <w:sz w:val="24"/>
          <w:szCs w:val="24"/>
          <w:lang w:val="en-US"/>
        </w:rPr>
        <w:t>.</w:t>
      </w:r>
      <w:r w:rsidR="00826A80">
        <w:rPr>
          <w:rFonts w:ascii="Times New Roman" w:hAnsi="Times New Roman" w:cs="Times New Roman"/>
          <w:iCs/>
          <w:sz w:val="24"/>
          <w:szCs w:val="24"/>
          <w:lang w:val="en-US"/>
        </w:rPr>
        <w:t xml:space="preserve"> So, the difference between D</w:t>
      </w:r>
      <w:r w:rsidR="007601D1">
        <w:rPr>
          <w:rFonts w:ascii="Times New Roman" w:hAnsi="Times New Roman" w:cs="Times New Roman"/>
          <w:iCs/>
          <w:sz w:val="24"/>
          <w:szCs w:val="24"/>
          <w:lang w:val="en-US"/>
        </w:rPr>
        <w:t>EC</w:t>
      </w:r>
      <w:r w:rsidR="00826A80">
        <w:rPr>
          <w:rFonts w:ascii="Times New Roman" w:hAnsi="Times New Roman" w:cs="Times New Roman"/>
          <w:iCs/>
          <w:sz w:val="24"/>
          <w:szCs w:val="24"/>
          <w:lang w:val="en-US"/>
        </w:rPr>
        <w:t xml:space="preserve"> and D</w:t>
      </w:r>
      <w:r w:rsidR="007601D1">
        <w:rPr>
          <w:rFonts w:ascii="Times New Roman" w:hAnsi="Times New Roman" w:cs="Times New Roman"/>
          <w:iCs/>
          <w:sz w:val="24"/>
          <w:szCs w:val="24"/>
          <w:lang w:val="en-US"/>
        </w:rPr>
        <w:t>IVA</w:t>
      </w:r>
      <w:r w:rsidR="00826A80">
        <w:rPr>
          <w:rFonts w:ascii="Times New Roman" w:hAnsi="Times New Roman" w:cs="Times New Roman"/>
          <w:iCs/>
          <w:sz w:val="24"/>
          <w:szCs w:val="24"/>
          <w:lang w:val="en-US"/>
        </w:rPr>
        <w:t xml:space="preserve"> is: the first,</w:t>
      </w:r>
      <w:r w:rsidR="007601D1" w:rsidRPr="007601D1">
        <w:rPr>
          <w:rFonts w:ascii="Times New Roman" w:hAnsi="Times New Roman" w:cs="Times New Roman"/>
          <w:iCs/>
          <w:sz w:val="24"/>
          <w:szCs w:val="24"/>
          <w:lang w:val="en-US"/>
        </w:rPr>
        <w:t xml:space="preserve"> </w:t>
      </w:r>
      <w:r w:rsidR="007601D1">
        <w:rPr>
          <w:rFonts w:ascii="Times New Roman" w:hAnsi="Times New Roman" w:cs="Times New Roman"/>
          <w:iCs/>
          <w:sz w:val="24"/>
          <w:szCs w:val="24"/>
          <w:lang w:val="en-US"/>
        </w:rPr>
        <w:t>one of the daughter lineages inherits the whole area of its ancestor and the other inherits only a small portion. Otherwise DIVA predicts</w:t>
      </w:r>
      <w:r w:rsidR="00826A80">
        <w:rPr>
          <w:rFonts w:ascii="Times New Roman" w:hAnsi="Times New Roman" w:cs="Times New Roman"/>
          <w:iCs/>
          <w:sz w:val="24"/>
          <w:szCs w:val="24"/>
          <w:lang w:val="en-US"/>
        </w:rPr>
        <w:t xml:space="preserve"> the classi</w:t>
      </w:r>
      <w:r w:rsidR="007601D1">
        <w:rPr>
          <w:rFonts w:ascii="Times New Roman" w:hAnsi="Times New Roman" w:cs="Times New Roman"/>
          <w:iCs/>
          <w:sz w:val="24"/>
          <w:szCs w:val="24"/>
          <w:lang w:val="en-US"/>
        </w:rPr>
        <w:t>c</w:t>
      </w:r>
      <w:r w:rsidR="00826A80">
        <w:rPr>
          <w:rFonts w:ascii="Times New Roman" w:hAnsi="Times New Roman" w:cs="Times New Roman"/>
          <w:iCs/>
          <w:sz w:val="24"/>
          <w:szCs w:val="24"/>
          <w:lang w:val="en-US"/>
        </w:rPr>
        <w:t>al vicariance, a widely distributed ancestor generates two species in which each species inherits exactly the same number of areas</w:t>
      </w:r>
      <w:r w:rsidR="008947B4">
        <w:rPr>
          <w:rFonts w:ascii="Times New Roman" w:hAnsi="Times New Roman" w:cs="Times New Roman"/>
          <w:iCs/>
          <w:sz w:val="24"/>
          <w:szCs w:val="24"/>
          <w:lang w:val="en-US"/>
        </w:rPr>
        <w:t xml:space="preserve"> </w:t>
      </w:r>
      <w:r w:rsidR="008947B4">
        <w:rPr>
          <w:rFonts w:ascii="Times New Roman" w:hAnsi="Times New Roman" w:cs="Times New Roman"/>
          <w:iCs/>
          <w:sz w:val="24"/>
          <w:szCs w:val="24"/>
          <w:lang w:val="en-US"/>
        </w:rPr>
        <w:fldChar w:fldCharType="begin" w:fldLock="1"/>
      </w:r>
      <w:r w:rsidR="00200E52">
        <w:rPr>
          <w:rFonts w:ascii="Times New Roman" w:hAnsi="Times New Roman" w:cs="Times New Roman"/>
          <w:iCs/>
          <w:sz w:val="24"/>
          <w:szCs w:val="24"/>
          <w:lang w:val="en-US"/>
        </w:rPr>
        <w:instrText>ADDIN CSL_CITATION {"citationItems":[{"id":"ITEM-1","itemData":{"DOI":"10.1146/annurev-ecolsys-102209-144710","ISSN":"1543-592X","abstract":"Phylogenetic approaches to biogeography are rapidly becoming more so-phisticated. Four types of models are being explored in the literature: (a) diffusion models, (b) island models, (c) hierarchical vicariance models (HVMs), and (d) reticulate models. Diffusion models are used primarily for phylogeographic inference but can also offer insights into geographic dis-continuities of significance on longer time scales. For the island models, statistical approaches are now well developed and typically offer more de-tailed insight than parsimony analysis. In contrast, parsimony may still be the best option for HVM analysis, because existing statistical approaches do not yet accommodate dispersal. The proposed probabilistic models of retic-ulate scenarios remain poorly understood, even though they may currently do the best job of integrating diversification processes into biogeographic analysis. Statistical approaches are gaining in popularity across the field, in part because of the flexibility of stochastic modeling. This allows investiga-tors to address important related processes, such as ecological interactions and climate change, in biogeographic inference.","author":[{"dropping-particle":"","family":"Ronquist","given":"Fredrik","non-dropping-particle":"","parse-names":false,"suffix":""},{"dropping-particle":"","family":"Sanmartín","given":"Isabel","non-dropping-particle":"","parse-names":false,"suffix":""}],"container-title":"Annual Review of Ecology, Evolution, and Systematics","id":"ITEM-1","issue":"1","issued":{"date-parts":[["2011"]]},"page":"441-464","title":"Phylogenetic Methods in Biogeography","type":"article-journal","volume":"42"},"uris":["http://www.mendeley.com/documents/?uuid=04749845-81ed-4326-b3ec-c3be819c9ab1"]}],"mendeley":{"formattedCitation":"(Ronquist &amp; Sanmartín 2011)","plainTextFormattedCitation":"(Ronquist &amp; Sanmartín 2011)","previouslyFormattedCitation":"(Ronquist &amp; Sanmartín 2011)"},"properties":{"noteIndex":0},"schema":"https://github.com/citation-style-language/schema/raw/master/csl-citation.json"}</w:instrText>
      </w:r>
      <w:r w:rsidR="008947B4">
        <w:rPr>
          <w:rFonts w:ascii="Times New Roman" w:hAnsi="Times New Roman" w:cs="Times New Roman"/>
          <w:iCs/>
          <w:sz w:val="24"/>
          <w:szCs w:val="24"/>
          <w:lang w:val="en-US"/>
        </w:rPr>
        <w:fldChar w:fldCharType="separate"/>
      </w:r>
      <w:r w:rsidR="008947B4" w:rsidRPr="008947B4">
        <w:rPr>
          <w:rFonts w:ascii="Times New Roman" w:hAnsi="Times New Roman" w:cs="Times New Roman"/>
          <w:iCs/>
          <w:noProof/>
          <w:sz w:val="24"/>
          <w:szCs w:val="24"/>
          <w:lang w:val="en-US"/>
        </w:rPr>
        <w:t>(Ronquist &amp; Sanmartín 2011)</w:t>
      </w:r>
      <w:r w:rsidR="008947B4">
        <w:rPr>
          <w:rFonts w:ascii="Times New Roman" w:hAnsi="Times New Roman" w:cs="Times New Roman"/>
          <w:iCs/>
          <w:sz w:val="24"/>
          <w:szCs w:val="24"/>
          <w:lang w:val="en-US"/>
        </w:rPr>
        <w:fldChar w:fldCharType="end"/>
      </w:r>
      <w:r w:rsidR="008947B4">
        <w:rPr>
          <w:rFonts w:ascii="Times New Roman" w:hAnsi="Times New Roman" w:cs="Times New Roman"/>
          <w:iCs/>
          <w:sz w:val="24"/>
          <w:szCs w:val="24"/>
          <w:lang w:val="en-US"/>
        </w:rPr>
        <w:t>.</w:t>
      </w:r>
      <w:r w:rsidRPr="00E70AD4">
        <w:rPr>
          <w:rFonts w:ascii="Times New Roman" w:hAnsi="Times New Roman" w:cs="Times New Roman"/>
          <w:iCs/>
          <w:sz w:val="24"/>
          <w:szCs w:val="24"/>
          <w:lang w:val="en-US"/>
        </w:rPr>
        <w:t xml:space="preserve"> So, for that situation, </w:t>
      </w:r>
      <w:r>
        <w:rPr>
          <w:rFonts w:ascii="Times New Roman" w:hAnsi="Times New Roman" w:cs="Times New Roman"/>
          <w:iCs/>
          <w:sz w:val="24"/>
          <w:szCs w:val="24"/>
          <w:lang w:val="en-US"/>
        </w:rPr>
        <w:t xml:space="preserve">DIVA </w:t>
      </w:r>
      <w:r w:rsidRPr="00E70AD4">
        <w:rPr>
          <w:rFonts w:ascii="Times New Roman" w:hAnsi="Times New Roman" w:cs="Times New Roman"/>
          <w:iCs/>
          <w:sz w:val="24"/>
          <w:szCs w:val="24"/>
          <w:lang w:val="en-US"/>
        </w:rPr>
        <w:t xml:space="preserve"> </w:t>
      </w:r>
      <w:r w:rsidR="00E60C62">
        <w:rPr>
          <w:rFonts w:ascii="Times New Roman" w:hAnsi="Times New Roman" w:cs="Times New Roman"/>
          <w:iCs/>
          <w:sz w:val="24"/>
          <w:szCs w:val="24"/>
          <w:lang w:val="en-US"/>
        </w:rPr>
        <w:t xml:space="preserve">estimates </w:t>
      </w:r>
      <w:r w:rsidRPr="00E70AD4">
        <w:rPr>
          <w:rFonts w:ascii="Times New Roman" w:hAnsi="Times New Roman" w:cs="Times New Roman"/>
          <w:iCs/>
          <w:sz w:val="24"/>
          <w:szCs w:val="24"/>
          <w:lang w:val="en-US"/>
        </w:rPr>
        <w:t>histories when the evolution of g</w:t>
      </w:r>
      <w:r>
        <w:rPr>
          <w:rFonts w:ascii="Times New Roman" w:hAnsi="Times New Roman" w:cs="Times New Roman"/>
          <w:iCs/>
          <w:sz w:val="24"/>
          <w:szCs w:val="24"/>
          <w:lang w:val="en-US"/>
        </w:rPr>
        <w:t xml:space="preserve">eographic range has been simple: </w:t>
      </w:r>
      <w:r w:rsidRPr="00E70AD4">
        <w:rPr>
          <w:rFonts w:ascii="Times New Roman" w:hAnsi="Times New Roman" w:cs="Times New Roman"/>
          <w:iCs/>
          <w:sz w:val="24"/>
          <w:szCs w:val="24"/>
          <w:lang w:val="en-US"/>
        </w:rPr>
        <w:t>where the speciation was driven by vicariance</w:t>
      </w:r>
      <w:r>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fldChar w:fldCharType="begin" w:fldLock="1"/>
      </w:r>
      <w:r>
        <w:rPr>
          <w:rFonts w:ascii="Times New Roman" w:hAnsi="Times New Roman" w:cs="Times New Roman"/>
          <w:iCs/>
          <w:sz w:val="24"/>
          <w:szCs w:val="24"/>
          <w:lang w:val="en-US"/>
        </w:rPr>
        <w:instrText>ADDIN CSL_CITATION {"citationItems":[{"id":"ITEM-1","itemData":{"DOI":"10.1111/j.1365-2699.2009.02221.x","ISSN":"03050270","abstract":"Aim Analytical methods are commonly used to identify historical processes of vicariance and dispersal in the evolution of taxa. Currently, dispersal–vicariance analysis implemented in the software diva is the most widely used method. Despite some recognized shortcomings of the method, it has been treated as error-free in many cases and used extensively as the sole method to reconstruct histories of taxa. In light of this, an evaluation of the limitations of the method is needed, especially in relation to several newer alternatives. Methods. In an approach similar to simulation studies in phylogenetics, I use hypothetical taxa evolving in specific geological scenarios and test how well diva reconstructs their histories. Results. DIVA reconstructs histories accurately when evolution has been simple; that is, where speciation is driven mainly by vicariance. Ancestral areas are wrongly identified under several conditions, including complex patterns of dispersals and within-area speciation events. Several potentially serious drawbacks in using diva for inferences in biogeography are discussed. These include the inability to distinguish between contiguous range expansions and across-barrier dispersals, a low probability of invoking extinctions, incorrect constraints set on the maximum number of areas by the user, and analysing the ingroup taxa without sister groups. Main conclusions. Most problems with inferences based on diva are linked to the inflexibility and simplicity of the assumptions used in the method. These are frequently invalid, resulting in spurious reconstructions. I argue that it might be dangerous to rely solely on diva optimization to infer the history of a group. I also argue that diva is not ideally suited to distinguishing between dispersal and vicariance because it cannot a priori take into account the age of divergences relative to the timing of barrier formation. I suggest that other alternative methods can be used to corroborate the findings in diva, increasing the robustness of biogeographic hypotheses. I compare some important alternatives and conclude that model-based approaches are promising.","author":[{"dropping-particle":"","family":"Kodandaramaiah","given":"Ullasa","non-dropping-particle":"","parse-names":false,"suffix":""}],"container-title":"Journal of Biogeography","id":"ITEM-1","issue":"1","issued":{"date-parts":[["2010","1"]]},"page":"3-11","title":"Use of dispersal-vicariance analysis in biogeography - A critique","type":"article-journal","volume":"37"},"uris":["http://www.mendeley.com/documents/?uuid=5b2c928c-ac3b-3f1d-886e-2572a0ffa31e","http://www.mendeley.com/documents/?uuid=8baa72c8-6338-4c84-811d-1a64ee4c9ef0"]}],"mendeley":{"formattedCitation":"(Kodandaramaiah 2010)","plainTextFormattedCitation":"(Kodandaramaiah 2010)","previouslyFormattedCitation":"(Kodandaramaiah 2010)"},"properties":{"noteIndex":0},"schema":"https://github.com/citation-style-language/schema/raw/master/csl-citation.json"}</w:instrText>
      </w:r>
      <w:r>
        <w:rPr>
          <w:rFonts w:ascii="Times New Roman" w:hAnsi="Times New Roman" w:cs="Times New Roman"/>
          <w:iCs/>
          <w:sz w:val="24"/>
          <w:szCs w:val="24"/>
          <w:lang w:val="en-US"/>
        </w:rPr>
        <w:fldChar w:fldCharType="separate"/>
      </w:r>
      <w:r w:rsidRPr="00A231C5">
        <w:rPr>
          <w:rFonts w:ascii="Times New Roman" w:hAnsi="Times New Roman" w:cs="Times New Roman"/>
          <w:iCs/>
          <w:noProof/>
          <w:sz w:val="24"/>
          <w:szCs w:val="24"/>
          <w:lang w:val="en-US"/>
        </w:rPr>
        <w:t>(Kodandaramaiah 2010)</w:t>
      </w:r>
      <w:r>
        <w:rPr>
          <w:rFonts w:ascii="Times New Roman" w:hAnsi="Times New Roman" w:cs="Times New Roman"/>
          <w:iCs/>
          <w:sz w:val="24"/>
          <w:szCs w:val="24"/>
          <w:lang w:val="en-US"/>
        </w:rPr>
        <w:fldChar w:fldCharType="end"/>
      </w:r>
      <w:r>
        <w:rPr>
          <w:rFonts w:ascii="Times New Roman" w:hAnsi="Times New Roman" w:cs="Times New Roman"/>
          <w:iCs/>
          <w:sz w:val="24"/>
          <w:szCs w:val="24"/>
          <w:lang w:val="en-US"/>
        </w:rPr>
        <w:t xml:space="preserve">. </w:t>
      </w:r>
      <w:proofErr w:type="spellStart"/>
      <w:r w:rsidRPr="00E70AD4">
        <w:rPr>
          <w:rFonts w:ascii="Times New Roman" w:hAnsi="Times New Roman" w:cs="Times New Roman"/>
          <w:sz w:val="24"/>
          <w:szCs w:val="24"/>
          <w:lang w:val="en-US"/>
        </w:rPr>
        <w:t>BayArea</w:t>
      </w:r>
      <w:proofErr w:type="spellEnd"/>
      <w:r>
        <w:rPr>
          <w:rFonts w:ascii="Times New Roman" w:hAnsi="Times New Roman" w:cs="Times New Roman"/>
          <w:sz w:val="24"/>
          <w:szCs w:val="24"/>
          <w:lang w:val="en-US"/>
        </w:rPr>
        <w:t xml:space="preserve"> (Bayesian Biogeographic I</w:t>
      </w:r>
      <w:r w:rsidRPr="00941E5A">
        <w:rPr>
          <w:rFonts w:ascii="Times New Roman" w:hAnsi="Times New Roman" w:cs="Times New Roman"/>
          <w:sz w:val="24"/>
          <w:szCs w:val="24"/>
          <w:lang w:val="en-US"/>
        </w:rPr>
        <w:t>nference</w:t>
      </w:r>
      <w:r>
        <w:rPr>
          <w:rFonts w:ascii="Times New Roman" w:hAnsi="Times New Roman" w:cs="Times New Roman"/>
          <w:sz w:val="24"/>
          <w:szCs w:val="24"/>
          <w:lang w:val="en-US"/>
        </w:rPr>
        <w:t>)</w:t>
      </w:r>
      <w:r w:rsidRPr="00E70AD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a Bayesian inference which has the principal advantage to include more areas </w:t>
      </w:r>
      <w:r w:rsidRPr="002A7AFD">
        <w:rPr>
          <w:rFonts w:ascii="Times New Roman" w:hAnsi="Times New Roman" w:cs="Times New Roman"/>
          <w:i/>
          <w:sz w:val="24"/>
          <w:szCs w:val="24"/>
          <w:lang w:val="en-US"/>
        </w:rPr>
        <w:t>a priori</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{"citationItems":[{"id":"ITEM-1","itemData":{"DOI":"10.1093/sysbio/syt040","ISSN":"10635157","abstract":"Historical biogeography is increasingly studied from an explicitly statistical perspective, using stochastic models to describe the evolution of species range as a continuous-time Markov process of dispersal between and extinction within a set of discrete geographic areas. The main constraint of these methods is the computational limit on the number of areas that can be specified. We propose a Bayesian approach for inferring biogeographic history that extends the application of biogeographic models to the analysis of more realistic problems that involve a large number of areas. Our solution is based on a ‘data-augmentation’ approach, in which we first populate the tree with a history of biogeographic events that is consistent with the observed species ranges at the tips of the tree. We then calculate the likelihood of a given history by adopting a mechanis- tic interpretation of the instantaneous-rate matrix, which specifies both the exponential waiting times between biogeographic events and the relative probabilities of each biogeographic change. We develop this approach in a Bayesian framework, marginalizing over all possible biogeographic histories using Markov chain Monte Carlo (MCMC). Besides dramatically increasing the number of areas that can be accommodated in a biogeographic analysis, our method allows the parameters of a given biogeographic model to be estimated and different biogeographic models to be objectively compared. Our approach is implemented in the program, BayArea.","author":[{"dropping-particle":"","family":"Landis","given":"Michael J.","non-dropping-particle":"","parse-names":false,"suffix":""},{"dropping-particle":"","family":"Matzke","given":"Nicholas J.","non-dropping-particle":"","parse-names":false,"suffix":""},{"dropping-particle":"","family":"Moore","given":"Brian R.","non-dropping-particle":"","parse-names":false,"suffix":""},{"dropping-particle":"","family":"Huelsenbeck","given":"John P.","non-dropping-particle":"","parse-names":false,"suffix":""}],"container-title":"Systematic Biology","id":"ITEM-1","issue":"6","issued":{"date-parts":[["2013","11"]]},"page":"789-804","title":"Bayesian analysis of biogeography when the number of areas is large","type":"article-journal","volume":"62"},"uris":["http://www.mendeley.com/documents/?uuid=6ca1c072-1d9d-30b4-9794-358850136c84","http://www.mendeley.com/documents/?uuid=34ad8fd9-49f7-46ea-a742-5bd90b7b83c1"]}],"mendeley":{"formattedCitation":"(Landis &lt;i&gt;et al.&lt;/i&gt; 2013)","plainTextFormattedCitation":"(Landis et al. 2013)","previouslyFormattedCitation":"(Landis &lt;i&gt;et al.&lt;/i&gt; 2013)"},"properties":{"noteIndex":0},"schema":"https://github.com/citation-style-language/schema/raw/master/csl-citation.json"}</w:instrText>
      </w:r>
      <w:r>
        <w:rPr>
          <w:rFonts w:ascii="Times New Roman" w:hAnsi="Times New Roman" w:cs="Times New Roman"/>
          <w:sz w:val="24"/>
          <w:szCs w:val="24"/>
          <w:lang w:val="en-US"/>
        </w:rPr>
        <w:fldChar w:fldCharType="separate"/>
      </w:r>
      <w:r w:rsidRPr="00A231C5">
        <w:rPr>
          <w:rFonts w:ascii="Times New Roman" w:hAnsi="Times New Roman" w:cs="Times New Roman"/>
          <w:noProof/>
          <w:sz w:val="24"/>
          <w:szCs w:val="24"/>
          <w:lang w:val="en-US"/>
        </w:rPr>
        <w:t xml:space="preserve">(Landis </w:t>
      </w:r>
      <w:r w:rsidRPr="00A231C5">
        <w:rPr>
          <w:rFonts w:ascii="Times New Roman" w:hAnsi="Times New Roman" w:cs="Times New Roman"/>
          <w:i/>
          <w:noProof/>
          <w:sz w:val="24"/>
          <w:szCs w:val="24"/>
          <w:lang w:val="en-US"/>
        </w:rPr>
        <w:t>et al.</w:t>
      </w:r>
      <w:r w:rsidRPr="00A231C5">
        <w:rPr>
          <w:rFonts w:ascii="Times New Roman" w:hAnsi="Times New Roman" w:cs="Times New Roman"/>
          <w:noProof/>
          <w:sz w:val="24"/>
          <w:szCs w:val="24"/>
          <w:lang w:val="en-US"/>
        </w:rPr>
        <w:t xml:space="preserve">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Pr>
          <w:rFonts w:ascii="Times New Roman" w:hAnsi="Times New Roman" w:cs="Times New Roman"/>
          <w:bCs/>
          <w:sz w:val="24"/>
          <w:szCs w:val="24"/>
          <w:lang w:val="en-US"/>
        </w:rPr>
        <w:t xml:space="preserve">assumes </w:t>
      </w:r>
      <w:r w:rsidRPr="00E70AD4">
        <w:rPr>
          <w:rFonts w:ascii="Times New Roman" w:hAnsi="Times New Roman" w:cs="Times New Roman"/>
          <w:bCs/>
          <w:sz w:val="24"/>
          <w:szCs w:val="24"/>
          <w:lang w:val="en-US"/>
        </w:rPr>
        <w:t>that no range evolution occurs at c</w:t>
      </w:r>
      <w:r w:rsidR="00CB2EC9">
        <w:rPr>
          <w:rFonts w:ascii="Times New Roman" w:hAnsi="Times New Roman" w:cs="Times New Roman"/>
          <w:bCs/>
          <w:sz w:val="24"/>
          <w:szCs w:val="24"/>
          <w:lang w:val="en-US"/>
        </w:rPr>
        <w:t>ladogenesis</w:t>
      </w:r>
      <w:r w:rsidR="0090496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events </w:t>
      </w:r>
      <w:r>
        <w:rPr>
          <w:rFonts w:ascii="Times New Roman" w:hAnsi="Times New Roman" w:cs="Times New Roman"/>
          <w:bCs/>
          <w:sz w:val="24"/>
          <w:szCs w:val="24"/>
          <w:lang w:val="en-US"/>
        </w:rPr>
        <w:fldChar w:fldCharType="begin" w:fldLock="1"/>
      </w:r>
      <w:r w:rsidR="00956A35">
        <w:rPr>
          <w:rFonts w:ascii="Times New Roman" w:hAnsi="Times New Roman" w:cs="Times New Roman"/>
          <w:bCs/>
          <w:sz w:val="24"/>
          <w:szCs w:val="24"/>
          <w:lang w:val="en-US"/>
        </w:rPr>
        <w:instrText>ADDIN CSL_CITATION {"citationItems":[{"id":"ITEM-1","itemData":{"DOI":"10.21425/f55419694","abstract":"Historical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model-testing","type":"article-journal","volume":"5"},"uris":["http://www.mendeley.com/documents/?uuid=dcc9461e-33cb-4be5-aab4-84089dc1d295"]}],"mendeley":{"formattedCitation":"(Matzke 2013)","plainTextFormattedCitation":"(Matzke 2013)","previouslyFormattedCitation":"(Matzke 2013)"},"properties":{"noteIndex":0},"schema":"https://github.com/citation-style-language/schema/raw/master/csl-citation.json"}</w:instrText>
      </w:r>
      <w:r>
        <w:rPr>
          <w:rFonts w:ascii="Times New Roman" w:hAnsi="Times New Roman" w:cs="Times New Roman"/>
          <w:bCs/>
          <w:sz w:val="24"/>
          <w:szCs w:val="24"/>
          <w:lang w:val="en-US"/>
        </w:rPr>
        <w:fldChar w:fldCharType="separate"/>
      </w:r>
      <w:r w:rsidR="00956A35" w:rsidRPr="00956A35">
        <w:rPr>
          <w:rFonts w:ascii="Times New Roman" w:hAnsi="Times New Roman" w:cs="Times New Roman"/>
          <w:bCs/>
          <w:noProof/>
          <w:sz w:val="24"/>
          <w:szCs w:val="24"/>
          <w:lang w:val="en-US"/>
        </w:rPr>
        <w:t>(Matzke 2013)</w:t>
      </w:r>
      <w:r>
        <w:rPr>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Also, </w:t>
      </w:r>
      <w:proofErr w:type="spellStart"/>
      <w:r>
        <w:rPr>
          <w:rFonts w:ascii="Times New Roman" w:hAnsi="Times New Roman" w:cs="Times New Roman"/>
          <w:bCs/>
          <w:sz w:val="24"/>
          <w:szCs w:val="24"/>
          <w:lang w:val="en-US"/>
        </w:rPr>
        <w:t>BioGEOBEARS</w:t>
      </w:r>
      <w:proofErr w:type="spellEnd"/>
      <w:r>
        <w:rPr>
          <w:rFonts w:ascii="Times New Roman" w:hAnsi="Times New Roman" w:cs="Times New Roman"/>
          <w:bCs/>
          <w:sz w:val="24"/>
          <w:szCs w:val="24"/>
          <w:lang w:val="en-US"/>
        </w:rPr>
        <w:t xml:space="preserve"> permit to include the a</w:t>
      </w:r>
      <w:r w:rsidRPr="00DF6B96">
        <w:rPr>
          <w:rFonts w:ascii="Times New Roman" w:hAnsi="Times New Roman" w:cs="Times New Roman"/>
          <w:bCs/>
          <w:sz w:val="24"/>
          <w:szCs w:val="24"/>
          <w:lang w:val="en-US"/>
        </w:rPr>
        <w:t>dditional parameter +J which permit even</w:t>
      </w:r>
      <w:r>
        <w:rPr>
          <w:rFonts w:ascii="Times New Roman" w:hAnsi="Times New Roman" w:cs="Times New Roman"/>
          <w:bCs/>
          <w:sz w:val="24"/>
          <w:szCs w:val="24"/>
          <w:lang w:val="en-US"/>
        </w:rPr>
        <w:t>ts for founder-event speciation (Jump-dispersal events) in these three models explained.</w:t>
      </w:r>
      <w:r>
        <w:rPr>
          <w:rFonts w:ascii="Times New Roman" w:hAnsi="Times New Roman" w:cs="Times New Roman"/>
          <w:sz w:val="24"/>
          <w:szCs w:val="24"/>
          <w:lang w:val="en"/>
        </w:rPr>
        <w:t xml:space="preserve"> </w:t>
      </w:r>
      <w:r w:rsidR="001C715D">
        <w:rPr>
          <w:rFonts w:ascii="Times New Roman" w:eastAsiaTheme="minorHAnsi" w:hAnsi="Times New Roman" w:cs="Times New Roman"/>
          <w:sz w:val="24"/>
          <w:szCs w:val="24"/>
          <w:lang w:val="en-US" w:eastAsia="en-US"/>
        </w:rPr>
        <w:t xml:space="preserve">Recently the DEC+ J </w:t>
      </w:r>
      <w:r w:rsidR="001C715D">
        <w:rPr>
          <w:rFonts w:ascii="Times New Roman" w:eastAsiaTheme="minorHAnsi" w:hAnsi="Times New Roman" w:cs="Times New Roman"/>
          <w:sz w:val="24"/>
          <w:szCs w:val="24"/>
          <w:lang w:val="en" w:eastAsia="en-US"/>
        </w:rPr>
        <w:t xml:space="preserve">received criticism because it is a poor model of founder-event speciation and not being statistically comparable to DEC model. Both differ in the relative allocation of explanatory power between cladogenetic and anagenetic events. So, statistical model selection between DEC and </w:t>
      </w:r>
      <w:r w:rsidR="001C715D">
        <w:rPr>
          <w:rFonts w:ascii="Times New Roman" w:eastAsiaTheme="minorHAnsi" w:hAnsi="Times New Roman" w:cs="Times New Roman"/>
          <w:sz w:val="24"/>
          <w:szCs w:val="24"/>
          <w:lang w:val="en-US" w:eastAsia="en-US"/>
        </w:rPr>
        <w:t xml:space="preserve">DEC+ J should not be done </w:t>
      </w:r>
      <w:r w:rsidR="00DF486E" w:rsidRPr="0016004E">
        <w:rPr>
          <w:rFonts w:ascii="Times New Roman" w:hAnsi="Times New Roman" w:cs="Times New Roman"/>
          <w:bCs/>
          <w:sz w:val="24"/>
          <w:szCs w:val="24"/>
          <w:lang w:val="en-US"/>
        </w:rPr>
        <w:fldChar w:fldCharType="begin" w:fldLock="1"/>
      </w:r>
      <w:r w:rsidR="00DF486E" w:rsidRPr="0016004E">
        <w:rPr>
          <w:rFonts w:ascii="Times New Roman" w:hAnsi="Times New Roman" w:cs="Times New Roman"/>
          <w:bCs/>
          <w:sz w:val="24"/>
          <w:szCs w:val="24"/>
          <w:lang w:val="en-US"/>
        </w:rPr>
        <w:instrText>ADDIN CSL_CITATION {"citationItems":[{"id":"ITEM-1","itemData":{"DOI":"10.1111/jbi.13173","ISSN":"13652699","abstract":"Phylogenetic studies of geographic range evolution are increasingly using statistical model selection methods to choose among variants of the dispersal-extinction-cladogenesis (DEC) model, especially between DEC and DEC+J, a variant that emphasizes “jump dispersal,” or founder-event speciation, as a type of cladogenetic range inheritance scenario. Unfortunately, DEC+J is a poor model of founder-event speciation, and statistical comparisons of its likelihood with DEC are inappropriate. DEC and DEC+J share a conceptual flaw: cladogenetic events of range inheritance at ancestral nodes, unlike anagenetic events of dispersal and local extinction along branches, are not modelled as being probabilistic with respect to time. Ignoring this probability factor artificially inflates the contribution of cladogenetic events to the likelihood, and leads to underestimates of anagenetic, time-dependent range evolution. The flaw is exacerbated in DEC+J because not only is jump dispersal allowed, expanding the set of cladogenetic events, its probability relative to non-jump events is assigned a free parameter, j, that when maximized precludes the possibility of non-jump events at ancestral nodes. DEC+J thus parameterizes the mode of speciation, but like DEC, it does not parameterize the rate of speciation. This inconsistency has undesirable consequences, such as a greater tendency towards degenerate inferences in which the data are explained entirely by cladogenetic events (at which point branch lengths become irrelevant, with estimated anagenetic rates of 0). Inferences with DEC+J can in some cases depart dramatically from intuition, e.g. when highly unparsimonious numbers of jump dispersal events are required solely because j is maximized. Statistical comparison with DEC is inappropriate because a higher DEC+J likelihood does not reflect a more close approximation of the “true” model of range evolution, which surely must include time-dependent processes; instead, it is simply due to more weight being allocated (via j) to jump dispersal events whose time-dependent probabilities are ignored. In testing hypotheses about the geographic mode of speciation, jump dispersal can and should instead be modelled using existing frameworks for state-dependent lineage diversification in continuous time, taking appropriate cautions against Type I errors associated with such methods. For simple inference of ancestral ranges on a fixed phylogeny, a DEC-based model may be defensible if st…","author":[{"dropping-particle":"","family":"Ree","given":"Richard H.","non-dropping-particle":"","parse-names":false,"suffix":""},{"dropping-particle":"","family":"Sanmartín","given":"Isabel","non-dropping-particle":"","parse-names":false,"suffix":""}],"container-title":"Journal of Biogeography","id":"ITEM-1","issue":"4","issued":{"date-parts":[["2018","4"]]},"page":"741-749","publisher":"Blackwell Publishing Ltd","title":"Conceptual and statistical problems with the DEC+J model of founder-event speciation and its comparison with DEC via model selection","type":"article-journal","volume":"45"},"uris":["http://www.mendeley.com/documents/?uuid=cc48fa1d-5e2b-4e72-a232-e994eaed6e3d"]}],"mendeley":{"formattedCitation":"(Ree &amp; Sanmartín 2018)","plainTextFormattedCitation":"(Ree &amp; Sanmartín 2018)","previouslyFormattedCitation":"(Ree &amp; Sanmartín 2018)"},"properties":{"noteIndex":0},"schema":"https://github.com/citation-style-language/schema/raw/master/csl-citation.json"}</w:instrText>
      </w:r>
      <w:r w:rsidR="00DF486E" w:rsidRPr="0016004E">
        <w:rPr>
          <w:rFonts w:ascii="Times New Roman" w:hAnsi="Times New Roman" w:cs="Times New Roman"/>
          <w:bCs/>
          <w:sz w:val="24"/>
          <w:szCs w:val="24"/>
          <w:lang w:val="en-US"/>
        </w:rPr>
        <w:fldChar w:fldCharType="separate"/>
      </w:r>
      <w:r w:rsidR="00DF486E" w:rsidRPr="0016004E">
        <w:rPr>
          <w:rFonts w:ascii="Times New Roman" w:hAnsi="Times New Roman" w:cs="Times New Roman"/>
          <w:bCs/>
          <w:noProof/>
          <w:sz w:val="24"/>
          <w:szCs w:val="24"/>
          <w:lang w:val="en-US"/>
        </w:rPr>
        <w:t>(Ree &amp; Sanmartín 2018)</w:t>
      </w:r>
      <w:r w:rsidR="00DF486E" w:rsidRPr="0016004E">
        <w:rPr>
          <w:rFonts w:ascii="Times New Roman" w:hAnsi="Times New Roman" w:cs="Times New Roman"/>
          <w:bCs/>
          <w:sz w:val="24"/>
          <w:szCs w:val="24"/>
          <w:lang w:val="en-US"/>
        </w:rPr>
        <w:fldChar w:fldCharType="end"/>
      </w:r>
      <w:r w:rsidRPr="0016004E">
        <w:rPr>
          <w:rFonts w:ascii="Times New Roman" w:hAnsi="Times New Roman" w:cs="Times New Roman"/>
          <w:sz w:val="24"/>
          <w:szCs w:val="24"/>
          <w:lang w:val="en-US"/>
        </w:rPr>
        <w:t>.</w:t>
      </w:r>
      <w:r w:rsidR="001C715D">
        <w:rPr>
          <w:rFonts w:ascii="Times New Roman" w:hAnsi="Times New Roman" w:cs="Times New Roman"/>
          <w:sz w:val="24"/>
          <w:szCs w:val="24"/>
          <w:lang w:val="en-US"/>
        </w:rPr>
        <w:t xml:space="preserve"> </w:t>
      </w:r>
      <w:r w:rsidRPr="0016004E">
        <w:rPr>
          <w:rFonts w:ascii="Times New Roman" w:hAnsi="Times New Roman" w:cs="Times New Roman"/>
          <w:sz w:val="24"/>
          <w:szCs w:val="24"/>
          <w:lang w:val="en"/>
        </w:rPr>
        <w:t xml:space="preserve">The debate still open and we </w:t>
      </w:r>
      <w:r w:rsidR="00CB2EC9">
        <w:rPr>
          <w:rFonts w:ascii="Times New Roman" w:hAnsi="Times New Roman" w:cs="Times New Roman"/>
          <w:sz w:val="24"/>
          <w:szCs w:val="24"/>
          <w:lang w:val="en"/>
        </w:rPr>
        <w:t>think</w:t>
      </w:r>
      <w:r w:rsidRPr="0016004E">
        <w:rPr>
          <w:rFonts w:ascii="Times New Roman" w:hAnsi="Times New Roman" w:cs="Times New Roman"/>
          <w:sz w:val="24"/>
          <w:szCs w:val="24"/>
          <w:lang w:val="en"/>
        </w:rPr>
        <w:t xml:space="preserve"> in the importance of jump- dispersal event, </w:t>
      </w:r>
      <w:r w:rsidR="00852358">
        <w:rPr>
          <w:rFonts w:ascii="Times New Roman" w:hAnsi="Times New Roman" w:cs="Times New Roman"/>
          <w:sz w:val="24"/>
          <w:szCs w:val="24"/>
          <w:lang w:val="en"/>
        </w:rPr>
        <w:t xml:space="preserve">since birds can fly, </w:t>
      </w:r>
      <w:r w:rsidR="002A7AFD">
        <w:rPr>
          <w:rFonts w:ascii="Times New Roman" w:hAnsi="Times New Roman" w:cs="Times New Roman"/>
          <w:bCs/>
          <w:sz w:val="24"/>
          <w:szCs w:val="24"/>
          <w:lang w:val="en-US"/>
        </w:rPr>
        <w:t xml:space="preserve"> </w:t>
      </w:r>
      <w:r w:rsidR="00AE18E6">
        <w:rPr>
          <w:rFonts w:ascii="Times New Roman" w:hAnsi="Times New Roman" w:cs="Times New Roman"/>
          <w:bCs/>
          <w:sz w:val="24"/>
          <w:szCs w:val="24"/>
          <w:lang w:val="en-US"/>
        </w:rPr>
        <w:t>and</w:t>
      </w:r>
      <w:r w:rsidR="002A7AFD">
        <w:rPr>
          <w:rFonts w:ascii="Times New Roman" w:hAnsi="Times New Roman" w:cs="Times New Roman"/>
          <w:bCs/>
          <w:sz w:val="24"/>
          <w:szCs w:val="24"/>
          <w:lang w:val="en-US"/>
        </w:rPr>
        <w:t xml:space="preserve"> also because that estimations</w:t>
      </w:r>
      <w:r w:rsidR="00AE18E6">
        <w:rPr>
          <w:rFonts w:ascii="Times New Roman" w:hAnsi="Times New Roman" w:cs="Times New Roman"/>
          <w:bCs/>
          <w:sz w:val="24"/>
          <w:szCs w:val="24"/>
          <w:lang w:val="en-US"/>
        </w:rPr>
        <w:t xml:space="preserve"> of ancestral distributions in passerines in South America have revealed that models which include jump-dispersal </w:t>
      </w:r>
      <w:r w:rsidR="00AE18E6">
        <w:rPr>
          <w:rFonts w:ascii="Times New Roman" w:hAnsi="Times New Roman" w:cs="Times New Roman"/>
          <w:bCs/>
          <w:sz w:val="24"/>
          <w:szCs w:val="24"/>
          <w:lang w:val="en-US"/>
        </w:rPr>
        <w:lastRenderedPageBreak/>
        <w:t xml:space="preserve">event present best evaluation </w:t>
      </w:r>
      <w:r w:rsidR="00AE18E6">
        <w:rPr>
          <w:rFonts w:ascii="Times New Roman" w:hAnsi="Times New Roman" w:cs="Times New Roman"/>
          <w:bCs/>
          <w:sz w:val="24"/>
          <w:szCs w:val="24"/>
          <w:lang w:val="en-US"/>
        </w:rPr>
        <w:fldChar w:fldCharType="begin" w:fldLock="1"/>
      </w:r>
      <w:r w:rsidR="00386D86">
        <w:rPr>
          <w:rFonts w:ascii="Times New Roman" w:hAnsi="Times New Roman" w:cs="Times New Roman"/>
          <w:bCs/>
          <w:sz w:val="24"/>
          <w:szCs w:val="24"/>
          <w:lang w:val="en-US"/>
        </w:rPr>
        <w:instrText>ADDIN CSL_CITATION {"citationItems":[{"id":"ITEM-1","itemData":{"DOI":"10.1016/j.ympev.2014.06.025","ISSN":"10959513","abstract":"We inferred the phylogenetic relationships, divergence time and biogeography of Conopophagidae (gnateaters) based on sequence data of mitochondrial genes (ND2, ND3 and cytb) and nuclear introns (TGFB2 and G3PDH) from 45 tissue samples (43 Conopophaga and 2 Pittasoma) representing all currently recognized species of the family and the majority of subspecies. Phylogenetic relationships were estimated by maximum likelihood and Bayesian inference. Divergence time estimates were obtained based on a Bayesian relaxed clock model. These chronograms were used to calculate diversification rates and reconstruct ancestral areas of the genus Conopophaga. The phylogenetic analyses support the reciprocal monophyly of the two genera, Conopophaga and Pittasoma. All species were monophyletic with the exception of C. lineata, as C. lineata cearae did not cluster with the other two C. lineata subspecies. Divergence time estimates for Conopophagidae suggested that diversification took place during the Neogene, and that the diversification rate within Conopophaga clade was highest in the late Miocene, followed by a slower diversification rate, suggesting a diversity-dependent pattern. Our analyses of the diversification of family Conopophagidae provided a scenario for evolution in Terra Firme forest across tropical South America. The spatio-temporal pattern suggests that Conopophaga originated in the Brazilian Shield and that a complex sequence of events possibly related to the Andean uplift and infilling of former sedimentation basins and erosion cycles shaped the current distribution and diversity of this genus. © 2014 Elsevier Inc.","author":[{"dropping-particle":"","family":"Batalha-Filho","given":"Henrique","non-dropping-particle":"","parse-names":false,"suffix":""},{"dropping-particle":"","family":"Pessoa","given":"Rodrigo O.","non-dropping-particle":"","parse-names":false,"suffix":""},{"dropping-particle":"","family":"Fabre","given":"Pierre Henri","non-dropping-particle":"","parse-names":false,"suffix":""},{"dropping-particle":"","family":"Fjeldså","given":"Jon","non-dropping-particle":"","parse-names":false,"suffix":""},{"dropping-particle":"","family":"Irestedt","given":"Martin","non-dropping-particle":"","parse-names":false,"suffix":""},{"dropping-particle":"","family":"Ericson","given":"Per G.P.","non-dropping-particle":"","parse-names":false,"suffix":""},{"dropping-particle":"","family":"Silveira","given":"Luís F.","non-dropping-particle":"","parse-names":false,"suffix":""},{"dropping-particle":"","family":"Miyaki","given":"Cristina Y.","non-dropping-particle":"","parse-names":false,"suffix":""}],"container-title":"Molecular Phylogenetics and Evolution","id":"ITEM-1","issue":"1","issued":{"date-parts":[["2014"]]},"page":"422-432","publisher":"Elsevier Inc.","title":"Phylogeny and historical biogeography of gnateaters (Passeriformes, Conopophagidae) in the South America forests","type":"article-journal","volume":"79"},"uris":["http://www.mendeley.com/documents/?uuid=b6a33097-7228-46b5-900b-1bad2a07ee37"]}],"mendeley":{"formattedCitation":"(Batalha-Filho &lt;i&gt;et al.&lt;/i&gt; 2014)","plainTextFormattedCitation":"(Batalha-Filho et al. 2014)","previouslyFormattedCitation":"(Batalha-Filho &lt;i&gt;et al.&lt;/i&gt; 2014)"},"properties":{"noteIndex":0},"schema":"https://github.com/citation-style-language/schema/raw/master/csl-citation.json"}</w:instrText>
      </w:r>
      <w:r w:rsidR="00AE18E6">
        <w:rPr>
          <w:rFonts w:ascii="Times New Roman" w:hAnsi="Times New Roman" w:cs="Times New Roman"/>
          <w:bCs/>
          <w:sz w:val="24"/>
          <w:szCs w:val="24"/>
          <w:lang w:val="en-US"/>
        </w:rPr>
        <w:fldChar w:fldCharType="separate"/>
      </w:r>
      <w:r w:rsidR="00AE18E6" w:rsidRPr="00AE18E6">
        <w:rPr>
          <w:rFonts w:ascii="Times New Roman" w:hAnsi="Times New Roman" w:cs="Times New Roman"/>
          <w:bCs/>
          <w:noProof/>
          <w:sz w:val="24"/>
          <w:szCs w:val="24"/>
          <w:lang w:val="en-US"/>
        </w:rPr>
        <w:t xml:space="preserve">(Batalha-Filho </w:t>
      </w:r>
      <w:r w:rsidR="00AE18E6" w:rsidRPr="00AE18E6">
        <w:rPr>
          <w:rFonts w:ascii="Times New Roman" w:hAnsi="Times New Roman" w:cs="Times New Roman"/>
          <w:bCs/>
          <w:i/>
          <w:noProof/>
          <w:sz w:val="24"/>
          <w:szCs w:val="24"/>
          <w:lang w:val="en-US"/>
        </w:rPr>
        <w:t>et al.</w:t>
      </w:r>
      <w:r w:rsidR="00AE18E6" w:rsidRPr="00AE18E6">
        <w:rPr>
          <w:rFonts w:ascii="Times New Roman" w:hAnsi="Times New Roman" w:cs="Times New Roman"/>
          <w:bCs/>
          <w:noProof/>
          <w:sz w:val="24"/>
          <w:szCs w:val="24"/>
          <w:lang w:val="en-US"/>
        </w:rPr>
        <w:t xml:space="preserve"> 2014)</w:t>
      </w:r>
      <w:r w:rsidR="00AE18E6">
        <w:rPr>
          <w:rFonts w:ascii="Times New Roman" w:hAnsi="Times New Roman" w:cs="Times New Roman"/>
          <w:bCs/>
          <w:sz w:val="24"/>
          <w:szCs w:val="24"/>
          <w:lang w:val="en-US"/>
        </w:rPr>
        <w:fldChar w:fldCharType="end"/>
      </w:r>
      <w:r w:rsidR="002A7AFD">
        <w:rPr>
          <w:rFonts w:ascii="Times New Roman" w:hAnsi="Times New Roman" w:cs="Times New Roman"/>
          <w:sz w:val="24"/>
          <w:szCs w:val="24"/>
          <w:lang w:val="en"/>
        </w:rPr>
        <w:t>. So, w</w:t>
      </w:r>
      <w:r w:rsidRPr="0016004E">
        <w:rPr>
          <w:rFonts w:ascii="Times New Roman" w:hAnsi="Times New Roman" w:cs="Times New Roman"/>
          <w:sz w:val="24"/>
          <w:szCs w:val="24"/>
          <w:lang w:val="en"/>
        </w:rPr>
        <w:t>e include</w:t>
      </w:r>
      <w:r w:rsidR="005E0842">
        <w:rPr>
          <w:rFonts w:ascii="Times New Roman" w:hAnsi="Times New Roman" w:cs="Times New Roman"/>
          <w:sz w:val="24"/>
          <w:szCs w:val="24"/>
          <w:lang w:val="en"/>
        </w:rPr>
        <w:t>d</w:t>
      </w:r>
      <w:r w:rsidRPr="0016004E">
        <w:rPr>
          <w:rFonts w:ascii="Times New Roman" w:hAnsi="Times New Roman" w:cs="Times New Roman"/>
          <w:sz w:val="24"/>
          <w:szCs w:val="24"/>
          <w:lang w:val="en"/>
        </w:rPr>
        <w:t xml:space="preserve"> this model in our evaluations.</w:t>
      </w:r>
      <w:commentRangeEnd w:id="43"/>
      <w:r w:rsidR="003A0C12">
        <w:rPr>
          <w:rStyle w:val="Refdecomentrio"/>
        </w:rPr>
        <w:commentReference w:id="43"/>
      </w:r>
    </w:p>
    <w:p w14:paraId="5AC368CE" w14:textId="510A6A2D" w:rsidR="00525A2F" w:rsidRDefault="00525A2F" w:rsidP="00AE18E6">
      <w:pPr>
        <w:pStyle w:val="SemEspaamento"/>
        <w:spacing w:line="480" w:lineRule="auto"/>
        <w:ind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A</w:t>
      </w:r>
      <w:r w:rsidRPr="00DF6B96">
        <w:rPr>
          <w:rFonts w:ascii="Times New Roman" w:hAnsi="Times New Roman" w:cs="Times New Roman"/>
          <w:bCs/>
          <w:sz w:val="24"/>
          <w:szCs w:val="24"/>
          <w:lang w:val="en-US"/>
        </w:rPr>
        <w:t>fter comp</w:t>
      </w:r>
      <w:r>
        <w:rPr>
          <w:rFonts w:ascii="Times New Roman" w:hAnsi="Times New Roman" w:cs="Times New Roman"/>
          <w:bCs/>
          <w:sz w:val="24"/>
          <w:szCs w:val="24"/>
          <w:lang w:val="en-US"/>
        </w:rPr>
        <w:t>uting the log likelihood scores of all models,</w:t>
      </w:r>
      <w:r w:rsidRPr="00DF6B96">
        <w:rPr>
          <w:rFonts w:ascii="Times New Roman" w:hAnsi="Times New Roman" w:cs="Times New Roman"/>
          <w:bCs/>
          <w:sz w:val="24"/>
          <w:szCs w:val="24"/>
          <w:lang w:val="en-US"/>
        </w:rPr>
        <w:t xml:space="preserve"> we used the </w:t>
      </w:r>
      <w:r>
        <w:rPr>
          <w:rFonts w:ascii="Times New Roman" w:hAnsi="Times New Roman" w:cs="Times New Roman"/>
          <w:bCs/>
          <w:sz w:val="24"/>
          <w:szCs w:val="24"/>
          <w:lang w:val="en-US"/>
        </w:rPr>
        <w:t>A</w:t>
      </w:r>
      <w:r w:rsidRPr="00DF6B96">
        <w:rPr>
          <w:rFonts w:ascii="Times New Roman" w:hAnsi="Times New Roman" w:cs="Times New Roman"/>
          <w:bCs/>
          <w:sz w:val="24"/>
          <w:szCs w:val="24"/>
          <w:lang w:val="en-US"/>
        </w:rPr>
        <w:t xml:space="preserve">kaike </w:t>
      </w:r>
      <w:r>
        <w:rPr>
          <w:rFonts w:ascii="Times New Roman" w:hAnsi="Times New Roman" w:cs="Times New Roman"/>
          <w:bCs/>
          <w:sz w:val="24"/>
          <w:szCs w:val="24"/>
          <w:lang w:val="en-US"/>
        </w:rPr>
        <w:t>I</w:t>
      </w:r>
      <w:r w:rsidRPr="00DF6B96">
        <w:rPr>
          <w:rFonts w:ascii="Times New Roman" w:hAnsi="Times New Roman" w:cs="Times New Roman"/>
          <w:bCs/>
          <w:sz w:val="24"/>
          <w:szCs w:val="24"/>
          <w:lang w:val="en-US"/>
        </w:rPr>
        <w:t xml:space="preserve">nformation </w:t>
      </w:r>
      <w:r>
        <w:rPr>
          <w:rFonts w:ascii="Times New Roman" w:hAnsi="Times New Roman" w:cs="Times New Roman"/>
          <w:bCs/>
          <w:sz w:val="24"/>
          <w:szCs w:val="24"/>
          <w:lang w:val="en-US"/>
        </w:rPr>
        <w:t>C</w:t>
      </w:r>
      <w:r w:rsidRPr="00DF6B96">
        <w:rPr>
          <w:rFonts w:ascii="Times New Roman" w:hAnsi="Times New Roman" w:cs="Times New Roman"/>
          <w:bCs/>
          <w:sz w:val="24"/>
          <w:szCs w:val="24"/>
          <w:lang w:val="en-US"/>
        </w:rPr>
        <w:t xml:space="preserve">riteria (AIC) to select the best model of geographic range evolution and </w:t>
      </w:r>
      <w:r>
        <w:rPr>
          <w:rFonts w:ascii="Times New Roman" w:hAnsi="Times New Roman" w:cs="Times New Roman"/>
          <w:bCs/>
          <w:sz w:val="24"/>
          <w:szCs w:val="24"/>
          <w:lang w:val="en-US"/>
        </w:rPr>
        <w:t xml:space="preserve">then </w:t>
      </w:r>
      <w:r w:rsidRPr="00DF6B96">
        <w:rPr>
          <w:rFonts w:ascii="Times New Roman" w:hAnsi="Times New Roman" w:cs="Times New Roman"/>
          <w:bCs/>
          <w:sz w:val="24"/>
          <w:szCs w:val="24"/>
          <w:lang w:val="en-US"/>
        </w:rPr>
        <w:t xml:space="preserve">we </w:t>
      </w:r>
      <w:r>
        <w:rPr>
          <w:rFonts w:ascii="Times New Roman" w:hAnsi="Times New Roman" w:cs="Times New Roman"/>
          <w:bCs/>
          <w:sz w:val="24"/>
          <w:szCs w:val="24"/>
          <w:lang w:val="en-US"/>
        </w:rPr>
        <w:t>select</w:t>
      </w:r>
      <w:r w:rsidR="005E0842">
        <w:rPr>
          <w:rFonts w:ascii="Times New Roman" w:hAnsi="Times New Roman" w:cs="Times New Roman"/>
          <w:bCs/>
          <w:sz w:val="24"/>
          <w:szCs w:val="24"/>
          <w:lang w:val="en-US"/>
        </w:rPr>
        <w:t>ed</w:t>
      </w:r>
      <w:r w:rsidRPr="00DF6B96">
        <w:rPr>
          <w:rFonts w:ascii="Times New Roman" w:hAnsi="Times New Roman" w:cs="Times New Roman"/>
          <w:bCs/>
          <w:sz w:val="24"/>
          <w:szCs w:val="24"/>
          <w:lang w:val="en-US"/>
        </w:rPr>
        <w:t xml:space="preserve"> the </w:t>
      </w:r>
      <w:r>
        <w:rPr>
          <w:rFonts w:ascii="Times New Roman" w:hAnsi="Times New Roman" w:cs="Times New Roman"/>
          <w:bCs/>
          <w:sz w:val="24"/>
          <w:szCs w:val="24"/>
          <w:lang w:val="en-US"/>
        </w:rPr>
        <w:t xml:space="preserve">highest value of the </w:t>
      </w:r>
      <w:r w:rsidRPr="00DF6B96">
        <w:rPr>
          <w:rFonts w:ascii="Times New Roman" w:hAnsi="Times New Roman" w:cs="Times New Roman"/>
          <w:bCs/>
          <w:sz w:val="24"/>
          <w:szCs w:val="24"/>
          <w:lang w:val="en-US"/>
        </w:rPr>
        <w:t xml:space="preserve">probabilities of ancestral </w:t>
      </w:r>
      <w:r>
        <w:rPr>
          <w:rFonts w:ascii="Times New Roman" w:hAnsi="Times New Roman" w:cs="Times New Roman"/>
          <w:bCs/>
          <w:sz w:val="24"/>
          <w:szCs w:val="24"/>
          <w:lang w:val="en-US"/>
        </w:rPr>
        <w:t xml:space="preserve">occupy the biome </w:t>
      </w:r>
      <w:r w:rsidRPr="00DF6B96">
        <w:rPr>
          <w:rFonts w:ascii="Times New Roman" w:hAnsi="Times New Roman" w:cs="Times New Roman"/>
          <w:bCs/>
          <w:sz w:val="24"/>
          <w:szCs w:val="24"/>
          <w:lang w:val="en-US"/>
        </w:rPr>
        <w:t xml:space="preserve">in this </w:t>
      </w:r>
      <w:r>
        <w:rPr>
          <w:rFonts w:ascii="Times New Roman" w:hAnsi="Times New Roman" w:cs="Times New Roman"/>
          <w:bCs/>
          <w:sz w:val="24"/>
          <w:szCs w:val="24"/>
          <w:lang w:val="en-US"/>
        </w:rPr>
        <w:t>select</w:t>
      </w:r>
      <w:r w:rsidR="005E0842">
        <w:rPr>
          <w:rFonts w:ascii="Times New Roman" w:hAnsi="Times New Roman" w:cs="Times New Roman"/>
          <w:bCs/>
          <w:sz w:val="24"/>
          <w:szCs w:val="24"/>
          <w:lang w:val="en-US"/>
        </w:rPr>
        <w:t>ed</w:t>
      </w:r>
      <w:r>
        <w:rPr>
          <w:rFonts w:ascii="Times New Roman" w:hAnsi="Times New Roman" w:cs="Times New Roman"/>
          <w:bCs/>
          <w:sz w:val="24"/>
          <w:szCs w:val="24"/>
          <w:lang w:val="en-US"/>
        </w:rPr>
        <w:t xml:space="preserve"> </w:t>
      </w:r>
      <w:r w:rsidRPr="00DF6B96">
        <w:rPr>
          <w:rFonts w:ascii="Times New Roman" w:hAnsi="Times New Roman" w:cs="Times New Roman"/>
          <w:bCs/>
          <w:sz w:val="24"/>
          <w:szCs w:val="24"/>
          <w:lang w:val="en-US"/>
        </w:rPr>
        <w:t>model</w:t>
      </w:r>
      <w:r>
        <w:rPr>
          <w:rFonts w:ascii="Times New Roman" w:hAnsi="Times New Roman" w:cs="Times New Roman"/>
          <w:bCs/>
          <w:sz w:val="24"/>
          <w:szCs w:val="24"/>
          <w:lang w:val="en-US"/>
        </w:rPr>
        <w:t>. So, we construct</w:t>
      </w:r>
      <w:r w:rsidR="00656018">
        <w:rPr>
          <w:rFonts w:ascii="Times New Roman" w:hAnsi="Times New Roman" w:cs="Times New Roman"/>
          <w:bCs/>
          <w:sz w:val="24"/>
          <w:szCs w:val="24"/>
          <w:lang w:val="en-US"/>
        </w:rPr>
        <w:t>ed</w:t>
      </w:r>
      <w:r>
        <w:rPr>
          <w:rFonts w:ascii="Times New Roman" w:hAnsi="Times New Roman" w:cs="Times New Roman"/>
          <w:bCs/>
          <w:sz w:val="24"/>
          <w:szCs w:val="24"/>
          <w:lang w:val="en-US"/>
        </w:rPr>
        <w:t xml:space="preserve"> a matrix, called </w:t>
      </w:r>
      <w:proofErr w:type="spellStart"/>
      <w:r w:rsidRPr="00A20937">
        <w:rPr>
          <w:rFonts w:ascii="Times New Roman" w:hAnsi="Times New Roman" w:cs="Times New Roman"/>
          <w:bCs/>
          <w:sz w:val="24"/>
          <w:szCs w:val="24"/>
          <w:lang w:val="en-US"/>
        </w:rPr>
        <w:t>EcoNodes</w:t>
      </w:r>
      <w:proofErr w:type="spellEnd"/>
      <w:r w:rsidR="00E2151A" w:rsidRPr="009D6C67">
        <w:rPr>
          <w:rFonts w:ascii="Times New Roman" w:hAnsi="Times New Roman" w:cs="Times New Roman"/>
          <w:bCs/>
          <w:sz w:val="24"/>
          <w:szCs w:val="24"/>
          <w:lang w:val="en-US"/>
        </w:rPr>
        <w:t>,</w:t>
      </w:r>
      <w:r w:rsidR="00E2151A">
        <w:rPr>
          <w:rFonts w:ascii="Times New Roman" w:hAnsi="Times New Roman" w:cs="Times New Roman"/>
          <w:bCs/>
          <w:sz w:val="24"/>
          <w:szCs w:val="24"/>
          <w:lang w:val="en-US"/>
        </w:rPr>
        <w:t xml:space="preserve"> </w:t>
      </w:r>
      <w:r>
        <w:rPr>
          <w:rFonts w:ascii="Times New Roman" w:hAnsi="Times New Roman" w:cs="Times New Roman"/>
          <w:sz w:val="24"/>
          <w:szCs w:val="24"/>
          <w:lang w:val="en-US"/>
        </w:rPr>
        <w:t xml:space="preserve">containing the information where are the </w:t>
      </w:r>
      <w:commentRangeStart w:id="50"/>
      <w:r>
        <w:rPr>
          <w:rFonts w:ascii="Times New Roman" w:hAnsi="Times New Roman" w:cs="Times New Roman"/>
          <w:sz w:val="24"/>
          <w:szCs w:val="24"/>
          <w:lang w:val="en-US"/>
        </w:rPr>
        <w:t xml:space="preserve">past geographical range </w:t>
      </w:r>
      <w:commentRangeEnd w:id="50"/>
      <w:r w:rsidR="00565971">
        <w:rPr>
          <w:rStyle w:val="Refdecomentrio"/>
        </w:rPr>
        <w:commentReference w:id="50"/>
      </w:r>
      <w:r>
        <w:rPr>
          <w:rFonts w:ascii="Times New Roman" w:hAnsi="Times New Roman" w:cs="Times New Roman"/>
          <w:sz w:val="24"/>
          <w:szCs w:val="24"/>
          <w:lang w:val="en-US"/>
        </w:rPr>
        <w:t>of the ancestor node</w:t>
      </w:r>
      <w:r w:rsidR="004B788F">
        <w:rPr>
          <w:rFonts w:ascii="Times New Roman" w:hAnsi="Times New Roman" w:cs="Times New Roman"/>
          <w:sz w:val="24"/>
          <w:szCs w:val="24"/>
          <w:lang w:val="en-US"/>
        </w:rPr>
        <w:t>s</w:t>
      </w:r>
      <w:r>
        <w:rPr>
          <w:rFonts w:ascii="Times New Roman" w:hAnsi="Times New Roman" w:cs="Times New Roman"/>
          <w:sz w:val="24"/>
          <w:szCs w:val="24"/>
          <w:lang w:val="en-US"/>
        </w:rPr>
        <w:t>. I</w:t>
      </w:r>
      <w:r>
        <w:rPr>
          <w:rFonts w:ascii="Times New Roman" w:hAnsi="Times New Roman" w:cs="Times New Roman"/>
          <w:bCs/>
          <w:sz w:val="24"/>
          <w:szCs w:val="24"/>
          <w:lang w:val="en-US"/>
        </w:rPr>
        <w:t xml:space="preserve">n the rows, we will have the node of the phylogeny and in the columns the corresponding occupation of </w:t>
      </w:r>
      <w:commentRangeStart w:id="51"/>
      <w:r>
        <w:rPr>
          <w:rFonts w:ascii="Times New Roman" w:hAnsi="Times New Roman" w:cs="Times New Roman"/>
          <w:bCs/>
          <w:sz w:val="24"/>
          <w:szCs w:val="24"/>
          <w:lang w:val="en-US"/>
        </w:rPr>
        <w:t>the ancestor for each node</w:t>
      </w:r>
      <w:commentRangeEnd w:id="51"/>
      <w:r w:rsidR="00565971">
        <w:rPr>
          <w:rStyle w:val="Refdecomentrio"/>
        </w:rPr>
        <w:commentReference w:id="51"/>
      </w:r>
      <w:r>
        <w:rPr>
          <w:rFonts w:ascii="Times New Roman" w:hAnsi="Times New Roman" w:cs="Times New Roman"/>
          <w:bCs/>
          <w:sz w:val="24"/>
          <w:szCs w:val="24"/>
          <w:lang w:val="en-US"/>
        </w:rPr>
        <w:t xml:space="preserve">.  </w:t>
      </w:r>
    </w:p>
    <w:p w14:paraId="15988B3E" w14:textId="0060A7A5" w:rsidR="00525A2F" w:rsidRPr="001343EC" w:rsidRDefault="002A7AFD" w:rsidP="00AE18E6">
      <w:pPr>
        <w:pStyle w:val="SemEspaamento"/>
        <w:spacing w:line="480" w:lineRule="auto"/>
        <w:ind w:firstLine="360"/>
        <w:jc w:val="both"/>
        <w:rPr>
          <w:rFonts w:ascii="Times New Roman" w:hAnsi="Times New Roman"/>
          <w:sz w:val="24"/>
          <w:szCs w:val="24"/>
          <w:lang w:val="en-US"/>
        </w:rPr>
      </w:pPr>
      <w:proofErr w:type="gramStart"/>
      <w:r>
        <w:rPr>
          <w:rFonts w:ascii="Times New Roman" w:hAnsi="Times New Roman" w:cs="Times New Roman"/>
          <w:sz w:val="24"/>
          <w:szCs w:val="24"/>
          <w:lang w:val="en-US"/>
        </w:rPr>
        <w:t>The matrix Nodes,</w:t>
      </w:r>
      <w:proofErr w:type="gramEnd"/>
      <w:r w:rsidR="00C10E8D">
        <w:rPr>
          <w:rFonts w:ascii="Times New Roman" w:hAnsi="Times New Roman" w:cs="Times New Roman"/>
          <w:sz w:val="24"/>
          <w:szCs w:val="24"/>
          <w:lang w:val="en-US"/>
        </w:rPr>
        <w:t xml:space="preserve"> expressed</w:t>
      </w:r>
      <w:r w:rsidR="004B788F">
        <w:rPr>
          <w:rFonts w:ascii="Times New Roman" w:hAnsi="Times New Roman" w:cs="Times New Roman"/>
          <w:sz w:val="24"/>
          <w:szCs w:val="24"/>
          <w:lang w:val="en-US"/>
        </w:rPr>
        <w:t xml:space="preserve"> which species belongs to which </w:t>
      </w:r>
      <w:r w:rsidR="001E7795">
        <w:rPr>
          <w:rFonts w:ascii="Times New Roman" w:hAnsi="Times New Roman" w:cs="Times New Roman"/>
          <w:sz w:val="24"/>
          <w:szCs w:val="24"/>
          <w:lang w:val="en-US"/>
        </w:rPr>
        <w:t>node</w:t>
      </w:r>
      <w:r>
        <w:rPr>
          <w:rFonts w:ascii="Times New Roman" w:hAnsi="Times New Roman" w:cs="Times New Roman"/>
          <w:sz w:val="24"/>
          <w:szCs w:val="24"/>
          <w:lang w:val="en-US"/>
        </w:rPr>
        <w:t>,</w:t>
      </w:r>
      <w:r w:rsidR="00656018">
        <w:rPr>
          <w:rFonts w:ascii="Times New Roman" w:hAnsi="Times New Roman" w:cs="Times New Roman"/>
          <w:sz w:val="24"/>
          <w:szCs w:val="24"/>
          <w:lang w:val="en-US"/>
        </w:rPr>
        <w:t xml:space="preserve"> in </w:t>
      </w:r>
      <w:r>
        <w:rPr>
          <w:rFonts w:ascii="Times New Roman" w:hAnsi="Times New Roman" w:cs="Times New Roman"/>
          <w:sz w:val="24"/>
          <w:szCs w:val="24"/>
          <w:lang w:val="en-US"/>
        </w:rPr>
        <w:t>the lines</w:t>
      </w:r>
      <w:del w:id="52" w:author="Gabriel Nakamura" w:date="2019-07-22T17:51:00Z">
        <w:r w:rsidDel="00FB6C76">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rsidR="00525A2F">
        <w:rPr>
          <w:rFonts w:ascii="Times New Roman" w:hAnsi="Times New Roman" w:cs="Times New Roman"/>
          <w:sz w:val="24"/>
          <w:szCs w:val="24"/>
          <w:lang w:val="en-US"/>
        </w:rPr>
        <w:t>the number of each node and the columns the presence or absence of the 39</w:t>
      </w:r>
      <w:r w:rsidR="00A558EC">
        <w:rPr>
          <w:rFonts w:ascii="Times New Roman" w:hAnsi="Times New Roman" w:cs="Times New Roman"/>
          <w:sz w:val="24"/>
          <w:szCs w:val="24"/>
          <w:lang w:val="en-US"/>
        </w:rPr>
        <w:t>2</w:t>
      </w:r>
      <w:r w:rsidR="00525A2F">
        <w:rPr>
          <w:rFonts w:ascii="Times New Roman" w:hAnsi="Times New Roman" w:cs="Times New Roman"/>
          <w:sz w:val="24"/>
          <w:szCs w:val="24"/>
          <w:lang w:val="en-US"/>
        </w:rPr>
        <w:t xml:space="preserve"> species of Tyrannidae for each node. The matrix</w:t>
      </w:r>
      <w:r w:rsidR="00525A2F" w:rsidRPr="001343EC">
        <w:rPr>
          <w:rFonts w:ascii="Times New Roman" w:hAnsi="Times New Roman" w:cs="Times New Roman"/>
          <w:color w:val="FF0000"/>
          <w:sz w:val="24"/>
          <w:szCs w:val="24"/>
          <w:lang w:val="en-US"/>
        </w:rPr>
        <w:t xml:space="preserve"> </w:t>
      </w:r>
      <w:proofErr w:type="spellStart"/>
      <w:r w:rsidR="00525A2F" w:rsidRPr="00A20937">
        <w:rPr>
          <w:rFonts w:ascii="Times New Roman" w:hAnsi="Times New Roman" w:cs="Times New Roman"/>
          <w:sz w:val="24"/>
          <w:szCs w:val="24"/>
          <w:lang w:val="en-US"/>
        </w:rPr>
        <w:t>Econodes</w:t>
      </w:r>
      <w:proofErr w:type="spellEnd"/>
      <w:r w:rsidR="00525A2F" w:rsidRPr="009D6C67">
        <w:rPr>
          <w:rFonts w:ascii="Times New Roman" w:hAnsi="Times New Roman" w:cs="Times New Roman"/>
          <w:sz w:val="24"/>
          <w:szCs w:val="24"/>
          <w:lang w:val="en-US"/>
        </w:rPr>
        <w:t xml:space="preserve"> </w:t>
      </w:r>
      <w:r w:rsidR="00525A2F">
        <w:rPr>
          <w:rFonts w:ascii="Times New Roman" w:hAnsi="Times New Roman" w:cs="Times New Roman"/>
          <w:sz w:val="24"/>
          <w:szCs w:val="24"/>
          <w:lang w:val="en-US"/>
        </w:rPr>
        <w:t>multiplied by</w:t>
      </w:r>
      <w:r w:rsidR="00656018">
        <w:rPr>
          <w:rFonts w:ascii="Times New Roman" w:hAnsi="Times New Roman" w:cs="Times New Roman"/>
          <w:sz w:val="24"/>
          <w:szCs w:val="24"/>
          <w:lang w:val="en-US"/>
        </w:rPr>
        <w:t xml:space="preserve"> Nodes resulted</w:t>
      </w:r>
      <w:r w:rsidR="00525A2F" w:rsidRPr="006827D2">
        <w:rPr>
          <w:rFonts w:ascii="Times New Roman" w:hAnsi="Times New Roman" w:cs="Times New Roman"/>
          <w:sz w:val="24"/>
          <w:szCs w:val="24"/>
          <w:lang w:val="en-US"/>
        </w:rPr>
        <w:t xml:space="preserve"> in a matrix that has the ancestral area associate</w:t>
      </w:r>
      <w:r w:rsidR="00525A2F">
        <w:rPr>
          <w:rFonts w:ascii="Times New Roman" w:hAnsi="Times New Roman" w:cs="Times New Roman"/>
          <w:sz w:val="24"/>
          <w:szCs w:val="24"/>
          <w:lang w:val="en-US"/>
        </w:rPr>
        <w:t>d</w:t>
      </w:r>
      <w:r w:rsidR="00525A2F" w:rsidRPr="006827D2">
        <w:rPr>
          <w:rFonts w:ascii="Times New Roman" w:hAnsi="Times New Roman" w:cs="Times New Roman"/>
          <w:sz w:val="24"/>
          <w:szCs w:val="24"/>
          <w:lang w:val="en-US"/>
        </w:rPr>
        <w:t xml:space="preserve"> </w:t>
      </w:r>
      <w:r w:rsidR="00525A2F">
        <w:rPr>
          <w:rFonts w:ascii="Times New Roman" w:hAnsi="Times New Roman" w:cs="Times New Roman"/>
          <w:sz w:val="24"/>
          <w:szCs w:val="24"/>
          <w:lang w:val="en-US"/>
        </w:rPr>
        <w:t>with each</w:t>
      </w:r>
      <w:r w:rsidR="00525A2F" w:rsidRPr="006827D2">
        <w:rPr>
          <w:rFonts w:ascii="Times New Roman" w:hAnsi="Times New Roman" w:cs="Times New Roman"/>
          <w:sz w:val="24"/>
          <w:szCs w:val="24"/>
          <w:lang w:val="en-US"/>
        </w:rPr>
        <w:t xml:space="preserve"> node. </w:t>
      </w:r>
      <w:r w:rsidR="00A71048">
        <w:rPr>
          <w:rFonts w:ascii="Times New Roman" w:hAnsi="Times New Roman" w:cs="Times New Roman"/>
          <w:sz w:val="24"/>
          <w:szCs w:val="24"/>
          <w:lang w:val="en-US"/>
        </w:rPr>
        <w:t xml:space="preserve">In </w:t>
      </w:r>
      <w:r w:rsidR="00656018">
        <w:rPr>
          <w:rFonts w:ascii="Times New Roman" w:hAnsi="Times New Roman" w:cs="Times New Roman"/>
          <w:sz w:val="24"/>
          <w:szCs w:val="24"/>
          <w:lang w:val="en-US"/>
        </w:rPr>
        <w:t>this resulting matrix, we do no</w:t>
      </w:r>
      <w:r w:rsidR="00525A2F">
        <w:rPr>
          <w:rFonts w:ascii="Times New Roman" w:hAnsi="Times New Roman" w:cs="Times New Roman"/>
          <w:sz w:val="24"/>
          <w:szCs w:val="24"/>
          <w:lang w:val="en-US"/>
        </w:rPr>
        <w:t>t have the association of the time the arrival. To access this information, we insert</w:t>
      </w:r>
      <w:r w:rsidR="00A71048">
        <w:rPr>
          <w:rFonts w:ascii="Times New Roman" w:hAnsi="Times New Roman" w:cs="Times New Roman"/>
          <w:sz w:val="24"/>
          <w:szCs w:val="24"/>
          <w:lang w:val="en-US"/>
        </w:rPr>
        <w:t>ed</w:t>
      </w:r>
      <w:r w:rsidR="00525A2F">
        <w:rPr>
          <w:rFonts w:ascii="Times New Roman" w:hAnsi="Times New Roman" w:cs="Times New Roman"/>
          <w:sz w:val="24"/>
          <w:szCs w:val="24"/>
          <w:lang w:val="en-US"/>
        </w:rPr>
        <w:t xml:space="preserve"> the values of </w:t>
      </w:r>
      <w:ins w:id="53" w:author="Gabriel Nakamura" w:date="2019-07-22T17:51:00Z">
        <w:r w:rsidR="00FB6C76">
          <w:rPr>
            <w:rFonts w:ascii="Times New Roman" w:hAnsi="Times New Roman" w:cs="Times New Roman"/>
            <w:sz w:val="24"/>
            <w:szCs w:val="24"/>
            <w:lang w:val="en-US"/>
          </w:rPr>
          <w:t>t</w:t>
        </w:r>
      </w:ins>
      <w:del w:id="54" w:author="Gabriel Nakamura" w:date="2019-07-22T17:51:00Z">
        <w:r w:rsidR="00525A2F" w:rsidRPr="00A20937" w:rsidDel="00FB6C76">
          <w:rPr>
            <w:rFonts w:ascii="Times New Roman" w:hAnsi="Times New Roman" w:cs="Times New Roman"/>
            <w:sz w:val="24"/>
            <w:szCs w:val="24"/>
            <w:lang w:val="en-US"/>
          </w:rPr>
          <w:delText>T</w:delText>
        </w:r>
      </w:del>
      <w:r w:rsidR="00525A2F" w:rsidRPr="00A20937">
        <w:rPr>
          <w:rFonts w:ascii="Times New Roman" w:hAnsi="Times New Roman" w:cs="Times New Roman"/>
          <w:sz w:val="24"/>
          <w:szCs w:val="24"/>
          <w:lang w:val="en-US"/>
        </w:rPr>
        <w:t>ime</w:t>
      </w:r>
      <w:r w:rsidR="00525A2F" w:rsidRPr="009D6C67">
        <w:rPr>
          <w:rFonts w:ascii="Times New Roman" w:hAnsi="Times New Roman" w:cs="Times New Roman"/>
          <w:sz w:val="24"/>
          <w:szCs w:val="24"/>
          <w:lang w:val="en-US"/>
        </w:rPr>
        <w:t>.</w:t>
      </w:r>
      <w:r w:rsidR="00525A2F">
        <w:rPr>
          <w:rFonts w:ascii="Times New Roman" w:hAnsi="Times New Roman" w:cs="Times New Roman"/>
          <w:sz w:val="24"/>
          <w:szCs w:val="24"/>
          <w:lang w:val="en-US"/>
        </w:rPr>
        <w:t xml:space="preserve"> </w:t>
      </w:r>
      <w:commentRangeStart w:id="55"/>
      <w:r w:rsidR="00525A2F" w:rsidRPr="0009521A">
        <w:rPr>
          <w:rFonts w:ascii="Times New Roman" w:hAnsi="Times New Roman" w:cs="Times New Roman"/>
          <w:sz w:val="24"/>
          <w:szCs w:val="24"/>
          <w:lang w:val="en-US"/>
        </w:rPr>
        <w:t xml:space="preserve">We used the same </w:t>
      </w:r>
      <w:r w:rsidR="00525A2F">
        <w:rPr>
          <w:rFonts w:ascii="Times New Roman" w:hAnsi="Times New Roman" w:cs="Times New Roman"/>
          <w:sz w:val="24"/>
          <w:szCs w:val="24"/>
          <w:lang w:val="en-US"/>
        </w:rPr>
        <w:t xml:space="preserve">consensus tree (MCC) </w:t>
      </w:r>
      <w:r w:rsidR="00525A2F" w:rsidRPr="0009521A">
        <w:rPr>
          <w:rFonts w:ascii="Times New Roman" w:hAnsi="Times New Roman" w:cs="Times New Roman"/>
          <w:sz w:val="24"/>
          <w:szCs w:val="24"/>
          <w:lang w:val="en-US"/>
        </w:rPr>
        <w:t xml:space="preserve">dated and then </w:t>
      </w:r>
      <w:r w:rsidR="00525A2F">
        <w:rPr>
          <w:rFonts w:ascii="Times New Roman" w:hAnsi="Times New Roman" w:cs="Times New Roman"/>
          <w:sz w:val="24"/>
          <w:szCs w:val="24"/>
          <w:lang w:val="en-US"/>
        </w:rPr>
        <w:t>insert</w:t>
      </w:r>
      <w:r w:rsidR="00C10E8D">
        <w:rPr>
          <w:rFonts w:ascii="Times New Roman" w:hAnsi="Times New Roman" w:cs="Times New Roman"/>
          <w:sz w:val="24"/>
          <w:szCs w:val="24"/>
          <w:lang w:val="en-US"/>
        </w:rPr>
        <w:t>ed</w:t>
      </w:r>
      <w:r w:rsidR="00525A2F">
        <w:rPr>
          <w:rFonts w:ascii="Times New Roman" w:hAnsi="Times New Roman" w:cs="Times New Roman"/>
          <w:sz w:val="24"/>
          <w:szCs w:val="24"/>
          <w:lang w:val="en-US"/>
        </w:rPr>
        <w:t xml:space="preserve"> this</w:t>
      </w:r>
      <w:r w:rsidR="00525A2F" w:rsidRPr="0009521A">
        <w:rPr>
          <w:rFonts w:ascii="Times New Roman" w:hAnsi="Times New Roman" w:cs="Times New Roman"/>
          <w:sz w:val="24"/>
          <w:szCs w:val="24"/>
          <w:lang w:val="en-US"/>
        </w:rPr>
        <w:t xml:space="preserve"> dates in the lines and the columns the node a</w:t>
      </w:r>
      <w:r w:rsidR="00525A2F">
        <w:rPr>
          <w:rFonts w:ascii="Times New Roman" w:hAnsi="Times New Roman" w:cs="Times New Roman"/>
          <w:sz w:val="24"/>
          <w:szCs w:val="24"/>
          <w:lang w:val="en-US"/>
        </w:rPr>
        <w:t xml:space="preserve">ffiliated </w:t>
      </w:r>
      <w:r w:rsidR="00525A2F" w:rsidRPr="00A20937">
        <w:rPr>
          <w:rFonts w:ascii="Times New Roman" w:hAnsi="Times New Roman" w:cs="Times New Roman"/>
          <w:sz w:val="24"/>
          <w:szCs w:val="24"/>
          <w:lang w:val="en-US"/>
        </w:rPr>
        <w:t>(Matrix Time</w:t>
      </w:r>
      <w:r w:rsidR="00E2151A" w:rsidRPr="00A20937">
        <w:rPr>
          <w:rFonts w:ascii="Times New Roman" w:hAnsi="Times New Roman" w:cs="Times New Roman"/>
          <w:sz w:val="24"/>
          <w:szCs w:val="24"/>
          <w:lang w:val="en-US"/>
        </w:rPr>
        <w:t>).</w:t>
      </w:r>
      <w:r w:rsidR="00525A2F" w:rsidRPr="0009521A">
        <w:rPr>
          <w:rFonts w:ascii="Times New Roman" w:hAnsi="Times New Roman" w:cs="Times New Roman"/>
          <w:sz w:val="24"/>
          <w:szCs w:val="24"/>
          <w:lang w:val="en-US"/>
        </w:rPr>
        <w:t xml:space="preserve"> </w:t>
      </w:r>
      <w:r w:rsidR="00525A2F">
        <w:rPr>
          <w:rFonts w:ascii="Times New Roman" w:hAnsi="Times New Roman" w:cs="Times New Roman"/>
          <w:sz w:val="24"/>
          <w:szCs w:val="24"/>
          <w:lang w:val="en-US"/>
        </w:rPr>
        <w:t xml:space="preserve">After that, we </w:t>
      </w:r>
      <w:r w:rsidR="001E7795">
        <w:rPr>
          <w:rFonts w:ascii="Times New Roman" w:hAnsi="Times New Roman" w:cs="Times New Roman"/>
          <w:sz w:val="24"/>
          <w:szCs w:val="24"/>
          <w:lang w:val="en-US"/>
        </w:rPr>
        <w:t>had</w:t>
      </w:r>
      <w:r w:rsidR="00525A2F">
        <w:rPr>
          <w:rFonts w:ascii="Times New Roman" w:hAnsi="Times New Roman" w:cs="Times New Roman"/>
          <w:sz w:val="24"/>
          <w:szCs w:val="24"/>
          <w:lang w:val="en-US"/>
        </w:rPr>
        <w:t xml:space="preserve"> when the ancestors arrive</w:t>
      </w:r>
      <w:r w:rsidR="001E7795">
        <w:rPr>
          <w:rFonts w:ascii="Times New Roman" w:hAnsi="Times New Roman" w:cs="Times New Roman"/>
          <w:sz w:val="24"/>
          <w:szCs w:val="24"/>
          <w:lang w:val="en-US"/>
        </w:rPr>
        <w:t xml:space="preserve">d </w:t>
      </w:r>
      <w:r w:rsidR="00525A2F">
        <w:rPr>
          <w:rFonts w:ascii="Times New Roman" w:hAnsi="Times New Roman" w:cs="Times New Roman"/>
          <w:sz w:val="24"/>
          <w:szCs w:val="24"/>
          <w:lang w:val="en-US"/>
        </w:rPr>
        <w:t>and when the transition for another biome occur</w:t>
      </w:r>
      <w:r w:rsidR="001E7795">
        <w:rPr>
          <w:rFonts w:ascii="Times New Roman" w:hAnsi="Times New Roman" w:cs="Times New Roman"/>
          <w:sz w:val="24"/>
          <w:szCs w:val="24"/>
          <w:lang w:val="en-US"/>
        </w:rPr>
        <w:t>red</w:t>
      </w:r>
      <w:commentRangeEnd w:id="55"/>
      <w:r w:rsidR="00FF4079">
        <w:rPr>
          <w:rStyle w:val="Refdecomentrio"/>
        </w:rPr>
        <w:commentReference w:id="55"/>
      </w:r>
      <w:r w:rsidR="00525A2F">
        <w:rPr>
          <w:rFonts w:ascii="Times New Roman" w:hAnsi="Times New Roman" w:cs="Times New Roman"/>
          <w:sz w:val="24"/>
          <w:szCs w:val="24"/>
          <w:lang w:val="en-US"/>
        </w:rPr>
        <w:t xml:space="preserve">. </w:t>
      </w:r>
    </w:p>
    <w:p w14:paraId="18228C4A" w14:textId="77777777" w:rsidR="00525A2F" w:rsidRPr="00A20937" w:rsidRDefault="00937A6D" w:rsidP="009B52DD">
      <w:pPr>
        <w:pStyle w:val="PargrafodaLista"/>
        <w:numPr>
          <w:ilvl w:val="0"/>
          <w:numId w:val="12"/>
        </w:numPr>
        <w:jc w:val="both"/>
        <w:rPr>
          <w:rFonts w:ascii="Times New Roman" w:hAnsi="Times New Roman"/>
          <w:i/>
          <w:sz w:val="24"/>
          <w:szCs w:val="24"/>
          <w:lang w:val="en-US"/>
        </w:rPr>
      </w:pPr>
      <w:r>
        <w:rPr>
          <w:rFonts w:ascii="Times New Roman" w:hAnsi="Times New Roman"/>
          <w:i/>
          <w:sz w:val="24"/>
          <w:szCs w:val="24"/>
          <w:lang w:val="en-US"/>
        </w:rPr>
        <w:t>Mapping the current biome for each assemblage</w:t>
      </w:r>
    </w:p>
    <w:p w14:paraId="006CA04B" w14:textId="455D0446" w:rsidR="00525A2F" w:rsidRPr="00587023" w:rsidRDefault="00525A2F" w:rsidP="001D226E">
      <w:pPr>
        <w:pStyle w:val="SemEspaamento"/>
        <w:spacing w:line="480" w:lineRule="auto"/>
        <w:ind w:firstLine="708"/>
        <w:jc w:val="both"/>
        <w:rPr>
          <w:rFonts w:ascii="Times New Roman" w:hAnsi="Times New Roman" w:cs="Times New Roman"/>
          <w:sz w:val="24"/>
          <w:szCs w:val="24"/>
          <w:lang w:val="en-US"/>
        </w:rPr>
      </w:pPr>
      <w:commentRangeStart w:id="56"/>
      <w:r w:rsidRPr="00B6686D">
        <w:rPr>
          <w:rFonts w:ascii="Times New Roman" w:hAnsi="Times New Roman"/>
          <w:sz w:val="24"/>
          <w:szCs w:val="24"/>
          <w:lang w:val="en-US"/>
        </w:rPr>
        <w:t>In this step</w:t>
      </w:r>
      <w:r w:rsidRPr="009D6C67">
        <w:rPr>
          <w:rFonts w:ascii="Times New Roman" w:hAnsi="Times New Roman"/>
          <w:sz w:val="24"/>
          <w:szCs w:val="24"/>
          <w:lang w:val="en-US"/>
        </w:rPr>
        <w:t>,</w:t>
      </w:r>
      <w:r w:rsidRPr="00B6686D">
        <w:rPr>
          <w:rFonts w:ascii="Times New Roman" w:hAnsi="Times New Roman"/>
          <w:sz w:val="24"/>
          <w:szCs w:val="24"/>
          <w:lang w:val="en-US"/>
        </w:rPr>
        <w:t xml:space="preserve"> we have to track where the present species are and compare w</w:t>
      </w:r>
      <w:r>
        <w:rPr>
          <w:rFonts w:ascii="Times New Roman" w:hAnsi="Times New Roman"/>
          <w:sz w:val="24"/>
          <w:szCs w:val="24"/>
          <w:lang w:val="en-US"/>
        </w:rPr>
        <w:t>it</w:t>
      </w:r>
      <w:r w:rsidRPr="00B6686D">
        <w:rPr>
          <w:rFonts w:ascii="Times New Roman" w:hAnsi="Times New Roman"/>
          <w:sz w:val="24"/>
          <w:szCs w:val="24"/>
          <w:lang w:val="en-US"/>
        </w:rPr>
        <w:t>h the ancestor occupation. To make that we construct</w:t>
      </w:r>
      <w:r w:rsidR="00656018">
        <w:rPr>
          <w:rFonts w:ascii="Times New Roman" w:hAnsi="Times New Roman"/>
          <w:sz w:val="24"/>
          <w:szCs w:val="24"/>
          <w:lang w:val="en-US"/>
        </w:rPr>
        <w:t>ed</w:t>
      </w:r>
      <w:r w:rsidRPr="00B6686D">
        <w:rPr>
          <w:rFonts w:ascii="Times New Roman" w:hAnsi="Times New Roman"/>
          <w:sz w:val="24"/>
          <w:szCs w:val="24"/>
          <w:lang w:val="en-US"/>
        </w:rPr>
        <w:t xml:space="preserve"> a matrix</w:t>
      </w:r>
      <w:r w:rsidRPr="009D6C67">
        <w:rPr>
          <w:rFonts w:ascii="Times New Roman" w:hAnsi="Times New Roman"/>
          <w:sz w:val="24"/>
          <w:szCs w:val="24"/>
          <w:lang w:val="en-US"/>
        </w:rPr>
        <w:t xml:space="preserve">, </w:t>
      </w:r>
      <w:r w:rsidRPr="00A20937">
        <w:rPr>
          <w:rFonts w:ascii="Times New Roman" w:hAnsi="Times New Roman"/>
          <w:sz w:val="24"/>
          <w:szCs w:val="24"/>
          <w:lang w:val="en-US"/>
        </w:rPr>
        <w:t>Eco</w:t>
      </w:r>
      <w:r w:rsidRPr="00B6686D">
        <w:rPr>
          <w:rFonts w:ascii="Times New Roman" w:hAnsi="Times New Roman"/>
          <w:sz w:val="24"/>
          <w:szCs w:val="24"/>
          <w:lang w:val="en-US"/>
        </w:rPr>
        <w:t>, which</w:t>
      </w:r>
      <w:r>
        <w:rPr>
          <w:rFonts w:ascii="Times New Roman" w:hAnsi="Times New Roman"/>
          <w:i/>
          <w:sz w:val="24"/>
          <w:szCs w:val="24"/>
          <w:lang w:val="en-US"/>
        </w:rPr>
        <w:t xml:space="preserve"> </w:t>
      </w:r>
      <w:r w:rsidRPr="00B52F8A">
        <w:rPr>
          <w:rFonts w:ascii="Times New Roman" w:hAnsi="Times New Roman" w:cs="Times New Roman"/>
          <w:sz w:val="24"/>
          <w:szCs w:val="24"/>
          <w:lang w:val="en-US"/>
        </w:rPr>
        <w:t>congrega</w:t>
      </w:r>
      <w:r>
        <w:rPr>
          <w:rFonts w:ascii="Times New Roman" w:hAnsi="Times New Roman" w:cs="Times New Roman"/>
          <w:sz w:val="24"/>
          <w:szCs w:val="24"/>
          <w:lang w:val="en-US"/>
        </w:rPr>
        <w:t>tes each biome has each assemblages</w:t>
      </w:r>
      <w:r w:rsidRPr="00B52F8A">
        <w:rPr>
          <w:rFonts w:ascii="Times New Roman" w:hAnsi="Times New Roman" w:cs="Times New Roman"/>
          <w:sz w:val="24"/>
          <w:szCs w:val="24"/>
          <w:lang w:val="en-US"/>
        </w:rPr>
        <w:t xml:space="preserve">. The classification of biome follows the same criteria used in the ancestral </w:t>
      </w:r>
      <w:r w:rsidR="00F1758D">
        <w:rPr>
          <w:rFonts w:ascii="Times New Roman" w:hAnsi="Times New Roman" w:cs="Times New Roman"/>
          <w:sz w:val="24"/>
          <w:szCs w:val="24"/>
          <w:lang w:val="en-US"/>
        </w:rPr>
        <w:t>range estimation</w:t>
      </w:r>
      <w:r w:rsidRPr="00B52F8A">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{"citationItems":[{"id":"ITEM-1","itemData":{"DOI":"10.1641/0006-3568(2001)051[0933:TEOTWA]2.0.CO;2","ISBN":"0006-3568","ISSN":"0006-3568","PMID":"437","abstract":"A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W.","non-dropping-particle":"","parse-names":false,"suffix":""},{"dropping-particle":"","family":"Hedao","given":"Prashant","non-dropping-particle":"","parse-names":false,"suffix":""},{"dropping-particle":"","family":"Kassem","given":"Kenneth R.","non-dropping-particle":"","parse-names":false,"suffix":""}],"container-title":"BioScience","id":"ITEM-1","issued":{"date-parts":[["2001"]]},"title":"Terrestrial Ecoregions of the World: A New Map of Life on Earth","type":"article-journal"},"uris":["http://www.mendeley.com/documents/?uuid=6269abd8-83f9-3560-b304-13a2332c9e83"]}],"mendeley":{"formattedCitation":"(Olson &lt;i&gt;et al.&lt;/i&gt; 2001)","plainTextFormattedCitation":"(Olson et al. 2001)","previouslyFormattedCitation":"(Olson &lt;i&gt;et al.&lt;/i&gt; 2001)"},"properties":{"noteIndex":0},"schema":"https://github.com/citation-style-language/schema/raw/master/csl-citation.json"}</w:instrText>
      </w:r>
      <w:r>
        <w:rPr>
          <w:rFonts w:ascii="Times New Roman" w:hAnsi="Times New Roman" w:cs="Times New Roman"/>
          <w:sz w:val="24"/>
          <w:szCs w:val="24"/>
          <w:lang w:val="en-US"/>
        </w:rPr>
        <w:fldChar w:fldCharType="separate"/>
      </w:r>
      <w:r w:rsidRPr="00660C27">
        <w:rPr>
          <w:rFonts w:ascii="Times New Roman" w:hAnsi="Times New Roman" w:cs="Times New Roman"/>
          <w:noProof/>
          <w:sz w:val="24"/>
          <w:szCs w:val="24"/>
          <w:lang w:val="en-US"/>
        </w:rPr>
        <w:t xml:space="preserve">(Olson </w:t>
      </w:r>
      <w:r w:rsidRPr="00660C27">
        <w:rPr>
          <w:rFonts w:ascii="Times New Roman" w:hAnsi="Times New Roman" w:cs="Times New Roman"/>
          <w:i/>
          <w:noProof/>
          <w:sz w:val="24"/>
          <w:szCs w:val="24"/>
          <w:lang w:val="en-US"/>
        </w:rPr>
        <w:t>et al.</w:t>
      </w:r>
      <w:r w:rsidRPr="00660C27">
        <w:rPr>
          <w:rFonts w:ascii="Times New Roman" w:hAnsi="Times New Roman" w:cs="Times New Roman"/>
          <w:noProof/>
          <w:sz w:val="24"/>
          <w:szCs w:val="24"/>
          <w:lang w:val="en-US"/>
        </w:rPr>
        <w:t xml:space="preserve"> 2001)</w:t>
      </w:r>
      <w:r>
        <w:rPr>
          <w:rFonts w:ascii="Times New Roman" w:hAnsi="Times New Roman" w:cs="Times New Roman"/>
          <w:sz w:val="24"/>
          <w:szCs w:val="24"/>
          <w:lang w:val="en-US"/>
        </w:rPr>
        <w:fldChar w:fldCharType="end"/>
      </w:r>
      <w:r w:rsidRPr="00DF5C13">
        <w:rPr>
          <w:rFonts w:ascii="Times New Roman" w:hAnsi="Times New Roman" w:cs="Times New Roman"/>
          <w:color w:val="FF0000"/>
          <w:sz w:val="24"/>
          <w:szCs w:val="24"/>
          <w:lang w:val="en-US"/>
        </w:rPr>
        <w:t xml:space="preserve"> </w:t>
      </w:r>
      <w:r w:rsidRPr="00B52F8A">
        <w:rPr>
          <w:rFonts w:ascii="Times New Roman" w:hAnsi="Times New Roman" w:cs="Times New Roman"/>
          <w:sz w:val="24"/>
          <w:szCs w:val="24"/>
          <w:lang w:val="en-US"/>
        </w:rPr>
        <w:t>and the assembl</w:t>
      </w:r>
      <w:r>
        <w:rPr>
          <w:rFonts w:ascii="Times New Roman" w:hAnsi="Times New Roman" w:cs="Times New Roman"/>
          <w:sz w:val="24"/>
          <w:szCs w:val="24"/>
          <w:lang w:val="en-US"/>
        </w:rPr>
        <w:t>age</w:t>
      </w:r>
      <w:r w:rsidRPr="00B52F8A">
        <w:rPr>
          <w:rFonts w:ascii="Times New Roman" w:hAnsi="Times New Roman" w:cs="Times New Roman"/>
          <w:sz w:val="24"/>
          <w:szCs w:val="24"/>
          <w:lang w:val="en-US"/>
        </w:rPr>
        <w:t xml:space="preserve"> is consider a </w:t>
      </w:r>
      <w:commentRangeStart w:id="57"/>
      <w:r w:rsidRPr="00B52F8A">
        <w:rPr>
          <w:rFonts w:ascii="Times New Roman" w:hAnsi="Times New Roman" w:cs="Times New Roman"/>
          <w:sz w:val="24"/>
          <w:szCs w:val="24"/>
          <w:lang w:val="en-US"/>
        </w:rPr>
        <w:t>grid</w:t>
      </w:r>
      <w:r>
        <w:rPr>
          <w:rFonts w:ascii="Times New Roman" w:hAnsi="Times New Roman" w:cs="Times New Roman"/>
          <w:sz w:val="24"/>
          <w:szCs w:val="24"/>
          <w:lang w:val="en-US"/>
        </w:rPr>
        <w:t>ded area</w:t>
      </w:r>
      <w:r w:rsidRPr="00B52F8A">
        <w:rPr>
          <w:rFonts w:ascii="Times New Roman" w:hAnsi="Times New Roman" w:cs="Times New Roman"/>
          <w:sz w:val="24"/>
          <w:szCs w:val="24"/>
          <w:lang w:val="en-US"/>
        </w:rPr>
        <w:t xml:space="preserve"> of 1</w:t>
      </w:r>
      <w:r>
        <w:rPr>
          <w:rFonts w:ascii="Times New Roman" w:hAnsi="Times New Roman" w:cs="Times New Roman"/>
          <w:sz w:val="24"/>
          <w:szCs w:val="24"/>
          <w:lang w:val="en-US"/>
        </w:rPr>
        <w:t>°x</w:t>
      </w:r>
      <w:r w:rsidRPr="00B52F8A">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 </w:t>
      </w:r>
      <w:r w:rsidRPr="00B52F8A">
        <w:rPr>
          <w:rFonts w:ascii="Times New Roman" w:hAnsi="Times New Roman" w:cs="Times New Roman"/>
          <w:sz w:val="24"/>
          <w:szCs w:val="24"/>
          <w:lang w:val="en-US"/>
        </w:rPr>
        <w:t>resolution</w:t>
      </w:r>
      <w:r>
        <w:rPr>
          <w:rFonts w:ascii="Times New Roman" w:hAnsi="Times New Roman" w:cs="Times New Roman"/>
          <w:sz w:val="24"/>
          <w:szCs w:val="24"/>
          <w:lang w:val="en-US"/>
        </w:rPr>
        <w:t xml:space="preserve"> resulting in </w:t>
      </w:r>
      <w:r w:rsidRPr="00DF5C13">
        <w:rPr>
          <w:rFonts w:ascii="Times New Roman" w:hAnsi="Times New Roman" w:cs="Times New Roman"/>
          <w:sz w:val="24"/>
          <w:szCs w:val="24"/>
          <w:lang w:val="en-US"/>
        </w:rPr>
        <w:t>5565 cells</w:t>
      </w:r>
      <w:r>
        <w:rPr>
          <w:rFonts w:ascii="Times New Roman" w:hAnsi="Times New Roman" w:cs="Times New Roman"/>
          <w:sz w:val="24"/>
          <w:szCs w:val="24"/>
          <w:lang w:val="en-US"/>
        </w:rPr>
        <w:t xml:space="preserve"> (a</w:t>
      </w:r>
      <w:r w:rsidRPr="00DF5C13">
        <w:rPr>
          <w:rFonts w:ascii="Times New Roman" w:hAnsi="Times New Roman" w:cs="Times New Roman"/>
          <w:sz w:val="24"/>
          <w:szCs w:val="24"/>
          <w:lang w:val="en-US"/>
        </w:rPr>
        <w:t>ssembla</w:t>
      </w:r>
      <w:r>
        <w:rPr>
          <w:rFonts w:ascii="Times New Roman" w:hAnsi="Times New Roman" w:cs="Times New Roman"/>
          <w:sz w:val="24"/>
          <w:szCs w:val="24"/>
          <w:lang w:val="en-US"/>
        </w:rPr>
        <w:t>ge</w:t>
      </w:r>
      <w:r w:rsidRPr="00DF5C13">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5E0842">
        <w:rPr>
          <w:rFonts w:ascii="Times New Roman" w:hAnsi="Times New Roman" w:cs="Times New Roman"/>
          <w:sz w:val="24"/>
          <w:szCs w:val="24"/>
          <w:lang w:val="en-US"/>
        </w:rPr>
        <w:t xml:space="preserve"> </w:t>
      </w:r>
      <w:commentRangeEnd w:id="57"/>
      <w:r w:rsidR="00FF4079">
        <w:rPr>
          <w:rStyle w:val="Refdecomentrio"/>
        </w:rPr>
        <w:commentReference w:id="57"/>
      </w:r>
      <w:commentRangeEnd w:id="56"/>
      <w:r w:rsidR="00FF4079">
        <w:rPr>
          <w:rStyle w:val="Refdecomentrio"/>
        </w:rPr>
        <w:commentReference w:id="56"/>
      </w:r>
      <w:r w:rsidR="005E0842">
        <w:rPr>
          <w:rFonts w:ascii="Times New Roman" w:hAnsi="Times New Roman" w:cs="Times New Roman"/>
          <w:sz w:val="24"/>
          <w:szCs w:val="24"/>
          <w:lang w:val="en-US"/>
        </w:rPr>
        <w:t xml:space="preserve">We used a </w:t>
      </w:r>
      <w:r>
        <w:rPr>
          <w:rFonts w:ascii="Times New Roman" w:hAnsi="Times New Roman" w:cs="Times New Roman"/>
          <w:sz w:val="24"/>
          <w:szCs w:val="24"/>
          <w:lang w:val="en-US"/>
        </w:rPr>
        <w:t xml:space="preserve">matrix, Composition </w:t>
      </w:r>
      <w:r w:rsidRPr="00A20937">
        <w:rPr>
          <w:rFonts w:ascii="Times New Roman" w:hAnsi="Times New Roman" w:cs="Times New Roman"/>
          <w:sz w:val="24"/>
          <w:szCs w:val="24"/>
          <w:lang w:val="en-US"/>
        </w:rPr>
        <w:t>(W)</w:t>
      </w:r>
      <w:r>
        <w:rPr>
          <w:rFonts w:ascii="Times New Roman" w:hAnsi="Times New Roman" w:cs="Times New Roman"/>
          <w:sz w:val="24"/>
          <w:szCs w:val="24"/>
          <w:lang w:val="en-US"/>
        </w:rPr>
        <w:t xml:space="preserve">, which gives us the </w:t>
      </w:r>
      <w:commentRangeStart w:id="58"/>
      <w:del w:id="59" w:author="Gabriel Nakamura" w:date="2019-07-22T17:56:00Z">
        <w:r w:rsidDel="00FF4079">
          <w:rPr>
            <w:rFonts w:ascii="Times New Roman" w:hAnsi="Times New Roman" w:cs="Times New Roman"/>
            <w:sz w:val="24"/>
            <w:szCs w:val="24"/>
            <w:lang w:val="en-US"/>
          </w:rPr>
          <w:delText>current</w:delText>
        </w:r>
        <w:r w:rsidRPr="001D7059" w:rsidDel="00FF4079">
          <w:rPr>
            <w:rFonts w:ascii="Times New Roman" w:hAnsi="Times New Roman" w:cs="Times New Roman"/>
            <w:sz w:val="24"/>
            <w:szCs w:val="24"/>
            <w:lang w:val="en-US"/>
          </w:rPr>
          <w:delText xml:space="preserve"> position of the species </w:delText>
        </w:r>
        <w:commentRangeEnd w:id="58"/>
        <w:r w:rsidR="00FF4079" w:rsidDel="00FF4079">
          <w:rPr>
            <w:rStyle w:val="Refdecomentrio"/>
          </w:rPr>
          <w:commentReference w:id="58"/>
        </w:r>
        <w:r w:rsidRPr="001D7059" w:rsidDel="00FF4079">
          <w:rPr>
            <w:rFonts w:ascii="Times New Roman" w:hAnsi="Times New Roman" w:cs="Times New Roman"/>
            <w:sz w:val="24"/>
            <w:szCs w:val="24"/>
            <w:lang w:val="en-US"/>
          </w:rPr>
          <w:delText xml:space="preserve">and </w:delText>
        </w:r>
        <w:r w:rsidDel="00FF4079">
          <w:rPr>
            <w:rFonts w:ascii="Times New Roman" w:hAnsi="Times New Roman" w:cs="Times New Roman"/>
            <w:sz w:val="24"/>
            <w:szCs w:val="24"/>
            <w:lang w:val="en-US"/>
          </w:rPr>
          <w:delText xml:space="preserve">the corresponding </w:delText>
        </w:r>
      </w:del>
      <w:r>
        <w:rPr>
          <w:rFonts w:ascii="Times New Roman" w:hAnsi="Times New Roman" w:cs="Times New Roman"/>
          <w:sz w:val="24"/>
          <w:szCs w:val="24"/>
          <w:lang w:val="en-US"/>
        </w:rPr>
        <w:t xml:space="preserve">composition </w:t>
      </w:r>
      <w:r w:rsidR="00937A6D">
        <w:rPr>
          <w:rFonts w:ascii="Times New Roman" w:hAnsi="Times New Roman" w:cs="Times New Roman"/>
          <w:sz w:val="24"/>
          <w:szCs w:val="24"/>
          <w:lang w:val="en-US"/>
        </w:rPr>
        <w:t>of each assemblage</w:t>
      </w:r>
      <w:r>
        <w:rPr>
          <w:rFonts w:ascii="Times New Roman" w:hAnsi="Times New Roman" w:cs="Times New Roman"/>
          <w:sz w:val="24"/>
          <w:szCs w:val="24"/>
          <w:lang w:val="en-US"/>
        </w:rPr>
        <w:t xml:space="preserve">. The multiplication </w:t>
      </w:r>
      <w:r>
        <w:rPr>
          <w:rFonts w:ascii="Times New Roman" w:hAnsi="Times New Roman" w:cs="Times New Roman"/>
          <w:sz w:val="24"/>
          <w:szCs w:val="24"/>
          <w:lang w:val="en-US"/>
        </w:rPr>
        <w:lastRenderedPageBreak/>
        <w:t>of these matrixes results in a matrix that has the correspondent biome associate of each assembl</w:t>
      </w:r>
      <w:r w:rsidR="00937A6D">
        <w:rPr>
          <w:rFonts w:ascii="Times New Roman" w:hAnsi="Times New Roman" w:cs="Times New Roman"/>
          <w:sz w:val="24"/>
          <w:szCs w:val="24"/>
          <w:lang w:val="en-US"/>
        </w:rPr>
        <w:t>age</w:t>
      </w:r>
      <w:r>
        <w:rPr>
          <w:rFonts w:ascii="Times New Roman" w:hAnsi="Times New Roman" w:cs="Times New Roman"/>
          <w:sz w:val="24"/>
          <w:szCs w:val="24"/>
          <w:lang w:val="en-US"/>
        </w:rPr>
        <w:t xml:space="preserve">. </w:t>
      </w:r>
    </w:p>
    <w:p w14:paraId="624E1391" w14:textId="77777777" w:rsidR="00525A2F" w:rsidRDefault="00525A2F" w:rsidP="00525A2F">
      <w:pPr>
        <w:spacing w:line="480" w:lineRule="auto"/>
        <w:jc w:val="both"/>
        <w:rPr>
          <w:rFonts w:ascii="Times New Roman" w:hAnsi="Times New Roman"/>
          <w:i/>
          <w:sz w:val="24"/>
          <w:szCs w:val="24"/>
          <w:lang w:val="en-US"/>
        </w:rPr>
      </w:pPr>
      <w:commentRangeStart w:id="60"/>
      <w:r w:rsidRPr="00115B93">
        <w:rPr>
          <w:rFonts w:ascii="Times New Roman" w:hAnsi="Times New Roman"/>
          <w:i/>
          <w:sz w:val="24"/>
          <w:szCs w:val="24"/>
          <w:lang w:val="en-US"/>
        </w:rPr>
        <w:t xml:space="preserve">Calculating </w:t>
      </w:r>
      <w:r w:rsidR="00A558EC">
        <w:rPr>
          <w:rFonts w:ascii="Times New Roman" w:hAnsi="Times New Roman"/>
          <w:i/>
          <w:sz w:val="24"/>
          <w:szCs w:val="24"/>
          <w:lang w:val="en-US"/>
        </w:rPr>
        <w:t>the age of the assemblage</w:t>
      </w:r>
      <w:commentRangeEnd w:id="60"/>
      <w:r w:rsidR="008C6A8B">
        <w:rPr>
          <w:rStyle w:val="Refdecomentrio"/>
        </w:rPr>
        <w:commentReference w:id="60"/>
      </w:r>
    </w:p>
    <w:p w14:paraId="685195F7" w14:textId="77777777" w:rsidR="00525A2F" w:rsidRDefault="00525A2F" w:rsidP="00BF6E5A">
      <w:pPr>
        <w:spacing w:line="480" w:lineRule="auto"/>
        <w:ind w:firstLine="708"/>
        <w:jc w:val="both"/>
        <w:rPr>
          <w:rFonts w:ascii="Times New Roman" w:hAnsi="Times New Roman" w:cs="Times New Roman"/>
          <w:bCs/>
          <w:sz w:val="24"/>
          <w:szCs w:val="24"/>
          <w:lang w:val="en-US"/>
        </w:rPr>
      </w:pPr>
      <w:commentRangeStart w:id="61"/>
      <w:r w:rsidRPr="00996624">
        <w:rPr>
          <w:rFonts w:ascii="Times New Roman" w:hAnsi="Times New Roman"/>
          <w:sz w:val="24"/>
          <w:szCs w:val="24"/>
          <w:lang w:val="en-US"/>
        </w:rPr>
        <w:t>It</w:t>
      </w:r>
      <w:r w:rsidR="00A20937">
        <w:rPr>
          <w:rFonts w:ascii="Times New Roman" w:hAnsi="Times New Roman"/>
          <w:sz w:val="24"/>
          <w:szCs w:val="24"/>
          <w:lang w:val="en-US"/>
        </w:rPr>
        <w:t xml:space="preserve"> </w:t>
      </w:r>
      <w:r w:rsidR="00291E96">
        <w:rPr>
          <w:rFonts w:ascii="Times New Roman" w:hAnsi="Times New Roman"/>
          <w:sz w:val="24"/>
          <w:szCs w:val="24"/>
          <w:lang w:val="en-US"/>
        </w:rPr>
        <w:t>is</w:t>
      </w:r>
      <w:r w:rsidRPr="00996624">
        <w:rPr>
          <w:rFonts w:ascii="Times New Roman" w:hAnsi="Times New Roman"/>
          <w:sz w:val="24"/>
          <w:szCs w:val="24"/>
          <w:lang w:val="en-US"/>
        </w:rPr>
        <w:t xml:space="preserve"> important to note that</w:t>
      </w:r>
      <w:r>
        <w:rPr>
          <w:rFonts w:ascii="Times New Roman" w:hAnsi="Times New Roman"/>
          <w:sz w:val="24"/>
          <w:szCs w:val="24"/>
          <w:lang w:val="en-US"/>
        </w:rPr>
        <w:t xml:space="preserve"> the occupation of the ancestor is based in the occurrence</w:t>
      </w:r>
      <w:r w:rsidRPr="00996624">
        <w:rPr>
          <w:rFonts w:ascii="Times New Roman" w:hAnsi="Times New Roman"/>
          <w:sz w:val="24"/>
          <w:szCs w:val="24"/>
          <w:lang w:val="en-US"/>
        </w:rPr>
        <w:t xml:space="preserve"> of the actual specie</w:t>
      </w:r>
      <w:r>
        <w:rPr>
          <w:rFonts w:ascii="Times New Roman" w:hAnsi="Times New Roman"/>
          <w:sz w:val="24"/>
          <w:szCs w:val="24"/>
          <w:lang w:val="en-US"/>
        </w:rPr>
        <w:t>s</w:t>
      </w:r>
      <w:r w:rsidRPr="00996624">
        <w:rPr>
          <w:rFonts w:ascii="Times New Roman" w:hAnsi="Times New Roman"/>
          <w:sz w:val="24"/>
          <w:szCs w:val="24"/>
          <w:lang w:val="en-US"/>
        </w:rPr>
        <w:t>. So, if th</w:t>
      </w:r>
      <w:r>
        <w:rPr>
          <w:rFonts w:ascii="Times New Roman" w:hAnsi="Times New Roman"/>
          <w:sz w:val="24"/>
          <w:szCs w:val="24"/>
          <w:lang w:val="en-US"/>
        </w:rPr>
        <w:t xml:space="preserve">e ancestral occupied another biome in relation of the current range of the specie, </w:t>
      </w:r>
      <w:r w:rsidRPr="00996624">
        <w:rPr>
          <w:rFonts w:ascii="Times New Roman" w:hAnsi="Times New Roman"/>
          <w:sz w:val="24"/>
          <w:szCs w:val="24"/>
          <w:lang w:val="en-US"/>
        </w:rPr>
        <w:t xml:space="preserve">the </w:t>
      </w:r>
      <w:r w:rsidR="00A558EC">
        <w:rPr>
          <w:rFonts w:ascii="Times New Roman" w:hAnsi="Times New Roman"/>
          <w:sz w:val="24"/>
          <w:szCs w:val="24"/>
          <w:lang w:val="en-US"/>
        </w:rPr>
        <w:t>age of the assemblage i</w:t>
      </w:r>
      <w:r w:rsidRPr="00996624">
        <w:rPr>
          <w:rFonts w:ascii="Times New Roman" w:hAnsi="Times New Roman"/>
          <w:sz w:val="24"/>
          <w:szCs w:val="24"/>
          <w:lang w:val="en-US"/>
        </w:rPr>
        <w:t>s</w:t>
      </w:r>
      <w:r w:rsidR="00291E96">
        <w:rPr>
          <w:rFonts w:ascii="Times New Roman" w:hAnsi="Times New Roman"/>
          <w:sz w:val="24"/>
          <w:szCs w:val="24"/>
          <w:lang w:val="en-US"/>
        </w:rPr>
        <w:t xml:space="preserve"> </w:t>
      </w:r>
      <w:r w:rsidRPr="00996624">
        <w:rPr>
          <w:rFonts w:ascii="Times New Roman" w:hAnsi="Times New Roman"/>
          <w:sz w:val="24"/>
          <w:szCs w:val="24"/>
          <w:lang w:val="en-US"/>
        </w:rPr>
        <w:t>n</w:t>
      </w:r>
      <w:r w:rsidR="00291E96">
        <w:rPr>
          <w:rFonts w:ascii="Times New Roman" w:hAnsi="Times New Roman"/>
          <w:sz w:val="24"/>
          <w:szCs w:val="24"/>
          <w:lang w:val="en-US"/>
        </w:rPr>
        <w:t>o</w:t>
      </w:r>
      <w:r w:rsidRPr="00996624">
        <w:rPr>
          <w:rFonts w:ascii="Times New Roman" w:hAnsi="Times New Roman"/>
          <w:sz w:val="24"/>
          <w:szCs w:val="24"/>
          <w:lang w:val="en-US"/>
        </w:rPr>
        <w:t>t calculated</w:t>
      </w:r>
      <w:commentRangeEnd w:id="61"/>
      <w:r w:rsidR="008C6A8B">
        <w:rPr>
          <w:rStyle w:val="Refdecomentrio"/>
        </w:rPr>
        <w:commentReference w:id="61"/>
      </w:r>
      <w:r w:rsidRPr="00996624">
        <w:rPr>
          <w:rFonts w:ascii="Times New Roman" w:hAnsi="Times New Roman"/>
          <w:sz w:val="24"/>
          <w:szCs w:val="24"/>
          <w:lang w:val="en-US"/>
        </w:rPr>
        <w:t xml:space="preserve">. </w:t>
      </w:r>
      <w:r w:rsidRPr="00256D28">
        <w:rPr>
          <w:rFonts w:ascii="Times New Roman" w:hAnsi="Times New Roman"/>
          <w:sz w:val="24"/>
          <w:szCs w:val="24"/>
          <w:lang w:val="en-US"/>
        </w:rPr>
        <w:t xml:space="preserve">But if the position of the </w:t>
      </w:r>
      <w:r>
        <w:rPr>
          <w:rFonts w:ascii="Times New Roman" w:hAnsi="Times New Roman"/>
          <w:sz w:val="24"/>
          <w:szCs w:val="24"/>
          <w:lang w:val="en-US"/>
        </w:rPr>
        <w:t xml:space="preserve">ancestor is the same as </w:t>
      </w:r>
      <w:r w:rsidRPr="00256D28">
        <w:rPr>
          <w:rFonts w:ascii="Times New Roman" w:hAnsi="Times New Roman"/>
          <w:sz w:val="24"/>
          <w:szCs w:val="24"/>
          <w:lang w:val="en-US"/>
        </w:rPr>
        <w:t>of the present species, we re</w:t>
      </w:r>
      <w:r>
        <w:rPr>
          <w:rFonts w:ascii="Times New Roman" w:hAnsi="Times New Roman"/>
          <w:sz w:val="24"/>
          <w:szCs w:val="24"/>
          <w:lang w:val="en-US"/>
        </w:rPr>
        <w:t>trocede</w:t>
      </w:r>
      <w:r w:rsidRPr="00256D28">
        <w:rPr>
          <w:rFonts w:ascii="Times New Roman" w:hAnsi="Times New Roman"/>
          <w:sz w:val="24"/>
          <w:szCs w:val="24"/>
          <w:lang w:val="en-US"/>
        </w:rPr>
        <w:t xml:space="preserve"> the occupation until we find </w:t>
      </w:r>
      <w:commentRangeStart w:id="62"/>
      <w:r w:rsidRPr="00256D28">
        <w:rPr>
          <w:rFonts w:ascii="Times New Roman" w:hAnsi="Times New Roman"/>
          <w:sz w:val="24"/>
          <w:szCs w:val="24"/>
          <w:lang w:val="en-US"/>
        </w:rPr>
        <w:t xml:space="preserve">one </w:t>
      </w:r>
      <w:commentRangeEnd w:id="62"/>
      <w:r w:rsidR="00FF4079">
        <w:rPr>
          <w:rStyle w:val="Refdecomentrio"/>
        </w:rPr>
        <w:commentReference w:id="62"/>
      </w:r>
      <w:r w:rsidRPr="00256D28">
        <w:rPr>
          <w:rFonts w:ascii="Times New Roman" w:hAnsi="Times New Roman"/>
          <w:sz w:val="24"/>
          <w:szCs w:val="24"/>
          <w:lang w:val="en-US"/>
        </w:rPr>
        <w:t>that is different from the current</w:t>
      </w:r>
      <w:r>
        <w:rPr>
          <w:rFonts w:ascii="Times New Roman" w:hAnsi="Times New Roman"/>
          <w:sz w:val="24"/>
          <w:szCs w:val="24"/>
          <w:lang w:val="en-US"/>
        </w:rPr>
        <w:t xml:space="preserve"> distribution of the species </w:t>
      </w:r>
      <w:r w:rsidRPr="00256D28">
        <w:rPr>
          <w:rFonts w:ascii="Times New Roman" w:hAnsi="Times New Roman"/>
          <w:sz w:val="24"/>
          <w:szCs w:val="24"/>
          <w:lang w:val="en-US"/>
        </w:rPr>
        <w:t>and</w:t>
      </w:r>
      <w:r>
        <w:rPr>
          <w:rFonts w:ascii="Times New Roman" w:hAnsi="Times New Roman"/>
          <w:sz w:val="24"/>
          <w:szCs w:val="24"/>
          <w:lang w:val="en-US"/>
        </w:rPr>
        <w:t xml:space="preserve"> then we </w:t>
      </w:r>
      <w:r w:rsidRPr="00256D28">
        <w:rPr>
          <w:rFonts w:ascii="Times New Roman" w:hAnsi="Times New Roman"/>
          <w:sz w:val="24"/>
          <w:szCs w:val="24"/>
          <w:lang w:val="en-US"/>
        </w:rPr>
        <w:t>calculate</w:t>
      </w:r>
      <w:r w:rsidR="00656018">
        <w:rPr>
          <w:rFonts w:ascii="Times New Roman" w:hAnsi="Times New Roman"/>
          <w:sz w:val="24"/>
          <w:szCs w:val="24"/>
          <w:lang w:val="en-US"/>
        </w:rPr>
        <w:t>d</w:t>
      </w:r>
      <w:r w:rsidRPr="00256D28">
        <w:rPr>
          <w:rFonts w:ascii="Times New Roman" w:hAnsi="Times New Roman"/>
          <w:sz w:val="24"/>
          <w:szCs w:val="24"/>
          <w:lang w:val="en-US"/>
        </w:rPr>
        <w:t xml:space="preserve"> </w:t>
      </w:r>
      <w:commentRangeStart w:id="63"/>
      <w:r w:rsidRPr="00256D28">
        <w:rPr>
          <w:rFonts w:ascii="Times New Roman" w:hAnsi="Times New Roman"/>
          <w:sz w:val="24"/>
          <w:szCs w:val="24"/>
          <w:lang w:val="en-US"/>
        </w:rPr>
        <w:t>after this event</w:t>
      </w:r>
      <w:r>
        <w:rPr>
          <w:rFonts w:ascii="Times New Roman" w:hAnsi="Times New Roman"/>
          <w:sz w:val="24"/>
          <w:szCs w:val="24"/>
          <w:lang w:val="en-US"/>
        </w:rPr>
        <w:t xml:space="preserve"> happened</w:t>
      </w:r>
      <w:commentRangeEnd w:id="63"/>
      <w:r w:rsidR="00FF4079">
        <w:rPr>
          <w:rStyle w:val="Refdecomentrio"/>
        </w:rPr>
        <w:commentReference w:id="63"/>
      </w:r>
      <w:commentRangeStart w:id="64"/>
      <w:r>
        <w:rPr>
          <w:rFonts w:ascii="Times New Roman" w:hAnsi="Times New Roman"/>
          <w:sz w:val="24"/>
          <w:szCs w:val="24"/>
          <w:lang w:val="en-US"/>
        </w:rPr>
        <w:t xml:space="preserve">. </w:t>
      </w:r>
      <w:r w:rsidR="005118B9">
        <w:rPr>
          <w:rFonts w:ascii="Times New Roman" w:hAnsi="Times New Roman"/>
          <w:sz w:val="24"/>
          <w:szCs w:val="24"/>
          <w:lang w:val="en-US"/>
        </w:rPr>
        <w:t xml:space="preserve">In addition, if the ancestor’s transition occurs after </w:t>
      </w:r>
      <w:r w:rsidR="005118B9">
        <w:rPr>
          <w:rFonts w:ascii="Times New Roman" w:eastAsiaTheme="minorEastAsia" w:hAnsi="Times New Roman"/>
          <w:sz w:val="24"/>
          <w:szCs w:val="24"/>
          <w:lang w:val="en-US"/>
        </w:rPr>
        <w:t xml:space="preserve">the last-split event, this </w:t>
      </w:r>
      <w:r>
        <w:rPr>
          <w:rFonts w:ascii="Times New Roman" w:eastAsiaTheme="minorEastAsia" w:hAnsi="Times New Roman"/>
          <w:sz w:val="24"/>
          <w:szCs w:val="24"/>
          <w:lang w:val="en-US"/>
        </w:rPr>
        <w:t>metric</w:t>
      </w:r>
      <w:r w:rsidR="00A558EC">
        <w:rPr>
          <w:rFonts w:ascii="Times New Roman" w:eastAsiaTheme="minorEastAsia" w:hAnsi="Times New Roman"/>
          <w:sz w:val="24"/>
          <w:szCs w:val="24"/>
          <w:lang w:val="en-US"/>
        </w:rPr>
        <w:t xml:space="preserve"> cannot infer the ancestor arrival</w:t>
      </w:r>
      <w:commentRangeEnd w:id="64"/>
      <w:r w:rsidR="008C6A8B">
        <w:rPr>
          <w:rStyle w:val="Refdecomentrio"/>
        </w:rPr>
        <w:commentReference w:id="64"/>
      </w:r>
      <w:r w:rsidR="005118B9">
        <w:rPr>
          <w:rFonts w:ascii="Times New Roman" w:eastAsiaTheme="minorEastAsia" w:hAnsi="Times New Roman"/>
          <w:sz w:val="24"/>
          <w:szCs w:val="24"/>
          <w:lang w:val="en-US"/>
        </w:rPr>
        <w:t xml:space="preserve">. So, to indicate events like this, we adopted the value of 0.00001. In this case, if a lineage has a value of 0.00001, it indicates that the transition to another biome occurred after the last-split event. </w:t>
      </w:r>
      <w:r>
        <w:rPr>
          <w:rFonts w:ascii="Times New Roman" w:eastAsiaTheme="minorEastAsia" w:hAnsi="Times New Roman" w:cs="Times New Roman"/>
          <w:sz w:val="24"/>
          <w:szCs w:val="24"/>
          <w:lang w:val="en-US"/>
        </w:rPr>
        <w:t>Using</w:t>
      </w:r>
      <w:r w:rsidRPr="0085208D">
        <w:rPr>
          <w:rFonts w:ascii="Times New Roman" w:hAnsi="Times New Roman" w:cs="Times New Roman"/>
          <w:sz w:val="24"/>
          <w:szCs w:val="24"/>
          <w:shd w:val="clear" w:color="auto" w:fill="FFFFFF"/>
          <w:lang w:val="en-US"/>
        </w:rPr>
        <w:t xml:space="preserve"> the information of the past and the present, step 1 and 2, </w:t>
      </w:r>
      <w:r w:rsidR="00CB2EC9">
        <w:rPr>
          <w:rFonts w:ascii="Times New Roman" w:hAnsi="Times New Roman" w:cs="Times New Roman"/>
          <w:sz w:val="24"/>
          <w:szCs w:val="24"/>
          <w:lang w:val="en-US"/>
        </w:rPr>
        <w:t>we calculate</w:t>
      </w:r>
      <w:r w:rsidR="00656018">
        <w:rPr>
          <w:rFonts w:ascii="Times New Roman" w:hAnsi="Times New Roman" w:cs="Times New Roman"/>
          <w:sz w:val="24"/>
          <w:szCs w:val="24"/>
          <w:lang w:val="en-US"/>
        </w:rPr>
        <w:t>d</w:t>
      </w:r>
      <w:r w:rsidR="00CB2EC9">
        <w:rPr>
          <w:rFonts w:ascii="Times New Roman" w:hAnsi="Times New Roman" w:cs="Times New Roman"/>
          <w:sz w:val="24"/>
          <w:szCs w:val="24"/>
          <w:lang w:val="en-US"/>
        </w:rPr>
        <w:t xml:space="preserve"> the </w:t>
      </w:r>
      <w:r w:rsidRPr="00483DFF">
        <w:rPr>
          <w:rFonts w:ascii="Times New Roman" w:hAnsi="Times New Roman" w:cs="Times New Roman"/>
          <w:sz w:val="24"/>
          <w:szCs w:val="24"/>
          <w:lang w:val="en-US"/>
        </w:rPr>
        <w:t xml:space="preserve">arrival of the ancestor. </w:t>
      </w:r>
      <w:r>
        <w:rPr>
          <w:rFonts w:ascii="Times New Roman" w:hAnsi="Times New Roman" w:cs="Times New Roman"/>
          <w:sz w:val="24"/>
          <w:szCs w:val="24"/>
          <w:lang w:val="en"/>
        </w:rPr>
        <w:t>So, f</w:t>
      </w:r>
      <w:r>
        <w:rPr>
          <w:rFonts w:ascii="Times New Roman" w:eastAsiaTheme="minorEastAsia" w:hAnsi="Times New Roman" w:cs="Times New Roman"/>
          <w:sz w:val="24"/>
          <w:szCs w:val="24"/>
          <w:lang w:val="en-US"/>
        </w:rPr>
        <w:t>or each species we compute</w:t>
      </w:r>
      <w:r w:rsidR="00656018">
        <w:rPr>
          <w:rFonts w:ascii="Times New Roman" w:eastAsiaTheme="minorEastAsia" w:hAnsi="Times New Roman" w:cs="Times New Roman"/>
          <w:sz w:val="24"/>
          <w:szCs w:val="24"/>
          <w:lang w:val="en-US"/>
        </w:rPr>
        <w:t>d</w:t>
      </w:r>
      <w:r>
        <w:rPr>
          <w:rFonts w:ascii="Times New Roman" w:eastAsiaTheme="minorEastAsia" w:hAnsi="Times New Roman" w:cs="Times New Roman"/>
          <w:sz w:val="24"/>
          <w:szCs w:val="24"/>
          <w:lang w:val="en-US"/>
        </w:rPr>
        <w:t xml:space="preserve"> the </w:t>
      </w:r>
      <w:r w:rsidR="00A558EC">
        <w:rPr>
          <w:rFonts w:ascii="Times New Roman" w:eastAsiaTheme="minorEastAsia" w:hAnsi="Times New Roman" w:cs="Times New Roman"/>
          <w:sz w:val="24"/>
          <w:szCs w:val="24"/>
          <w:lang w:val="en-US"/>
        </w:rPr>
        <w:t xml:space="preserve">age of the ancestor </w:t>
      </w:r>
      <w:r>
        <w:rPr>
          <w:rFonts w:ascii="Times New Roman" w:eastAsiaTheme="minorEastAsia" w:hAnsi="Times New Roman" w:cs="Times New Roman"/>
          <w:sz w:val="24"/>
          <w:szCs w:val="24"/>
          <w:lang w:val="en-US"/>
        </w:rPr>
        <w:t xml:space="preserve">and thereafter we calculated the </w:t>
      </w:r>
      <w:r w:rsidR="00A558EC">
        <w:rPr>
          <w:rFonts w:ascii="Times New Roman" w:eastAsiaTheme="minorEastAsia" w:hAnsi="Times New Roman" w:cs="Times New Roman"/>
          <w:sz w:val="24"/>
          <w:szCs w:val="24"/>
          <w:lang w:val="en-US"/>
        </w:rPr>
        <w:t xml:space="preserve">age of the assemblage </w:t>
      </w:r>
      <w:r w:rsidR="004F209F">
        <w:rPr>
          <w:rFonts w:ascii="Times New Roman" w:eastAsiaTheme="minorEastAsia" w:hAnsi="Times New Roman" w:cs="Times New Roman"/>
          <w:sz w:val="24"/>
          <w:szCs w:val="24"/>
          <w:lang w:val="en-US"/>
        </w:rPr>
        <w:t>for each cell</w:t>
      </w:r>
      <w:r>
        <w:rPr>
          <w:rFonts w:ascii="Times New Roman" w:hAnsi="Times New Roman" w:cs="Times New Roman"/>
          <w:sz w:val="24"/>
          <w:szCs w:val="24"/>
          <w:lang w:val="en-US"/>
        </w:rPr>
        <w:t>.</w:t>
      </w:r>
      <w:r w:rsidRPr="003D5804">
        <w:rPr>
          <w:rFonts w:ascii="Times New Roman" w:hAnsi="Times New Roman" w:cs="Times New Roman"/>
          <w:bCs/>
          <w:sz w:val="24"/>
          <w:szCs w:val="24"/>
          <w:lang w:val="en-US"/>
        </w:rPr>
        <w:t xml:space="preserve"> </w:t>
      </w:r>
    </w:p>
    <w:p w14:paraId="1CF30670" w14:textId="77777777" w:rsidR="00905157" w:rsidRDefault="00905157" w:rsidP="00BF6E5A">
      <w:pPr>
        <w:spacing w:line="480" w:lineRule="auto"/>
        <w:ind w:firstLine="360"/>
        <w:jc w:val="both"/>
        <w:rPr>
          <w:rFonts w:ascii="Times New Roman" w:hAnsi="Times New Roman"/>
          <w:b/>
          <w:i/>
          <w:sz w:val="24"/>
          <w:szCs w:val="24"/>
          <w:lang w:val="en-US"/>
        </w:rPr>
      </w:pPr>
      <w:r w:rsidRPr="00905157">
        <w:rPr>
          <w:rFonts w:ascii="Times New Roman" w:hAnsi="Times New Roman"/>
          <w:b/>
          <w:i/>
          <w:sz w:val="24"/>
          <w:szCs w:val="24"/>
          <w:lang w:val="en-US"/>
        </w:rPr>
        <w:t xml:space="preserve">Testing OTT and TNC hypothesis </w:t>
      </w:r>
    </w:p>
    <w:p w14:paraId="324ACB22" w14:textId="3A7296AB" w:rsidR="00BF6E5A" w:rsidRPr="00A17346" w:rsidRDefault="00BF6E5A">
      <w:pPr>
        <w:spacing w:line="480" w:lineRule="auto"/>
        <w:jc w:val="both"/>
        <w:rPr>
          <w:rFonts w:ascii="Times New Roman" w:hAnsi="Times New Roman"/>
          <w:sz w:val="24"/>
          <w:szCs w:val="24"/>
          <w:lang w:val="en-US"/>
        </w:rPr>
      </w:pPr>
      <w:commentRangeStart w:id="65"/>
      <w:r w:rsidRPr="00BF6E5A">
        <w:rPr>
          <w:rFonts w:ascii="Times New Roman" w:hAnsi="Times New Roman" w:cs="Times New Roman"/>
          <w:bCs/>
          <w:sz w:val="24"/>
          <w:szCs w:val="24"/>
          <w:lang w:val="en-US"/>
        </w:rPr>
        <w:t xml:space="preserve">To test the OTT and TNC hypothesis we </w:t>
      </w:r>
      <w:r w:rsidR="002D028D">
        <w:rPr>
          <w:rFonts w:ascii="Times New Roman" w:hAnsi="Times New Roman" w:cs="Times New Roman"/>
          <w:bCs/>
          <w:sz w:val="24"/>
          <w:szCs w:val="24"/>
          <w:lang w:val="en-US"/>
        </w:rPr>
        <w:t xml:space="preserve">applied </w:t>
      </w:r>
      <w:r w:rsidRPr="00BF6E5A">
        <w:rPr>
          <w:rFonts w:ascii="Times New Roman" w:hAnsi="Times New Roman" w:cs="Times New Roman"/>
          <w:bCs/>
          <w:sz w:val="24"/>
          <w:szCs w:val="24"/>
          <w:lang w:val="en-US"/>
        </w:rPr>
        <w:t xml:space="preserve">the One-way </w:t>
      </w:r>
      <w:proofErr w:type="spellStart"/>
      <w:r w:rsidRPr="00BF6E5A">
        <w:rPr>
          <w:rFonts w:ascii="Times New Roman" w:hAnsi="Times New Roman" w:cs="Times New Roman"/>
          <w:bCs/>
          <w:sz w:val="24"/>
          <w:szCs w:val="24"/>
          <w:lang w:val="en-US"/>
        </w:rPr>
        <w:t>Anova</w:t>
      </w:r>
      <w:proofErr w:type="spellEnd"/>
      <w:r w:rsidRPr="00BF6E5A">
        <w:rPr>
          <w:rFonts w:ascii="Times New Roman" w:hAnsi="Times New Roman" w:cs="Times New Roman"/>
          <w:bCs/>
          <w:sz w:val="24"/>
          <w:szCs w:val="24"/>
          <w:lang w:val="en-US"/>
        </w:rPr>
        <w:t xml:space="preserve"> with permutation test</w:t>
      </w:r>
      <w:r w:rsidR="002D028D">
        <w:rPr>
          <w:rFonts w:ascii="Times New Roman" w:hAnsi="Times New Roman" w:cs="Times New Roman"/>
          <w:bCs/>
          <w:sz w:val="24"/>
          <w:szCs w:val="24"/>
          <w:lang w:val="en-US"/>
        </w:rPr>
        <w:t xml:space="preserve"> since</w:t>
      </w:r>
      <w:r w:rsidR="00844D35">
        <w:rPr>
          <w:rFonts w:ascii="Times New Roman" w:hAnsi="Times New Roman" w:cs="Times New Roman"/>
          <w:bCs/>
          <w:sz w:val="24"/>
          <w:szCs w:val="24"/>
          <w:lang w:val="en-US"/>
        </w:rPr>
        <w:t xml:space="preserve"> </w:t>
      </w:r>
      <w:r w:rsidR="002D028D">
        <w:rPr>
          <w:rFonts w:ascii="Times New Roman" w:hAnsi="Times New Roman" w:cs="Times New Roman"/>
          <w:bCs/>
          <w:sz w:val="24"/>
          <w:szCs w:val="24"/>
          <w:lang w:val="en-US"/>
        </w:rPr>
        <w:t xml:space="preserve">this test </w:t>
      </w:r>
      <w:del w:id="66" w:author="Gabriel Nakamura" w:date="2019-07-22T21:12:00Z">
        <w:r w:rsidR="002D028D" w:rsidDel="00382A5A">
          <w:rPr>
            <w:rFonts w:ascii="Times New Roman" w:hAnsi="Times New Roman" w:cs="Times New Roman"/>
            <w:bCs/>
            <w:sz w:val="24"/>
            <w:szCs w:val="24"/>
            <w:lang w:val="en-US"/>
          </w:rPr>
          <w:delText xml:space="preserve">permitted </w:delText>
        </w:r>
      </w:del>
      <w:ins w:id="67" w:author="Gabriel Nakamura" w:date="2019-07-22T21:12:00Z">
        <w:r w:rsidR="00382A5A">
          <w:rPr>
            <w:rFonts w:ascii="Times New Roman" w:hAnsi="Times New Roman" w:cs="Times New Roman"/>
            <w:bCs/>
            <w:sz w:val="24"/>
            <w:szCs w:val="24"/>
            <w:lang w:val="en-US"/>
          </w:rPr>
          <w:t>allowed</w:t>
        </w:r>
        <w:r w:rsidR="00382A5A">
          <w:rPr>
            <w:rFonts w:ascii="Times New Roman" w:hAnsi="Times New Roman" w:cs="Times New Roman"/>
            <w:bCs/>
            <w:sz w:val="24"/>
            <w:szCs w:val="24"/>
            <w:lang w:val="en-US"/>
          </w:rPr>
          <w:t xml:space="preserve"> </w:t>
        </w:r>
      </w:ins>
      <w:r w:rsidR="002D028D">
        <w:rPr>
          <w:rFonts w:ascii="Times New Roman" w:hAnsi="Times New Roman" w:cs="Times New Roman"/>
          <w:bCs/>
          <w:sz w:val="24"/>
          <w:szCs w:val="24"/>
          <w:lang w:val="en-US"/>
        </w:rPr>
        <w:t xml:space="preserve">to </w:t>
      </w:r>
      <w:proofErr w:type="gramStart"/>
      <w:r w:rsidR="00844D35">
        <w:rPr>
          <w:rFonts w:ascii="Times New Roman" w:hAnsi="Times New Roman" w:cs="Times New Roman"/>
          <w:bCs/>
          <w:sz w:val="24"/>
          <w:szCs w:val="24"/>
          <w:lang w:val="en-US"/>
        </w:rPr>
        <w:t>test</w:t>
      </w:r>
      <w:r w:rsidR="002D028D">
        <w:rPr>
          <w:rFonts w:ascii="Times New Roman" w:hAnsi="Times New Roman" w:cs="Times New Roman"/>
          <w:bCs/>
          <w:sz w:val="24"/>
          <w:szCs w:val="24"/>
          <w:lang w:val="en-US"/>
        </w:rPr>
        <w:t>ed</w:t>
      </w:r>
      <w:proofErr w:type="gramEnd"/>
      <w:r w:rsidR="00844D35">
        <w:rPr>
          <w:rFonts w:ascii="Times New Roman" w:hAnsi="Times New Roman" w:cs="Times New Roman"/>
          <w:bCs/>
          <w:sz w:val="24"/>
          <w:szCs w:val="24"/>
          <w:lang w:val="en-US"/>
        </w:rPr>
        <w:t xml:space="preserve"> </w:t>
      </w:r>
      <w:commentRangeStart w:id="68"/>
      <w:r w:rsidR="00DF486E">
        <w:rPr>
          <w:rFonts w:ascii="Times New Roman" w:hAnsi="Times New Roman" w:cs="Times New Roman"/>
          <w:bCs/>
          <w:sz w:val="24"/>
          <w:szCs w:val="24"/>
          <w:lang w:val="en-US"/>
        </w:rPr>
        <w:t xml:space="preserve">categorical </w:t>
      </w:r>
      <w:r w:rsidRPr="00BF6E5A">
        <w:rPr>
          <w:rFonts w:ascii="Times New Roman" w:hAnsi="Times New Roman" w:cs="Times New Roman"/>
          <w:bCs/>
          <w:sz w:val="24"/>
          <w:szCs w:val="24"/>
          <w:lang w:val="en-US"/>
        </w:rPr>
        <w:t xml:space="preserve">descriptor (Tropical or </w:t>
      </w:r>
      <w:r w:rsidR="005E0842">
        <w:rPr>
          <w:rFonts w:ascii="Times New Roman" w:hAnsi="Times New Roman" w:cs="Times New Roman"/>
          <w:bCs/>
          <w:sz w:val="24"/>
          <w:szCs w:val="24"/>
          <w:lang w:val="en-US"/>
        </w:rPr>
        <w:t>T</w:t>
      </w:r>
      <w:r w:rsidRPr="00BF6E5A">
        <w:rPr>
          <w:rFonts w:ascii="Times New Roman" w:hAnsi="Times New Roman" w:cs="Times New Roman"/>
          <w:bCs/>
          <w:sz w:val="24"/>
          <w:szCs w:val="24"/>
          <w:lang w:val="en-US"/>
        </w:rPr>
        <w:t xml:space="preserve">emperate biomes) </w:t>
      </w:r>
      <w:r w:rsidR="00844D35">
        <w:rPr>
          <w:rFonts w:ascii="Times New Roman" w:hAnsi="Times New Roman" w:cs="Times New Roman"/>
          <w:bCs/>
          <w:sz w:val="24"/>
          <w:szCs w:val="24"/>
          <w:lang w:val="en-US"/>
        </w:rPr>
        <w:t xml:space="preserve">with </w:t>
      </w:r>
      <w:r w:rsidRPr="00BF6E5A">
        <w:rPr>
          <w:rFonts w:ascii="Times New Roman" w:hAnsi="Times New Roman" w:cs="Times New Roman"/>
          <w:bCs/>
          <w:sz w:val="24"/>
          <w:szCs w:val="24"/>
          <w:lang w:val="en-US"/>
        </w:rPr>
        <w:t>quantitative descriptor (NRI and Age of the Assemblages)</w:t>
      </w:r>
      <w:commentRangeEnd w:id="68"/>
      <w:r w:rsidR="00382A5A">
        <w:rPr>
          <w:rStyle w:val="Refdecomentrio"/>
        </w:rPr>
        <w:commentReference w:id="68"/>
      </w:r>
      <w:r w:rsidR="002D028D">
        <w:rPr>
          <w:rFonts w:ascii="Times New Roman" w:hAnsi="Times New Roman" w:cs="Times New Roman"/>
          <w:bCs/>
          <w:sz w:val="24"/>
          <w:szCs w:val="24"/>
          <w:lang w:val="en-US"/>
        </w:rPr>
        <w:t xml:space="preserve">. </w:t>
      </w:r>
      <w:del w:id="69" w:author="Gabriel Nakamura" w:date="2019-07-22T21:13:00Z">
        <w:r w:rsidR="002D028D" w:rsidDel="00382A5A">
          <w:rPr>
            <w:rFonts w:ascii="Times New Roman" w:hAnsi="Times New Roman" w:cs="Times New Roman"/>
            <w:bCs/>
            <w:sz w:val="24"/>
            <w:szCs w:val="24"/>
            <w:lang w:val="en-US"/>
          </w:rPr>
          <w:delText xml:space="preserve"> </w:delText>
        </w:r>
      </w:del>
      <w:r w:rsidR="002D028D">
        <w:rPr>
          <w:rFonts w:ascii="Times New Roman" w:hAnsi="Times New Roman" w:cs="Times New Roman"/>
          <w:bCs/>
          <w:sz w:val="24"/>
          <w:szCs w:val="24"/>
          <w:lang w:val="en-US"/>
        </w:rPr>
        <w:t xml:space="preserve">The one-way </w:t>
      </w:r>
      <w:proofErr w:type="spellStart"/>
      <w:r w:rsidR="002D028D">
        <w:rPr>
          <w:rFonts w:ascii="Times New Roman" w:hAnsi="Times New Roman" w:cs="Times New Roman"/>
          <w:bCs/>
          <w:sz w:val="24"/>
          <w:szCs w:val="24"/>
          <w:lang w:val="en-US"/>
        </w:rPr>
        <w:t>Anova</w:t>
      </w:r>
      <w:proofErr w:type="spellEnd"/>
      <w:r w:rsidR="002D028D">
        <w:rPr>
          <w:rFonts w:ascii="Times New Roman" w:hAnsi="Times New Roman" w:cs="Times New Roman"/>
          <w:bCs/>
          <w:sz w:val="24"/>
          <w:szCs w:val="24"/>
          <w:lang w:val="en-US"/>
        </w:rPr>
        <w:t xml:space="preserve"> </w:t>
      </w:r>
      <w:r w:rsidRPr="00BF6E5A">
        <w:rPr>
          <w:rFonts w:ascii="Times New Roman" w:hAnsi="Times New Roman" w:cs="Times New Roman"/>
          <w:bCs/>
          <w:sz w:val="24"/>
          <w:szCs w:val="24"/>
          <w:lang w:val="en-US"/>
        </w:rPr>
        <w:t>compares the means between the groups and means that are statistically significantly different from each other. So, if the test returns statistically significant result</w:t>
      </w:r>
      <w:r w:rsidR="003970A4">
        <w:rPr>
          <w:rFonts w:ascii="Times New Roman" w:hAnsi="Times New Roman" w:cs="Times New Roman"/>
          <w:bCs/>
          <w:sz w:val="24"/>
          <w:szCs w:val="24"/>
          <w:lang w:val="en-US"/>
        </w:rPr>
        <w:t>,</w:t>
      </w:r>
      <w:r w:rsidRPr="00BF6E5A">
        <w:rPr>
          <w:rFonts w:ascii="Times New Roman" w:hAnsi="Times New Roman" w:cs="Times New Roman"/>
          <w:bCs/>
          <w:sz w:val="24"/>
          <w:szCs w:val="24"/>
          <w:lang w:val="en-US"/>
        </w:rPr>
        <w:t xml:space="preserve"> we</w:t>
      </w:r>
      <w:r w:rsidR="003970A4">
        <w:rPr>
          <w:rFonts w:ascii="Times New Roman" w:hAnsi="Times New Roman" w:cs="Times New Roman"/>
          <w:bCs/>
          <w:sz w:val="24"/>
          <w:szCs w:val="24"/>
          <w:lang w:val="en-US"/>
        </w:rPr>
        <w:t xml:space="preserve"> reject the null </w:t>
      </w:r>
      <w:r w:rsidRPr="00BF6E5A">
        <w:rPr>
          <w:rFonts w:ascii="Times New Roman" w:hAnsi="Times New Roman" w:cs="Times New Roman"/>
          <w:bCs/>
          <w:sz w:val="24"/>
          <w:szCs w:val="24"/>
          <w:lang w:val="en-US"/>
        </w:rPr>
        <w:t>hypothesis,</w:t>
      </w:r>
      <w:r w:rsidR="003970A4">
        <w:rPr>
          <w:rFonts w:ascii="Times New Roman" w:hAnsi="Times New Roman" w:cs="Times New Roman"/>
          <w:bCs/>
          <w:sz w:val="24"/>
          <w:szCs w:val="24"/>
          <w:lang w:val="en-US"/>
        </w:rPr>
        <w:t xml:space="preserve"> because t</w:t>
      </w:r>
      <w:r w:rsidRPr="00BF6E5A">
        <w:rPr>
          <w:rFonts w:ascii="Times New Roman" w:hAnsi="Times New Roman" w:cs="Times New Roman"/>
          <w:bCs/>
          <w:sz w:val="24"/>
          <w:szCs w:val="24"/>
          <w:lang w:val="en-US"/>
        </w:rPr>
        <w:t>hat these groups are statistically significantly different from each other</w:t>
      </w:r>
      <w:r w:rsidR="00844D35">
        <w:rPr>
          <w:rFonts w:ascii="Times New Roman" w:hAnsi="Times New Roman" w:cs="Times New Roman"/>
          <w:bCs/>
          <w:sz w:val="24"/>
          <w:szCs w:val="24"/>
          <w:lang w:val="en-US"/>
        </w:rPr>
        <w:t xml:space="preserve"> </w:t>
      </w:r>
      <w:r w:rsidR="00844D35">
        <w:rPr>
          <w:rFonts w:ascii="Times New Roman" w:hAnsi="Times New Roman" w:cs="Times New Roman"/>
          <w:bCs/>
          <w:sz w:val="24"/>
          <w:szCs w:val="24"/>
          <w:lang w:val="en-US"/>
        </w:rPr>
        <w:fldChar w:fldCharType="begin" w:fldLock="1"/>
      </w:r>
      <w:r w:rsidR="000138DC">
        <w:rPr>
          <w:rFonts w:ascii="Times New Roman" w:hAnsi="Times New Roman" w:cs="Times New Roman"/>
          <w:bCs/>
          <w:sz w:val="24"/>
          <w:szCs w:val="24"/>
          <w:lang w:val="en-US"/>
        </w:rPr>
        <w:instrText>ADDIN CSL_CITATION {"citationItems":[{"id":"ITEM-1","itemData":{"ISBN":"0167-8892","author":[{"dropping-particle":"","family":"Legendre","given":"Pierre","non-dropping-particle":"","parse-names":false,"suffix":""},{"dropping-particle":"","family":"Legendre","given":"Louis","non-dropping-particle":"","parse-names":false,"suffix":""}],"id":"ITEM-1","issued":{"date-parts":[["2012"]]},"number-of-pages":"947","publisher":"Elsevier","title":"Numerical Ecology","type":"book"},"uris":["http://www.mendeley.com/documents/?uuid=c037dc0d-b91a-4f1f-a8b0-e915bc863d3c"]}],"mendeley":{"formattedCitation":"(Legendre &amp; Legendre 2012)","plainTextFormattedCitation":"(Legendre &amp; Legendre 2012)","previouslyFormattedCitation":"(Legendre &amp; Legendre 2012)"},"properties":{"noteIndex":0},"schema":"https://github.com/citation-style-language/schema/raw/master/csl-citation.json"}</w:instrText>
      </w:r>
      <w:r w:rsidR="00844D35">
        <w:rPr>
          <w:rFonts w:ascii="Times New Roman" w:hAnsi="Times New Roman" w:cs="Times New Roman"/>
          <w:bCs/>
          <w:sz w:val="24"/>
          <w:szCs w:val="24"/>
          <w:lang w:val="en-US"/>
        </w:rPr>
        <w:fldChar w:fldCharType="separate"/>
      </w:r>
      <w:r w:rsidR="00844D35" w:rsidRPr="00844D35">
        <w:rPr>
          <w:rFonts w:ascii="Times New Roman" w:hAnsi="Times New Roman" w:cs="Times New Roman"/>
          <w:bCs/>
          <w:noProof/>
          <w:sz w:val="24"/>
          <w:szCs w:val="24"/>
          <w:lang w:val="en-US"/>
        </w:rPr>
        <w:t>(Legendre &amp; Legendre 2012)</w:t>
      </w:r>
      <w:r w:rsidR="00844D35">
        <w:rPr>
          <w:rFonts w:ascii="Times New Roman" w:hAnsi="Times New Roman" w:cs="Times New Roman"/>
          <w:bCs/>
          <w:sz w:val="24"/>
          <w:szCs w:val="24"/>
          <w:lang w:val="en-US"/>
        </w:rPr>
        <w:fldChar w:fldCharType="end"/>
      </w:r>
      <w:r w:rsidR="00844D35">
        <w:rPr>
          <w:rFonts w:ascii="Times New Roman" w:hAnsi="Times New Roman" w:cs="Times New Roman"/>
          <w:bCs/>
          <w:sz w:val="24"/>
          <w:szCs w:val="24"/>
          <w:lang w:val="en-US"/>
        </w:rPr>
        <w:t xml:space="preserve">. </w:t>
      </w:r>
      <w:r w:rsidRPr="00BF6E5A">
        <w:rPr>
          <w:rFonts w:ascii="Times New Roman" w:hAnsi="Times New Roman" w:cs="Times New Roman"/>
          <w:bCs/>
          <w:sz w:val="24"/>
          <w:szCs w:val="24"/>
          <w:lang w:val="en-US"/>
        </w:rPr>
        <w:t xml:space="preserve">Also, </w:t>
      </w:r>
      <w:r w:rsidR="00844D35">
        <w:rPr>
          <w:rFonts w:ascii="Times New Roman" w:hAnsi="Times New Roman" w:cs="Times New Roman"/>
          <w:bCs/>
          <w:sz w:val="24"/>
          <w:szCs w:val="24"/>
          <w:lang w:val="en-US"/>
        </w:rPr>
        <w:t xml:space="preserve">One-way </w:t>
      </w:r>
      <w:proofErr w:type="spellStart"/>
      <w:r w:rsidR="00844D35">
        <w:rPr>
          <w:rFonts w:ascii="Times New Roman" w:hAnsi="Times New Roman" w:cs="Times New Roman"/>
          <w:bCs/>
          <w:sz w:val="24"/>
          <w:szCs w:val="24"/>
          <w:lang w:val="en-US"/>
        </w:rPr>
        <w:t>Anova</w:t>
      </w:r>
      <w:proofErr w:type="spellEnd"/>
      <w:r w:rsidR="00844D35">
        <w:rPr>
          <w:rFonts w:ascii="Times New Roman" w:hAnsi="Times New Roman" w:cs="Times New Roman"/>
          <w:bCs/>
          <w:sz w:val="24"/>
          <w:szCs w:val="24"/>
          <w:lang w:val="en-US"/>
        </w:rPr>
        <w:t xml:space="preserve"> permits randomly samples of the </w:t>
      </w:r>
      <w:r w:rsidRPr="00BF6E5A">
        <w:rPr>
          <w:rFonts w:ascii="Times New Roman" w:hAnsi="Times New Roman" w:cs="Times New Roman"/>
          <w:bCs/>
          <w:sz w:val="24"/>
          <w:szCs w:val="24"/>
          <w:lang w:val="en-US"/>
        </w:rPr>
        <w:t xml:space="preserve">data and </w:t>
      </w:r>
      <w:r w:rsidR="00844D35">
        <w:rPr>
          <w:rFonts w:ascii="Times New Roman" w:hAnsi="Times New Roman" w:cs="Times New Roman"/>
          <w:bCs/>
          <w:sz w:val="24"/>
          <w:szCs w:val="24"/>
          <w:lang w:val="en-US"/>
        </w:rPr>
        <w:t xml:space="preserve">then </w:t>
      </w:r>
      <w:r w:rsidRPr="00BF6E5A">
        <w:rPr>
          <w:rFonts w:ascii="Times New Roman" w:hAnsi="Times New Roman" w:cs="Times New Roman"/>
          <w:bCs/>
          <w:sz w:val="24"/>
          <w:szCs w:val="24"/>
          <w:lang w:val="en-US"/>
        </w:rPr>
        <w:t xml:space="preserve">finding the </w:t>
      </w:r>
      <w:r w:rsidRPr="009D6B35">
        <w:rPr>
          <w:rFonts w:ascii="Times New Roman" w:hAnsi="Times New Roman" w:cs="Times New Roman"/>
          <w:bCs/>
          <w:i/>
          <w:sz w:val="24"/>
          <w:szCs w:val="24"/>
          <w:lang w:val="en-US"/>
        </w:rPr>
        <w:t>F-</w:t>
      </w:r>
      <w:r w:rsidR="003970A4" w:rsidRPr="009D6B35">
        <w:rPr>
          <w:rFonts w:ascii="Times New Roman" w:hAnsi="Times New Roman" w:cs="Times New Roman"/>
          <w:bCs/>
          <w:i/>
          <w:sz w:val="24"/>
          <w:szCs w:val="24"/>
          <w:lang w:val="en-US"/>
        </w:rPr>
        <w:t>statistic</w:t>
      </w:r>
      <w:r w:rsidR="003970A4">
        <w:rPr>
          <w:rFonts w:ascii="Times New Roman" w:hAnsi="Times New Roman" w:cs="Times New Roman"/>
          <w:bCs/>
          <w:sz w:val="24"/>
          <w:szCs w:val="24"/>
          <w:lang w:val="en-US"/>
        </w:rPr>
        <w:t xml:space="preserve"> and the </w:t>
      </w:r>
      <w:r w:rsidR="003970A4" w:rsidRPr="003970A4">
        <w:rPr>
          <w:rFonts w:ascii="Times New Roman" w:hAnsi="Times New Roman" w:cs="Times New Roman"/>
          <w:bCs/>
          <w:i/>
          <w:sz w:val="24"/>
          <w:szCs w:val="24"/>
          <w:lang w:val="en-US"/>
        </w:rPr>
        <w:t>p-value</w:t>
      </w:r>
      <w:r w:rsidR="003970A4">
        <w:rPr>
          <w:rFonts w:ascii="Times New Roman" w:hAnsi="Times New Roman" w:cs="Times New Roman"/>
          <w:bCs/>
          <w:sz w:val="24"/>
          <w:szCs w:val="24"/>
          <w:lang w:val="en-US"/>
        </w:rPr>
        <w:t xml:space="preserve">. </w:t>
      </w:r>
      <w:r w:rsidR="003970A4">
        <w:rPr>
          <w:rFonts w:ascii="Times New Roman" w:hAnsi="Times New Roman"/>
          <w:sz w:val="24"/>
          <w:szCs w:val="24"/>
          <w:lang w:val="en-US"/>
        </w:rPr>
        <w:t xml:space="preserve">The value of </w:t>
      </w:r>
      <w:r w:rsidR="003970A4" w:rsidRPr="003970A4">
        <w:rPr>
          <w:rFonts w:ascii="Times New Roman" w:hAnsi="Times New Roman"/>
          <w:i/>
          <w:sz w:val="24"/>
          <w:szCs w:val="24"/>
          <w:lang w:val="en-US"/>
        </w:rPr>
        <w:t>F,</w:t>
      </w:r>
      <w:r w:rsidR="003970A4">
        <w:rPr>
          <w:rFonts w:ascii="Times New Roman" w:hAnsi="Times New Roman"/>
          <w:sz w:val="24"/>
          <w:szCs w:val="24"/>
          <w:lang w:val="en-US"/>
        </w:rPr>
        <w:t xml:space="preserve"> give us, the variance between these two populations are significantly different and </w:t>
      </w:r>
      <w:r w:rsidR="003970A4">
        <w:rPr>
          <w:rFonts w:ascii="Times New Roman" w:hAnsi="Times New Roman"/>
          <w:sz w:val="24"/>
          <w:szCs w:val="24"/>
          <w:lang w:val="en-US"/>
        </w:rPr>
        <w:lastRenderedPageBreak/>
        <w:t xml:space="preserve">the </w:t>
      </w:r>
      <w:r w:rsidR="003970A4" w:rsidRPr="003970A4">
        <w:rPr>
          <w:rFonts w:ascii="Times New Roman" w:hAnsi="Times New Roman"/>
          <w:i/>
          <w:sz w:val="24"/>
          <w:szCs w:val="24"/>
          <w:lang w:val="en-US"/>
        </w:rPr>
        <w:t>p-value</w:t>
      </w:r>
      <w:r w:rsidR="003970A4">
        <w:rPr>
          <w:rFonts w:ascii="Times New Roman" w:hAnsi="Times New Roman"/>
          <w:sz w:val="24"/>
          <w:szCs w:val="24"/>
          <w:lang w:val="en-US"/>
        </w:rPr>
        <w:t xml:space="preserve">, </w:t>
      </w:r>
      <w:r w:rsidR="005E7AD1" w:rsidRPr="005E7AD1">
        <w:rPr>
          <w:rFonts w:ascii="Times New Roman" w:hAnsi="Times New Roman"/>
          <w:sz w:val="24"/>
          <w:szCs w:val="24"/>
          <w:lang w:val="en-US"/>
        </w:rPr>
        <w:t>for a given statistical model, the probability that, when the null hypothesis is true, the statistical summary would be greater than or equal to the actual observed result</w:t>
      </w:r>
      <w:r w:rsidR="005E7AD1">
        <w:rPr>
          <w:rFonts w:ascii="Times New Roman" w:hAnsi="Times New Roman"/>
          <w:sz w:val="24"/>
          <w:szCs w:val="24"/>
          <w:lang w:val="en-US"/>
        </w:rPr>
        <w:t xml:space="preserve">. </w:t>
      </w:r>
      <w:r w:rsidR="003970A4">
        <w:rPr>
          <w:rFonts w:ascii="Times New Roman" w:hAnsi="Times New Roman"/>
          <w:sz w:val="24"/>
          <w:szCs w:val="24"/>
          <w:lang w:val="en-US"/>
        </w:rPr>
        <w:t xml:space="preserve">Using both measures (value of </w:t>
      </w:r>
      <w:r w:rsidR="003970A4" w:rsidRPr="00310914">
        <w:rPr>
          <w:rFonts w:ascii="Times New Roman" w:hAnsi="Times New Roman"/>
          <w:i/>
          <w:sz w:val="24"/>
          <w:szCs w:val="24"/>
          <w:lang w:val="en-US"/>
        </w:rPr>
        <w:t xml:space="preserve">F </w:t>
      </w:r>
      <w:r w:rsidR="003970A4">
        <w:rPr>
          <w:rFonts w:ascii="Times New Roman" w:hAnsi="Times New Roman"/>
          <w:sz w:val="24"/>
          <w:szCs w:val="24"/>
          <w:lang w:val="en-US"/>
        </w:rPr>
        <w:t xml:space="preserve">and </w:t>
      </w:r>
      <w:r w:rsidR="003970A4" w:rsidRPr="00310914">
        <w:rPr>
          <w:rFonts w:ascii="Times New Roman" w:hAnsi="Times New Roman"/>
          <w:i/>
          <w:sz w:val="24"/>
          <w:szCs w:val="24"/>
          <w:lang w:val="en-US"/>
        </w:rPr>
        <w:t>p-value</w:t>
      </w:r>
      <w:r w:rsidR="003970A4">
        <w:rPr>
          <w:rFonts w:ascii="Times New Roman" w:hAnsi="Times New Roman"/>
          <w:sz w:val="24"/>
          <w:szCs w:val="24"/>
          <w:lang w:val="en-US"/>
        </w:rPr>
        <w:t>) we are able to distinguish if the null hypothesis is true, in that case, if the assemblages of temperate or tropical b</w:t>
      </w:r>
      <w:r w:rsidR="00310914">
        <w:rPr>
          <w:rFonts w:ascii="Times New Roman" w:hAnsi="Times New Roman"/>
          <w:sz w:val="24"/>
          <w:szCs w:val="24"/>
          <w:lang w:val="en-US"/>
        </w:rPr>
        <w:t xml:space="preserve">iomes are equal. So, </w:t>
      </w:r>
      <w:r w:rsidR="00EE38A6">
        <w:rPr>
          <w:rFonts w:ascii="Times New Roman" w:hAnsi="Times New Roman" w:cs="Times New Roman"/>
          <w:bCs/>
          <w:sz w:val="24"/>
          <w:szCs w:val="24"/>
          <w:lang w:val="en-US"/>
        </w:rPr>
        <w:t>w</w:t>
      </w:r>
      <w:r w:rsidR="00844D35">
        <w:rPr>
          <w:rFonts w:ascii="Times New Roman" w:hAnsi="Times New Roman" w:cs="Times New Roman"/>
          <w:bCs/>
          <w:sz w:val="24"/>
          <w:szCs w:val="24"/>
          <w:lang w:val="en-US"/>
        </w:rPr>
        <w:t xml:space="preserve">e can test </w:t>
      </w:r>
      <w:r w:rsidR="00DE5E57">
        <w:rPr>
          <w:rFonts w:ascii="Times New Roman" w:hAnsi="Times New Roman" w:cs="Times New Roman"/>
          <w:bCs/>
          <w:sz w:val="24"/>
          <w:szCs w:val="24"/>
          <w:lang w:val="en-US"/>
        </w:rPr>
        <w:t>TNC and</w:t>
      </w:r>
      <w:r w:rsidR="00EE38A6">
        <w:rPr>
          <w:rFonts w:ascii="Times New Roman" w:hAnsi="Times New Roman" w:cs="Times New Roman"/>
          <w:bCs/>
          <w:sz w:val="24"/>
          <w:szCs w:val="24"/>
          <w:lang w:val="en-US"/>
        </w:rPr>
        <w:t xml:space="preserve"> OTT</w:t>
      </w:r>
      <w:r w:rsidR="00844D35">
        <w:rPr>
          <w:rFonts w:ascii="Times New Roman" w:hAnsi="Times New Roman" w:cs="Times New Roman"/>
          <w:bCs/>
          <w:sz w:val="24"/>
          <w:szCs w:val="24"/>
          <w:lang w:val="en-US"/>
        </w:rPr>
        <w:t xml:space="preserve"> hypotheses</w:t>
      </w:r>
      <w:commentRangeEnd w:id="65"/>
      <w:r w:rsidR="00382A5A">
        <w:rPr>
          <w:rStyle w:val="Refdecomentrio"/>
        </w:rPr>
        <w:commentReference w:id="65"/>
      </w:r>
      <w:r w:rsidR="00844D35">
        <w:rPr>
          <w:rFonts w:ascii="Times New Roman" w:hAnsi="Times New Roman" w:cs="Times New Roman"/>
          <w:bCs/>
          <w:sz w:val="24"/>
          <w:szCs w:val="24"/>
          <w:lang w:val="en-US"/>
        </w:rPr>
        <w:t xml:space="preserve">. We </w:t>
      </w:r>
      <w:r w:rsidR="000138DC">
        <w:rPr>
          <w:rFonts w:ascii="Times New Roman" w:hAnsi="Times New Roman" w:cs="Times New Roman"/>
          <w:bCs/>
          <w:sz w:val="24"/>
          <w:szCs w:val="24"/>
          <w:lang w:val="en-US"/>
        </w:rPr>
        <w:t>select</w:t>
      </w:r>
      <w:r w:rsidR="005E7AD1">
        <w:rPr>
          <w:rFonts w:ascii="Times New Roman" w:hAnsi="Times New Roman" w:cs="Times New Roman"/>
          <w:bCs/>
          <w:sz w:val="24"/>
          <w:szCs w:val="24"/>
          <w:lang w:val="en-US"/>
        </w:rPr>
        <w:t>ed</w:t>
      </w:r>
      <w:r w:rsidR="000138DC">
        <w:rPr>
          <w:rFonts w:ascii="Times New Roman" w:hAnsi="Times New Roman" w:cs="Times New Roman"/>
          <w:bCs/>
          <w:sz w:val="24"/>
          <w:szCs w:val="24"/>
          <w:lang w:val="en-US"/>
        </w:rPr>
        <w:t xml:space="preserve"> 10.</w:t>
      </w:r>
      <w:r w:rsidRPr="00BF6E5A">
        <w:rPr>
          <w:rFonts w:ascii="Times New Roman" w:hAnsi="Times New Roman" w:cs="Times New Roman"/>
          <w:bCs/>
          <w:sz w:val="24"/>
          <w:szCs w:val="24"/>
          <w:lang w:val="en-US"/>
        </w:rPr>
        <w:t>000 permutations for each test: the first, using th</w:t>
      </w:r>
      <w:r w:rsidR="002934CC">
        <w:rPr>
          <w:rFonts w:ascii="Times New Roman" w:hAnsi="Times New Roman" w:cs="Times New Roman"/>
          <w:bCs/>
          <w:sz w:val="24"/>
          <w:szCs w:val="24"/>
          <w:lang w:val="en-US"/>
        </w:rPr>
        <w:t xml:space="preserve">e values </w:t>
      </w:r>
      <w:commentRangeStart w:id="70"/>
      <w:r w:rsidR="002934CC">
        <w:rPr>
          <w:rFonts w:ascii="Times New Roman" w:hAnsi="Times New Roman" w:cs="Times New Roman"/>
          <w:bCs/>
          <w:sz w:val="24"/>
          <w:szCs w:val="24"/>
          <w:lang w:val="en-US"/>
        </w:rPr>
        <w:t>​​</w:t>
      </w:r>
      <w:commentRangeEnd w:id="70"/>
      <w:r w:rsidR="00382A5A">
        <w:rPr>
          <w:rStyle w:val="Refdecomentrio"/>
        </w:rPr>
        <w:commentReference w:id="70"/>
      </w:r>
      <w:r w:rsidR="002934CC">
        <w:rPr>
          <w:rFonts w:ascii="Times New Roman" w:hAnsi="Times New Roman" w:cs="Times New Roman"/>
          <w:bCs/>
          <w:sz w:val="24"/>
          <w:szCs w:val="24"/>
          <w:lang w:val="en-US"/>
        </w:rPr>
        <w:t>of NRI as variable</w:t>
      </w:r>
      <w:r w:rsidRPr="00BF6E5A">
        <w:rPr>
          <w:rFonts w:ascii="Times New Roman" w:hAnsi="Times New Roman" w:cs="Times New Roman"/>
          <w:bCs/>
          <w:sz w:val="24"/>
          <w:szCs w:val="24"/>
          <w:lang w:val="en-US"/>
        </w:rPr>
        <w:t xml:space="preserve"> response and the </w:t>
      </w:r>
      <w:r w:rsidR="002934CC">
        <w:rPr>
          <w:rFonts w:ascii="Times New Roman" w:hAnsi="Times New Roman" w:cs="Times New Roman"/>
          <w:bCs/>
          <w:sz w:val="24"/>
          <w:szCs w:val="24"/>
          <w:lang w:val="en-US"/>
        </w:rPr>
        <w:t>tropical or temperate biomes as</w:t>
      </w:r>
      <w:r w:rsidRPr="00BF6E5A">
        <w:rPr>
          <w:rFonts w:ascii="Times New Roman" w:hAnsi="Times New Roman" w:cs="Times New Roman"/>
          <w:bCs/>
          <w:sz w:val="24"/>
          <w:szCs w:val="24"/>
          <w:lang w:val="en-US"/>
        </w:rPr>
        <w:t xml:space="preserve"> predict variable and the second test, we</w:t>
      </w:r>
      <w:r w:rsidR="002A7AFD">
        <w:rPr>
          <w:rFonts w:ascii="Times New Roman" w:hAnsi="Times New Roman" w:cs="Times New Roman"/>
          <w:bCs/>
          <w:sz w:val="24"/>
          <w:szCs w:val="24"/>
          <w:lang w:val="en-US"/>
        </w:rPr>
        <w:t xml:space="preserve"> used the age of the assemblage</w:t>
      </w:r>
      <w:r w:rsidR="002934CC">
        <w:rPr>
          <w:rFonts w:ascii="Times New Roman" w:hAnsi="Times New Roman" w:cs="Times New Roman"/>
          <w:bCs/>
          <w:sz w:val="24"/>
          <w:szCs w:val="24"/>
          <w:lang w:val="en-US"/>
        </w:rPr>
        <w:t xml:space="preserve"> as</w:t>
      </w:r>
      <w:r w:rsidRPr="00BF6E5A">
        <w:rPr>
          <w:rFonts w:ascii="Times New Roman" w:hAnsi="Times New Roman" w:cs="Times New Roman"/>
          <w:bCs/>
          <w:sz w:val="24"/>
          <w:szCs w:val="24"/>
          <w:lang w:val="en-US"/>
        </w:rPr>
        <w:t xml:space="preserve"> </w:t>
      </w:r>
      <w:del w:id="71" w:author="Gabriel Nakamura" w:date="2019-07-22T21:15:00Z">
        <w:r w:rsidRPr="00BF6E5A" w:rsidDel="00382A5A">
          <w:rPr>
            <w:rFonts w:ascii="Times New Roman" w:hAnsi="Times New Roman" w:cs="Times New Roman"/>
            <w:bCs/>
            <w:sz w:val="24"/>
            <w:szCs w:val="24"/>
            <w:lang w:val="en-US"/>
          </w:rPr>
          <w:delText xml:space="preserve">variable </w:delText>
        </w:r>
      </w:del>
      <w:ins w:id="72" w:author="Gabriel Nakamura" w:date="2019-07-22T21:15:00Z">
        <w:r w:rsidR="00382A5A">
          <w:rPr>
            <w:rFonts w:ascii="Times New Roman" w:hAnsi="Times New Roman" w:cs="Times New Roman"/>
            <w:bCs/>
            <w:sz w:val="24"/>
            <w:szCs w:val="24"/>
            <w:lang w:val="en-US"/>
          </w:rPr>
          <w:t>response</w:t>
        </w:r>
        <w:r w:rsidR="00382A5A" w:rsidRPr="00BF6E5A">
          <w:rPr>
            <w:rFonts w:ascii="Times New Roman" w:hAnsi="Times New Roman" w:cs="Times New Roman"/>
            <w:bCs/>
            <w:sz w:val="24"/>
            <w:szCs w:val="24"/>
            <w:lang w:val="en-US"/>
          </w:rPr>
          <w:t xml:space="preserve"> </w:t>
        </w:r>
      </w:ins>
      <w:del w:id="73" w:author="Gabriel Nakamura" w:date="2019-07-22T21:15:00Z">
        <w:r w:rsidRPr="00BF6E5A" w:rsidDel="00382A5A">
          <w:rPr>
            <w:rFonts w:ascii="Times New Roman" w:hAnsi="Times New Roman" w:cs="Times New Roman"/>
            <w:bCs/>
            <w:sz w:val="24"/>
            <w:szCs w:val="24"/>
            <w:lang w:val="en-US"/>
          </w:rPr>
          <w:delText xml:space="preserve">response </w:delText>
        </w:r>
      </w:del>
      <w:ins w:id="74" w:author="Gabriel Nakamura" w:date="2019-07-22T21:15:00Z">
        <w:r w:rsidR="00382A5A">
          <w:rPr>
            <w:rFonts w:ascii="Times New Roman" w:hAnsi="Times New Roman" w:cs="Times New Roman"/>
            <w:bCs/>
            <w:sz w:val="24"/>
            <w:szCs w:val="24"/>
            <w:lang w:val="en-US"/>
          </w:rPr>
          <w:t>variable</w:t>
        </w:r>
        <w:r w:rsidR="00382A5A" w:rsidRPr="00BF6E5A">
          <w:rPr>
            <w:rFonts w:ascii="Times New Roman" w:hAnsi="Times New Roman" w:cs="Times New Roman"/>
            <w:bCs/>
            <w:sz w:val="24"/>
            <w:szCs w:val="24"/>
            <w:lang w:val="en-US"/>
          </w:rPr>
          <w:t xml:space="preserve"> </w:t>
        </w:r>
      </w:ins>
      <w:r w:rsidRPr="00BF6E5A">
        <w:rPr>
          <w:rFonts w:ascii="Times New Roman" w:hAnsi="Times New Roman" w:cs="Times New Roman"/>
          <w:bCs/>
          <w:sz w:val="24"/>
          <w:szCs w:val="24"/>
          <w:lang w:val="en-US"/>
        </w:rPr>
        <w:t xml:space="preserve">and the tropical or temperate biomes </w:t>
      </w:r>
      <w:r w:rsidR="002934CC">
        <w:rPr>
          <w:rFonts w:ascii="Times New Roman" w:hAnsi="Times New Roman" w:cs="Times New Roman"/>
          <w:bCs/>
          <w:sz w:val="24"/>
          <w:szCs w:val="24"/>
          <w:lang w:val="en-US"/>
        </w:rPr>
        <w:t>as</w:t>
      </w:r>
      <w:r w:rsidRPr="00BF6E5A">
        <w:rPr>
          <w:rFonts w:ascii="Times New Roman" w:hAnsi="Times New Roman" w:cs="Times New Roman"/>
          <w:bCs/>
          <w:sz w:val="24"/>
          <w:szCs w:val="24"/>
          <w:lang w:val="en-US"/>
        </w:rPr>
        <w:t xml:space="preserve"> predict</w:t>
      </w:r>
      <w:ins w:id="75" w:author="Gabriel Nakamura" w:date="2019-07-22T21:16:00Z">
        <w:r w:rsidR="00382A5A">
          <w:rPr>
            <w:rFonts w:ascii="Times New Roman" w:hAnsi="Times New Roman" w:cs="Times New Roman"/>
            <w:bCs/>
            <w:sz w:val="24"/>
            <w:szCs w:val="24"/>
            <w:lang w:val="en-US"/>
          </w:rPr>
          <w:t>or</w:t>
        </w:r>
      </w:ins>
      <w:r w:rsidRPr="00BF6E5A">
        <w:rPr>
          <w:rFonts w:ascii="Times New Roman" w:hAnsi="Times New Roman" w:cs="Times New Roman"/>
          <w:bCs/>
          <w:sz w:val="24"/>
          <w:szCs w:val="24"/>
          <w:lang w:val="en-US"/>
        </w:rPr>
        <w:t xml:space="preserve"> variable.</w:t>
      </w:r>
    </w:p>
    <w:p w14:paraId="7A5FA606" w14:textId="77777777" w:rsidR="00525A2F" w:rsidRPr="00CD1E6D" w:rsidRDefault="00525A2F" w:rsidP="00CD1E6D">
      <w:pPr>
        <w:pStyle w:val="SemEspaamento"/>
        <w:rPr>
          <w:rFonts w:ascii="Times New Roman" w:hAnsi="Times New Roman" w:cs="Times New Roman"/>
          <w:b/>
          <w:sz w:val="24"/>
          <w:szCs w:val="24"/>
          <w:lang w:val="en-US"/>
        </w:rPr>
      </w:pPr>
      <w:r w:rsidRPr="00CD1E6D">
        <w:rPr>
          <w:rFonts w:ascii="Times New Roman" w:hAnsi="Times New Roman" w:cs="Times New Roman"/>
          <w:b/>
          <w:sz w:val="24"/>
          <w:szCs w:val="24"/>
          <w:lang w:val="en-US"/>
        </w:rPr>
        <w:t xml:space="preserve">RESULTS  </w:t>
      </w:r>
    </w:p>
    <w:p w14:paraId="427129BE" w14:textId="77777777" w:rsidR="00525A2F" w:rsidRDefault="00525A2F" w:rsidP="00525A2F">
      <w:pPr>
        <w:jc w:val="center"/>
        <w:rPr>
          <w:b/>
          <w:lang w:val="en-US"/>
        </w:rPr>
      </w:pPr>
    </w:p>
    <w:p w14:paraId="0A5B37B7" w14:textId="77777777" w:rsidR="00525A2F" w:rsidRDefault="00525A2F" w:rsidP="00525A2F">
      <w:pPr>
        <w:rPr>
          <w:rFonts w:ascii="Times New Roman" w:hAnsi="Times New Roman" w:cs="Times New Roman"/>
          <w:b/>
          <w:sz w:val="24"/>
          <w:szCs w:val="24"/>
          <w:lang w:val="en-US"/>
        </w:rPr>
      </w:pPr>
      <w:r w:rsidRPr="00337E5D">
        <w:rPr>
          <w:rFonts w:ascii="Times New Roman" w:hAnsi="Times New Roman" w:cs="Times New Roman"/>
          <w:b/>
          <w:bCs/>
          <w:sz w:val="24"/>
          <w:szCs w:val="24"/>
          <w:shd w:val="clear" w:color="auto" w:fill="FFFFFF"/>
          <w:lang w:val="en-US"/>
        </w:rPr>
        <w:t xml:space="preserve">Tyrant flycatchers </w:t>
      </w:r>
      <w:r w:rsidRPr="00337E5D">
        <w:rPr>
          <w:rFonts w:ascii="Times New Roman" w:hAnsi="Times New Roman" w:cs="Times New Roman"/>
          <w:b/>
          <w:sz w:val="24"/>
          <w:szCs w:val="24"/>
          <w:lang w:val="en-US"/>
        </w:rPr>
        <w:t xml:space="preserve">species </w:t>
      </w:r>
      <w:r w:rsidRPr="00B15E1C">
        <w:rPr>
          <w:rFonts w:ascii="Times New Roman" w:hAnsi="Times New Roman" w:cs="Times New Roman"/>
          <w:b/>
          <w:sz w:val="24"/>
          <w:szCs w:val="24"/>
          <w:lang w:val="en-US"/>
        </w:rPr>
        <w:t>richness</w:t>
      </w:r>
    </w:p>
    <w:p w14:paraId="68752B37" w14:textId="77777777" w:rsidR="00525A2F" w:rsidRPr="00B15E1C" w:rsidRDefault="00525A2F" w:rsidP="00A20937">
      <w:pPr>
        <w:jc w:val="right"/>
        <w:rPr>
          <w:rFonts w:ascii="Times New Roman" w:hAnsi="Times New Roman" w:cs="Times New Roman"/>
          <w:b/>
          <w:sz w:val="24"/>
          <w:szCs w:val="24"/>
          <w:lang w:val="en-US"/>
        </w:rPr>
      </w:pPr>
    </w:p>
    <w:p w14:paraId="7207BE9C" w14:textId="0397AB68" w:rsidR="00525A2F" w:rsidRDefault="00525A2F" w:rsidP="00525A2F">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Following the latitud</w:t>
      </w:r>
      <w:r w:rsidR="00BE2A6E">
        <w:rPr>
          <w:rFonts w:ascii="Times New Roman" w:hAnsi="Times New Roman" w:cs="Times New Roman"/>
          <w:sz w:val="24"/>
          <w:szCs w:val="24"/>
          <w:lang w:val="en-US"/>
        </w:rPr>
        <w:t>inal diversity gradient, the 392</w:t>
      </w:r>
      <w:r w:rsidRPr="008A1143">
        <w:rPr>
          <w:rFonts w:ascii="Times New Roman" w:hAnsi="Times New Roman" w:cs="Times New Roman"/>
          <w:sz w:val="24"/>
          <w:szCs w:val="24"/>
          <w:lang w:val="en-US"/>
        </w:rPr>
        <w:t xml:space="preserve"> species of the family exhib</w:t>
      </w:r>
      <w:r>
        <w:rPr>
          <w:rFonts w:ascii="Times New Roman" w:hAnsi="Times New Roman" w:cs="Times New Roman"/>
          <w:sz w:val="24"/>
          <w:szCs w:val="24"/>
          <w:lang w:val="en-US"/>
        </w:rPr>
        <w:t>it a strong richness gradient, wh</w:t>
      </w:r>
      <w:r w:rsidR="00FA3701">
        <w:rPr>
          <w:rFonts w:ascii="Times New Roman" w:hAnsi="Times New Roman" w:cs="Times New Roman"/>
          <w:sz w:val="24"/>
          <w:szCs w:val="24"/>
          <w:lang w:val="en-US"/>
        </w:rPr>
        <w:t>ere</w:t>
      </w:r>
      <w:r>
        <w:rPr>
          <w:rFonts w:ascii="Times New Roman" w:hAnsi="Times New Roman" w:cs="Times New Roman"/>
          <w:sz w:val="24"/>
          <w:szCs w:val="24"/>
          <w:lang w:val="en-US"/>
        </w:rPr>
        <w:t xml:space="preserve"> the</w:t>
      </w:r>
      <w:r w:rsidR="00FA3701">
        <w:rPr>
          <w:rFonts w:ascii="Times New Roman" w:hAnsi="Times New Roman" w:cs="Times New Roman"/>
          <w:sz w:val="24"/>
          <w:szCs w:val="24"/>
          <w:lang w:val="en-US"/>
        </w:rPr>
        <w:t xml:space="preserve"> sites with</w:t>
      </w:r>
      <w:r>
        <w:rPr>
          <w:rFonts w:ascii="Times New Roman" w:hAnsi="Times New Roman" w:cs="Times New Roman"/>
          <w:sz w:val="24"/>
          <w:szCs w:val="24"/>
          <w:lang w:val="en-US"/>
        </w:rPr>
        <w:t xml:space="preserve"> highest richness</w:t>
      </w:r>
      <w:r w:rsidR="00FA3701">
        <w:rPr>
          <w:rFonts w:ascii="Times New Roman" w:hAnsi="Times New Roman" w:cs="Times New Roman"/>
          <w:sz w:val="24"/>
          <w:szCs w:val="24"/>
          <w:lang w:val="en-US"/>
        </w:rPr>
        <w:t xml:space="preserve"> are found</w:t>
      </w:r>
      <w:r w:rsidRPr="008A1143">
        <w:rPr>
          <w:rFonts w:ascii="Times New Roman" w:hAnsi="Times New Roman" w:cs="Times New Roman"/>
          <w:sz w:val="24"/>
          <w:szCs w:val="24"/>
          <w:lang w:val="en-US"/>
        </w:rPr>
        <w:t xml:space="preserve"> forest habitats (Amazonia and Atlantic Forest</w:t>
      </w:r>
      <w:r>
        <w:rPr>
          <w:rFonts w:ascii="Times New Roman" w:hAnsi="Times New Roman" w:cs="Times New Roman"/>
          <w:sz w:val="24"/>
          <w:szCs w:val="24"/>
          <w:lang w:val="en-US"/>
        </w:rPr>
        <w:t>).</w:t>
      </w:r>
    </w:p>
    <w:p w14:paraId="2E285A83" w14:textId="590AFE41" w:rsidR="00525A2F" w:rsidRDefault="0051558B" w:rsidP="00525A2F">
      <w:pPr>
        <w:jc w:val="center"/>
        <w:rPr>
          <w:ins w:id="76" w:author="Gabriel Nakamura" w:date="2019-07-22T21:16:00Z"/>
          <w:b/>
          <w:lang w:val="en-US"/>
        </w:rPr>
      </w:pPr>
      <w:r>
        <w:rPr>
          <w:b/>
          <w:noProof/>
        </w:rPr>
        <mc:AlternateContent>
          <mc:Choice Requires="wps">
            <w:drawing>
              <wp:anchor distT="0" distB="0" distL="114300" distR="114300" simplePos="0" relativeHeight="251662336" behindDoc="0" locked="0" layoutInCell="1" allowOverlap="1" wp14:anchorId="77A90EA1" wp14:editId="2BA33D83">
                <wp:simplePos x="0" y="0"/>
                <wp:positionH relativeFrom="column">
                  <wp:posOffset>3787140</wp:posOffset>
                </wp:positionH>
                <wp:positionV relativeFrom="paragraph">
                  <wp:posOffset>1226185</wp:posOffset>
                </wp:positionV>
                <wp:extent cx="1352550" cy="314325"/>
                <wp:effectExtent l="0" t="0" r="0" b="0"/>
                <wp:wrapNone/>
                <wp:docPr id="3" name="Caixa de texto 3"/>
                <wp:cNvGraphicFramePr/>
                <a:graphic xmlns:a="http://schemas.openxmlformats.org/drawingml/2006/main">
                  <a:graphicData uri="http://schemas.microsoft.com/office/word/2010/wordprocessingShape">
                    <wps:wsp>
                      <wps:cNvSpPr txBox="1"/>
                      <wps:spPr>
                        <a:xfrm>
                          <a:off x="0" y="0"/>
                          <a:ext cx="13525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F40AF" w14:textId="77777777" w:rsidR="00A026DD" w:rsidRPr="0051558B" w:rsidRDefault="00A026DD">
                            <w:pPr>
                              <w:rPr>
                                <w:rFonts w:ascii="Times New Roman" w:hAnsi="Times New Roman" w:cs="Times New Roman"/>
                                <w:sz w:val="24"/>
                                <w:szCs w:val="24"/>
                                <w:lang w:val="en-US"/>
                              </w:rPr>
                            </w:pPr>
                            <w:r w:rsidRPr="0051558B">
                              <w:rPr>
                                <w:rFonts w:ascii="Times New Roman" w:hAnsi="Times New Roman" w:cs="Times New Roman"/>
                                <w:sz w:val="24"/>
                                <w:szCs w:val="24"/>
                                <w:lang w:val="en-US"/>
                              </w:rPr>
                              <w:t>Equator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90EA1" id="_x0000_t202" coordsize="21600,21600" o:spt="202" path="m,l,21600r21600,l21600,xe">
                <v:stroke joinstyle="miter"/>
                <v:path gradientshapeok="t" o:connecttype="rect"/>
              </v:shapetype>
              <v:shape id="Caixa de texto 3" o:spid="_x0000_s1026" type="#_x0000_t202" style="position:absolute;left:0;text-align:left;margin-left:298.2pt;margin-top:96.55pt;width:106.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" filled="f" stroked="f" strokeweight=".5pt">
                <v:textbox>
                  <w:txbxContent>
                    <w:p w14:paraId="0CEF40AF" w14:textId="77777777" w:rsidR="00A026DD" w:rsidRPr="0051558B" w:rsidRDefault="00A026DD">
                      <w:pPr>
                        <w:rPr>
                          <w:rFonts w:ascii="Times New Roman" w:hAnsi="Times New Roman" w:cs="Times New Roman"/>
                          <w:sz w:val="24"/>
                          <w:szCs w:val="24"/>
                          <w:lang w:val="en-US"/>
                        </w:rPr>
                      </w:pPr>
                      <w:r w:rsidRPr="0051558B">
                        <w:rPr>
                          <w:rFonts w:ascii="Times New Roman" w:hAnsi="Times New Roman" w:cs="Times New Roman"/>
                          <w:sz w:val="24"/>
                          <w:szCs w:val="24"/>
                          <w:lang w:val="en-US"/>
                        </w:rPr>
                        <w:t>Equator</w:t>
                      </w:r>
                    </w:p>
                  </w:txbxContent>
                </v:textbox>
              </v:shape>
            </w:pict>
          </mc:Fallback>
        </mc:AlternateContent>
      </w:r>
      <w:r w:rsidR="00525A2F" w:rsidRPr="00ED7E35">
        <w:rPr>
          <w:b/>
          <w:noProof/>
        </w:rPr>
        <mc:AlternateContent>
          <mc:Choice Requires="wps">
            <w:drawing>
              <wp:anchor distT="0" distB="0" distL="114300" distR="114300" simplePos="0" relativeHeight="251661312" behindDoc="0" locked="0" layoutInCell="1" allowOverlap="1" wp14:anchorId="307B8A5B" wp14:editId="0E778EA4">
                <wp:simplePos x="0" y="0"/>
                <wp:positionH relativeFrom="column">
                  <wp:posOffset>2243455</wp:posOffset>
                </wp:positionH>
                <wp:positionV relativeFrom="paragraph">
                  <wp:posOffset>1537013</wp:posOffset>
                </wp:positionV>
                <wp:extent cx="2229485" cy="0"/>
                <wp:effectExtent l="0" t="0" r="18415" b="19050"/>
                <wp:wrapNone/>
                <wp:docPr id="17" name="Conector reto 8"/>
                <wp:cNvGraphicFramePr/>
                <a:graphic xmlns:a="http://schemas.openxmlformats.org/drawingml/2006/main">
                  <a:graphicData uri="http://schemas.microsoft.com/office/word/2010/wordprocessingShape">
                    <wps:wsp>
                      <wps:cNvCnPr/>
                      <wps:spPr>
                        <a:xfrm>
                          <a:off x="0" y="0"/>
                          <a:ext cx="22294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BF5E1B" id="Conector reto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6.65pt,121pt" to="352.2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" strokecolor="#4579b8 [3044]"/>
            </w:pict>
          </mc:Fallback>
        </mc:AlternateContent>
      </w:r>
      <w:r w:rsidR="00525A2F" w:rsidRPr="00BB793A">
        <w:rPr>
          <w:b/>
          <w:lang w:val="en-US"/>
        </w:rPr>
        <w:t xml:space="preserve"> </w:t>
      </w:r>
      <w:r w:rsidR="00525A2F">
        <w:rPr>
          <w:b/>
          <w:noProof/>
        </w:rPr>
        <w:drawing>
          <wp:inline distT="0" distB="0" distL="0" distR="0" wp14:anchorId="1BA7EB4B" wp14:editId="13FA5B30">
            <wp:extent cx="581025" cy="2276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000" t="16129" b="6855"/>
                    <a:stretch/>
                  </pic:blipFill>
                  <pic:spPr bwMode="auto">
                    <a:xfrm>
                      <a:off x="0" y="0"/>
                      <a:ext cx="580492" cy="2274385"/>
                    </a:xfrm>
                    <a:prstGeom prst="rect">
                      <a:avLst/>
                    </a:prstGeom>
                    <a:noFill/>
                    <a:ln>
                      <a:noFill/>
                    </a:ln>
                    <a:extLst>
                      <a:ext uri="{53640926-AAD7-44D8-BBD7-CCE9431645EC}">
                        <a14:shadowObscured xmlns:a14="http://schemas.microsoft.com/office/drawing/2010/main"/>
                      </a:ext>
                    </a:extLst>
                  </pic:spPr>
                </pic:pic>
              </a:graphicData>
            </a:graphic>
          </wp:inline>
        </w:drawing>
      </w:r>
      <w:r w:rsidR="00525A2F" w:rsidRPr="0050662C">
        <w:rPr>
          <w:b/>
          <w:lang w:val="en-US"/>
        </w:rPr>
        <w:t xml:space="preserve"> </w:t>
      </w:r>
      <w:r w:rsidRPr="00B4221F">
        <w:rPr>
          <w:b/>
          <w:noProof/>
        </w:rPr>
        <w:drawing>
          <wp:inline distT="0" distB="0" distL="0" distR="0" wp14:anchorId="06890A19" wp14:editId="52550366">
            <wp:extent cx="2803585" cy="2749636"/>
            <wp:effectExtent l="0" t="0" r="0" b="0"/>
            <wp:docPr id="33" name="Imagem 32" descr="C:\Users\Alina\Desktop\riqueza.jpeg"/>
            <wp:cNvGraphicFramePr/>
            <a:graphic xmlns:a="http://schemas.openxmlformats.org/drawingml/2006/main">
              <a:graphicData uri="http://schemas.openxmlformats.org/drawingml/2006/picture">
                <pic:pic xmlns:pic="http://schemas.openxmlformats.org/drawingml/2006/picture">
                  <pic:nvPicPr>
                    <pic:cNvPr id="33" name="Imagem 32" descr="C:\Users\Alina\Desktop\riqueza.jpeg"/>
                    <pic:cNvPicPr/>
                  </pic:nvPicPr>
                  <pic:blipFill rotWithShape="1">
                    <a:blip r:embed="rId17">
                      <a:extLst>
                        <a:ext uri="{28A0092B-C50C-407E-A947-70E740481C1C}">
                          <a14:useLocalDpi xmlns:a14="http://schemas.microsoft.com/office/drawing/2010/main" val="0"/>
                        </a:ext>
                      </a:extLst>
                    </a:blip>
                    <a:srcRect l="15231" t="20450" r="30863" b="28492"/>
                    <a:stretch/>
                  </pic:blipFill>
                  <pic:spPr bwMode="auto">
                    <a:xfrm>
                      <a:off x="0" y="0"/>
                      <a:ext cx="2806064" cy="2752068"/>
                    </a:xfrm>
                    <a:prstGeom prst="rect">
                      <a:avLst/>
                    </a:prstGeom>
                    <a:noFill/>
                    <a:ln>
                      <a:noFill/>
                    </a:ln>
                    <a:extLst>
                      <a:ext uri="{53640926-AAD7-44D8-BBD7-CCE9431645EC}">
                        <a14:shadowObscured xmlns:a14="http://schemas.microsoft.com/office/drawing/2010/main"/>
                      </a:ext>
                    </a:extLst>
                  </pic:spPr>
                </pic:pic>
              </a:graphicData>
            </a:graphic>
          </wp:inline>
        </w:drawing>
      </w:r>
    </w:p>
    <w:p w14:paraId="15C8DF2E" w14:textId="77777777" w:rsidR="00382A5A" w:rsidRPr="001D6060" w:rsidRDefault="00382A5A" w:rsidP="00525A2F">
      <w:pPr>
        <w:jc w:val="center"/>
        <w:rPr>
          <w:b/>
          <w:lang w:val="en-US"/>
        </w:rPr>
      </w:pPr>
    </w:p>
    <w:p w14:paraId="5D252689" w14:textId="77777777" w:rsidR="00525A2F" w:rsidRDefault="00525A2F" w:rsidP="0051558B">
      <w:pPr>
        <w:spacing w:line="480" w:lineRule="auto"/>
        <w:jc w:val="both"/>
        <w:rPr>
          <w:rFonts w:ascii="Times New Roman" w:hAnsi="Times New Roman" w:cs="Times New Roman"/>
          <w:sz w:val="24"/>
          <w:szCs w:val="24"/>
          <w:lang w:val="en-US"/>
        </w:rPr>
      </w:pPr>
      <w:r w:rsidRPr="0051558B">
        <w:rPr>
          <w:rFonts w:ascii="Times New Roman" w:hAnsi="Times New Roman" w:cs="Times New Roman"/>
          <w:b/>
          <w:sz w:val="24"/>
          <w:szCs w:val="24"/>
          <w:lang w:val="en-US"/>
        </w:rPr>
        <w:t>Figure 2</w:t>
      </w:r>
      <w:r w:rsidRPr="0051558B">
        <w:rPr>
          <w:rFonts w:ascii="Times New Roman" w:hAnsi="Times New Roman" w:cs="Times New Roman"/>
          <w:sz w:val="24"/>
          <w:szCs w:val="24"/>
          <w:lang w:val="en-US"/>
        </w:rPr>
        <w:t>: Species richness of 39</w:t>
      </w:r>
      <w:r w:rsidR="00BE2A6E">
        <w:rPr>
          <w:rFonts w:ascii="Times New Roman" w:hAnsi="Times New Roman" w:cs="Times New Roman"/>
          <w:sz w:val="24"/>
          <w:szCs w:val="24"/>
          <w:lang w:val="en-US"/>
        </w:rPr>
        <w:t>2</w:t>
      </w:r>
      <w:r w:rsidRPr="0051558B">
        <w:rPr>
          <w:rFonts w:ascii="Times New Roman" w:hAnsi="Times New Roman" w:cs="Times New Roman"/>
          <w:sz w:val="24"/>
          <w:szCs w:val="24"/>
          <w:lang w:val="en-US"/>
        </w:rPr>
        <w:t xml:space="preserve"> species of Tyrannidae. Note that this distribution follows the global pattern of species richness. </w:t>
      </w:r>
    </w:p>
    <w:p w14:paraId="75443287" w14:textId="77777777" w:rsidR="00972EA8" w:rsidRDefault="00D53BAD" w:rsidP="00D53BAD">
      <w:pPr>
        <w:spacing w:line="480" w:lineRule="auto"/>
        <w:ind w:firstLine="708"/>
        <w:rPr>
          <w:rFonts w:ascii="Times New Roman" w:eastAsiaTheme="minorHAnsi" w:hAnsi="Times New Roman" w:cs="Times New Roman"/>
          <w:b/>
          <w:bCs/>
          <w:sz w:val="24"/>
          <w:szCs w:val="24"/>
          <w:lang w:val="en-US" w:eastAsia="en-US"/>
        </w:rPr>
      </w:pPr>
      <w:r>
        <w:rPr>
          <w:rFonts w:ascii="Times New Roman" w:eastAsiaTheme="minorHAnsi" w:hAnsi="Times New Roman" w:cs="Times New Roman"/>
          <w:b/>
          <w:bCs/>
          <w:sz w:val="24"/>
          <w:szCs w:val="24"/>
          <w:lang w:val="en-US" w:eastAsia="en-US"/>
        </w:rPr>
        <w:t>P</w:t>
      </w:r>
      <w:r w:rsidRPr="00D53BAD">
        <w:rPr>
          <w:rFonts w:ascii="Times New Roman" w:eastAsiaTheme="minorHAnsi" w:hAnsi="Times New Roman" w:cs="Times New Roman"/>
          <w:b/>
          <w:bCs/>
          <w:sz w:val="24"/>
          <w:szCs w:val="24"/>
          <w:lang w:val="en-US" w:eastAsia="en-US"/>
        </w:rPr>
        <w:t>hylogenetic clustering within latitudinal zones</w:t>
      </w:r>
    </w:p>
    <w:p w14:paraId="4AFAE7E1" w14:textId="24CCB75D" w:rsidR="00120A8C" w:rsidRDefault="002A7AFD">
      <w:pPr>
        <w:spacing w:line="480" w:lineRule="auto"/>
        <w:jc w:val="both"/>
        <w:rPr>
          <w:rFonts w:ascii="Times New Roman" w:hAnsi="Times New Roman"/>
          <w:bCs/>
          <w:sz w:val="24"/>
          <w:szCs w:val="24"/>
          <w:lang w:val="en-US"/>
        </w:rPr>
      </w:pPr>
      <w:r>
        <w:rPr>
          <w:rFonts w:ascii="Times New Roman" w:hAnsi="Times New Roman"/>
          <w:bCs/>
          <w:sz w:val="24"/>
          <w:szCs w:val="24"/>
          <w:lang w:val="en-US"/>
        </w:rPr>
        <w:lastRenderedPageBreak/>
        <w:t>We observed (Figure 3</w:t>
      </w:r>
      <w:r w:rsidR="00106BBF" w:rsidRPr="00106BBF">
        <w:rPr>
          <w:rFonts w:ascii="Times New Roman" w:hAnsi="Times New Roman"/>
          <w:bCs/>
          <w:sz w:val="24"/>
          <w:szCs w:val="24"/>
          <w:lang w:val="en-US"/>
        </w:rPr>
        <w:t>) the degree of phylogenetic clustering varies among the latitudinal zones in with some latitudes show greater degree of clustering than others. For example, in the latitude 20º we have the highest values of cluster</w:t>
      </w:r>
      <w:r w:rsidR="00106BBF">
        <w:rPr>
          <w:rFonts w:ascii="Times New Roman" w:hAnsi="Times New Roman"/>
          <w:bCs/>
          <w:sz w:val="24"/>
          <w:szCs w:val="24"/>
          <w:lang w:val="en-US"/>
        </w:rPr>
        <w:t>ing and in temperate assemblages (latitude higher than 23º) we have positive values of NRI, which means, cluster</w:t>
      </w:r>
      <w:r w:rsidR="000C2EA9">
        <w:rPr>
          <w:rFonts w:ascii="Times New Roman" w:hAnsi="Times New Roman"/>
          <w:bCs/>
          <w:sz w:val="24"/>
          <w:szCs w:val="24"/>
          <w:lang w:val="en-US"/>
        </w:rPr>
        <w:t>ed</w:t>
      </w:r>
      <w:r w:rsidR="00106BBF">
        <w:rPr>
          <w:rFonts w:ascii="Times New Roman" w:hAnsi="Times New Roman"/>
          <w:bCs/>
          <w:sz w:val="24"/>
          <w:szCs w:val="24"/>
          <w:lang w:val="en-US"/>
        </w:rPr>
        <w:t xml:space="preserve"> assemblages. </w:t>
      </w:r>
      <w:r w:rsidR="00B534AB">
        <w:rPr>
          <w:rFonts w:ascii="Times New Roman" w:hAnsi="Times New Roman"/>
          <w:bCs/>
          <w:sz w:val="24"/>
          <w:szCs w:val="24"/>
          <w:lang w:val="en-US"/>
        </w:rPr>
        <w:t>Also, (Figure 4) we have the predominance of positive values of NRI in temperate assemblages.</w:t>
      </w:r>
      <w:r w:rsidR="00120A8C">
        <w:rPr>
          <w:rFonts w:ascii="Times New Roman" w:hAnsi="Times New Roman"/>
          <w:bCs/>
          <w:sz w:val="24"/>
          <w:szCs w:val="24"/>
          <w:lang w:val="en-US"/>
        </w:rPr>
        <w:t xml:space="preserve"> The One-way </w:t>
      </w:r>
      <w:proofErr w:type="spellStart"/>
      <w:r w:rsidR="00120A8C">
        <w:rPr>
          <w:rFonts w:ascii="Times New Roman" w:hAnsi="Times New Roman"/>
          <w:bCs/>
          <w:sz w:val="24"/>
          <w:szCs w:val="24"/>
          <w:lang w:val="en-US"/>
        </w:rPr>
        <w:t>Anova</w:t>
      </w:r>
      <w:proofErr w:type="spellEnd"/>
      <w:r w:rsidR="00120A8C">
        <w:rPr>
          <w:rFonts w:ascii="Times New Roman" w:hAnsi="Times New Roman"/>
          <w:bCs/>
          <w:sz w:val="24"/>
          <w:szCs w:val="24"/>
          <w:lang w:val="en-US"/>
        </w:rPr>
        <w:t xml:space="preserve"> returned </w:t>
      </w:r>
      <w:r w:rsidR="00120A8C" w:rsidRPr="00226A34">
        <w:rPr>
          <w:rFonts w:ascii="Times New Roman" w:hAnsi="Times New Roman" w:cs="Times New Roman"/>
          <w:sz w:val="24"/>
          <w:szCs w:val="24"/>
          <w:lang w:val="en-US"/>
        </w:rPr>
        <w:t xml:space="preserve">the </w:t>
      </w:r>
      <w:r w:rsidR="00120A8C" w:rsidRPr="00226A34">
        <w:rPr>
          <w:rFonts w:ascii="Times New Roman" w:hAnsi="Times New Roman" w:cs="Times New Roman"/>
          <w:i/>
          <w:sz w:val="24"/>
          <w:szCs w:val="24"/>
          <w:lang w:val="en-US"/>
        </w:rPr>
        <w:t>F-value</w:t>
      </w:r>
      <w:r w:rsidR="00120A8C">
        <w:rPr>
          <w:rFonts w:ascii="Times New Roman" w:hAnsi="Times New Roman" w:cs="Times New Roman"/>
          <w:sz w:val="24"/>
          <w:szCs w:val="24"/>
          <w:lang w:val="en-US"/>
        </w:rPr>
        <w:t xml:space="preserve"> </w:t>
      </w:r>
      <w:r w:rsidR="00120A8C" w:rsidRPr="00226A34">
        <w:rPr>
          <w:rFonts w:ascii="Times New Roman" w:hAnsi="Times New Roman" w:cs="Times New Roman"/>
          <w:sz w:val="24"/>
          <w:szCs w:val="24"/>
          <w:lang w:val="en-US"/>
        </w:rPr>
        <w:t xml:space="preserve">corresponds </w:t>
      </w:r>
      <w:r w:rsidR="00120A8C">
        <w:rPr>
          <w:rFonts w:ascii="Times New Roman" w:hAnsi="Times New Roman" w:cs="Times New Roman"/>
          <w:sz w:val="24"/>
          <w:szCs w:val="24"/>
          <w:lang w:val="en-US"/>
        </w:rPr>
        <w:t xml:space="preserve">a </w:t>
      </w:r>
      <w:r w:rsidR="00120A8C" w:rsidRPr="00226A34">
        <w:rPr>
          <w:rFonts w:ascii="Times New Roman" w:hAnsi="Times New Roman" w:cs="Times New Roman"/>
          <w:sz w:val="24"/>
          <w:szCs w:val="24"/>
          <w:lang w:val="en-US"/>
        </w:rPr>
        <w:t>2967.485</w:t>
      </w:r>
      <w:r w:rsidR="00120A8C">
        <w:rPr>
          <w:rFonts w:ascii="Times New Roman" w:hAnsi="Times New Roman" w:cs="Times New Roman"/>
          <w:sz w:val="24"/>
          <w:szCs w:val="24"/>
          <w:lang w:val="en-US"/>
        </w:rPr>
        <w:t>, the</w:t>
      </w:r>
      <w:r w:rsidR="00120A8C" w:rsidRPr="00120A8C">
        <w:rPr>
          <w:rFonts w:ascii="Times New Roman" w:hAnsi="Times New Roman"/>
          <w:sz w:val="24"/>
          <w:szCs w:val="24"/>
          <w:lang w:val="en-US"/>
        </w:rPr>
        <w:t xml:space="preserve"> </w:t>
      </w:r>
      <w:r w:rsidR="00120A8C">
        <w:rPr>
          <w:rFonts w:ascii="Times New Roman" w:hAnsi="Times New Roman"/>
          <w:sz w:val="24"/>
          <w:szCs w:val="24"/>
          <w:lang w:val="en-US"/>
        </w:rPr>
        <w:t>degrees of freedom (DF) were 3830, t</w:t>
      </w:r>
      <w:r w:rsidR="00120A8C" w:rsidRPr="00226A34">
        <w:rPr>
          <w:rFonts w:ascii="Times New Roman" w:hAnsi="Times New Roman"/>
          <w:sz w:val="24"/>
          <w:szCs w:val="24"/>
          <w:lang w:val="en-US"/>
        </w:rPr>
        <w:t xml:space="preserve">he </w:t>
      </w:r>
      <w:r w:rsidR="00120A8C" w:rsidRPr="009D6B35">
        <w:rPr>
          <w:rFonts w:ascii="Times New Roman" w:hAnsi="Times New Roman"/>
          <w:i/>
          <w:sz w:val="24"/>
          <w:szCs w:val="24"/>
          <w:lang w:val="en-US"/>
        </w:rPr>
        <w:t>p-value</w:t>
      </w:r>
      <w:r w:rsidR="00120A8C">
        <w:rPr>
          <w:rFonts w:ascii="Times New Roman" w:hAnsi="Times New Roman"/>
          <w:sz w:val="24"/>
          <w:szCs w:val="24"/>
          <w:lang w:val="en-US"/>
        </w:rPr>
        <w:t xml:space="preserve"> </w:t>
      </w:r>
      <w:r w:rsidR="00120A8C" w:rsidRPr="00226A34">
        <w:rPr>
          <w:rFonts w:ascii="Times New Roman" w:hAnsi="Times New Roman"/>
          <w:sz w:val="24"/>
          <w:szCs w:val="24"/>
          <w:lang w:val="en-US"/>
        </w:rPr>
        <w:t>were 0.00009</w:t>
      </w:r>
      <w:r w:rsidR="00120A8C">
        <w:rPr>
          <w:rFonts w:ascii="Times New Roman" w:hAnsi="Times New Roman"/>
          <w:sz w:val="24"/>
          <w:szCs w:val="24"/>
          <w:lang w:val="en-US"/>
        </w:rPr>
        <w:t xml:space="preserve"> and R² 0.4366. </w:t>
      </w:r>
    </w:p>
    <w:p w14:paraId="5453604D" w14:textId="359E8032" w:rsidR="00106BBF" w:rsidRPr="00106BBF" w:rsidRDefault="00106BBF" w:rsidP="00106BBF">
      <w:pPr>
        <w:spacing w:line="480" w:lineRule="auto"/>
        <w:ind w:firstLine="708"/>
        <w:jc w:val="both"/>
        <w:rPr>
          <w:rFonts w:ascii="Times New Roman" w:eastAsiaTheme="minorHAnsi" w:hAnsi="Times New Roman" w:cs="Times New Roman"/>
          <w:bCs/>
          <w:sz w:val="24"/>
          <w:szCs w:val="24"/>
          <w:lang w:val="en-US" w:eastAsia="en-US"/>
        </w:rPr>
      </w:pPr>
    </w:p>
    <w:p w14:paraId="1DA23C2C" w14:textId="77777777" w:rsidR="00863334" w:rsidRDefault="00863334" w:rsidP="00B814FF">
      <w:pPr>
        <w:rPr>
          <w:rFonts w:ascii="Times New Roman" w:hAnsi="Times New Roman" w:cs="Times New Roman"/>
          <w:b/>
          <w:color w:val="FF0000"/>
          <w:lang w:val="en-US"/>
        </w:rPr>
      </w:pPr>
      <w:commentRangeStart w:id="77"/>
      <w:r>
        <w:rPr>
          <w:noProof/>
        </w:rPr>
        <w:drawing>
          <wp:inline distT="0" distB="0" distL="0" distR="0" wp14:anchorId="2270413D" wp14:editId="61345221">
            <wp:extent cx="5078388" cy="2717321"/>
            <wp:effectExtent l="0" t="0" r="8255"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225" t="26785" r="20987" b="16922"/>
                    <a:stretch/>
                  </pic:blipFill>
                  <pic:spPr bwMode="auto">
                    <a:xfrm>
                      <a:off x="0" y="0"/>
                      <a:ext cx="5075497" cy="2715774"/>
                    </a:xfrm>
                    <a:prstGeom prst="rect">
                      <a:avLst/>
                    </a:prstGeom>
                    <a:ln>
                      <a:noFill/>
                    </a:ln>
                    <a:extLst>
                      <a:ext uri="{53640926-AAD7-44D8-BBD7-CCE9431645EC}">
                        <a14:shadowObscured xmlns:a14="http://schemas.microsoft.com/office/drawing/2010/main"/>
                      </a:ext>
                    </a:extLst>
                  </pic:spPr>
                </pic:pic>
              </a:graphicData>
            </a:graphic>
          </wp:inline>
        </w:drawing>
      </w:r>
      <w:commentRangeEnd w:id="77"/>
      <w:r w:rsidR="00382A5A">
        <w:rPr>
          <w:rStyle w:val="Refdecomentrio"/>
        </w:rPr>
        <w:commentReference w:id="77"/>
      </w:r>
    </w:p>
    <w:p w14:paraId="73EB216C" w14:textId="78FABFF0" w:rsidR="00106BBF" w:rsidRDefault="00106BBF" w:rsidP="00106BBF">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2A7AFD">
        <w:rPr>
          <w:rFonts w:ascii="Times New Roman" w:hAnsi="Times New Roman" w:cs="Times New Roman"/>
          <w:b/>
          <w:sz w:val="24"/>
          <w:szCs w:val="24"/>
          <w:lang w:val="en-US"/>
        </w:rPr>
        <w:t>3</w:t>
      </w:r>
      <w:r w:rsidRPr="0051558B">
        <w:rPr>
          <w:rFonts w:ascii="Times New Roman" w:hAnsi="Times New Roman" w:cs="Times New Roman"/>
          <w:sz w:val="24"/>
          <w:szCs w:val="24"/>
          <w:lang w:val="en-US"/>
        </w:rPr>
        <w:t>:</w:t>
      </w:r>
      <w:r>
        <w:rPr>
          <w:rFonts w:ascii="Times New Roman" w:hAnsi="Times New Roman" w:cs="Times New Roman"/>
          <w:sz w:val="24"/>
          <w:szCs w:val="24"/>
          <w:lang w:val="en-US"/>
        </w:rPr>
        <w:t xml:space="preserve"> Values of NRI across different latitudes. </w:t>
      </w:r>
      <w:r w:rsidR="00B814FF">
        <w:rPr>
          <w:rFonts w:ascii="Times New Roman" w:hAnsi="Times New Roman" w:cs="Times New Roman"/>
          <w:sz w:val="24"/>
          <w:szCs w:val="24"/>
          <w:lang w:val="en-US"/>
        </w:rPr>
        <w:t>In the equator, we have the lowest value of NRI. After the latitude 23º (Red line), we have the temperate assemblages, that acquired a cluster</w:t>
      </w:r>
      <w:r w:rsidR="00FF1682">
        <w:rPr>
          <w:rFonts w:ascii="Times New Roman" w:hAnsi="Times New Roman" w:cs="Times New Roman"/>
          <w:sz w:val="24"/>
          <w:szCs w:val="24"/>
          <w:lang w:val="en-US"/>
        </w:rPr>
        <w:t>ed</w:t>
      </w:r>
      <w:r w:rsidR="00B814FF">
        <w:rPr>
          <w:rFonts w:ascii="Times New Roman" w:hAnsi="Times New Roman" w:cs="Times New Roman"/>
          <w:sz w:val="24"/>
          <w:szCs w:val="24"/>
          <w:lang w:val="en-US"/>
        </w:rPr>
        <w:t xml:space="preserve"> phylogenetic structure. </w:t>
      </w:r>
    </w:p>
    <w:p w14:paraId="1E6E2A57" w14:textId="77777777" w:rsidR="00106BBF" w:rsidRDefault="00106BBF" w:rsidP="00525A2F">
      <w:pPr>
        <w:jc w:val="both"/>
        <w:rPr>
          <w:rFonts w:ascii="Times New Roman" w:hAnsi="Times New Roman" w:cs="Times New Roman"/>
          <w:b/>
          <w:color w:val="FF0000"/>
          <w:lang w:val="en-US"/>
        </w:rPr>
      </w:pPr>
    </w:p>
    <w:p w14:paraId="035B1A0F" w14:textId="46A264BB" w:rsidR="0042248E" w:rsidRDefault="0042248E" w:rsidP="00525A2F">
      <w:pPr>
        <w:jc w:val="both"/>
        <w:rPr>
          <w:rFonts w:ascii="Times New Roman" w:hAnsi="Times New Roman" w:cs="Times New Roman"/>
          <w:lang w:val="en-US"/>
        </w:rPr>
      </w:pPr>
    </w:p>
    <w:p w14:paraId="59036BBE" w14:textId="77777777" w:rsidR="0042248E" w:rsidRDefault="0042248E" w:rsidP="00525A2F">
      <w:pPr>
        <w:jc w:val="both"/>
        <w:rPr>
          <w:rFonts w:ascii="Times New Roman" w:hAnsi="Times New Roman" w:cs="Times New Roman"/>
          <w:lang w:val="en-US"/>
        </w:rPr>
      </w:pPr>
    </w:p>
    <w:p w14:paraId="73493DFF" w14:textId="42D57AC6" w:rsidR="00B814FF" w:rsidRDefault="00443E00" w:rsidP="00525A2F">
      <w:pPr>
        <w:jc w:val="both"/>
        <w:rPr>
          <w:rFonts w:ascii="Times New Roman" w:hAnsi="Times New Roman" w:cs="Times New Roman"/>
          <w:lang w:val="en-US"/>
        </w:rPr>
      </w:pPr>
      <w:r w:rsidRPr="00443E00">
        <w:rPr>
          <w:rFonts w:ascii="Times New Roman" w:hAnsi="Times New Roman" w:cs="Times New Roman"/>
          <w:noProof/>
        </w:rPr>
        <w:lastRenderedPageBreak/>
        <w:drawing>
          <wp:inline distT="0" distB="0" distL="0" distR="0" wp14:anchorId="12D3C9AF" wp14:editId="5FBC3FF9">
            <wp:extent cx="5400040" cy="484586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916" t="4578" r="42250" b="4711"/>
                    <a:stretch/>
                  </pic:blipFill>
                  <pic:spPr bwMode="auto">
                    <a:xfrm>
                      <a:off x="0" y="0"/>
                      <a:ext cx="5400040" cy="4845861"/>
                    </a:xfrm>
                    <a:prstGeom prst="rect">
                      <a:avLst/>
                    </a:prstGeom>
                    <a:noFill/>
                    <a:ln>
                      <a:noFill/>
                    </a:ln>
                  </pic:spPr>
                </pic:pic>
              </a:graphicData>
            </a:graphic>
          </wp:inline>
        </w:drawing>
      </w:r>
    </w:p>
    <w:p w14:paraId="5BDC6801" w14:textId="30F23DFF" w:rsidR="00B814FF" w:rsidRDefault="002A7AFD" w:rsidP="00B814FF">
      <w:pPr>
        <w:spacing w:line="48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Figure 4</w:t>
      </w:r>
      <w:r w:rsidR="00B814FF" w:rsidRPr="0051558B">
        <w:rPr>
          <w:rFonts w:ascii="Times New Roman" w:hAnsi="Times New Roman" w:cs="Times New Roman"/>
          <w:sz w:val="24"/>
          <w:szCs w:val="24"/>
          <w:lang w:val="en-US"/>
        </w:rPr>
        <w:t>:</w:t>
      </w:r>
      <w:r w:rsidR="00B814FF">
        <w:rPr>
          <w:rFonts w:ascii="Times New Roman" w:hAnsi="Times New Roman" w:cs="Times New Roman"/>
          <w:sz w:val="24"/>
          <w:szCs w:val="24"/>
          <w:lang w:val="en-US"/>
        </w:rPr>
        <w:t xml:space="preserve"> Values of NRI in the different biomes. Note that, in temperate assemblages</w:t>
      </w:r>
      <w:r w:rsidR="00FF1682">
        <w:rPr>
          <w:rFonts w:ascii="Times New Roman" w:hAnsi="Times New Roman" w:cs="Times New Roman"/>
          <w:sz w:val="24"/>
          <w:szCs w:val="24"/>
          <w:lang w:val="en-US"/>
        </w:rPr>
        <w:t xml:space="preserve">, </w:t>
      </w:r>
      <w:r w:rsidR="00B814FF">
        <w:rPr>
          <w:rFonts w:ascii="Times New Roman" w:hAnsi="Times New Roman" w:cs="Times New Roman"/>
          <w:sz w:val="24"/>
          <w:szCs w:val="24"/>
          <w:lang w:val="en-US"/>
        </w:rPr>
        <w:t>a predominance of positive value</w:t>
      </w:r>
      <w:r w:rsidR="000C2EA9">
        <w:rPr>
          <w:rFonts w:ascii="Times New Roman" w:hAnsi="Times New Roman" w:cs="Times New Roman"/>
          <w:sz w:val="24"/>
          <w:szCs w:val="24"/>
          <w:lang w:val="en-US"/>
        </w:rPr>
        <w:t>s</w:t>
      </w:r>
      <w:r w:rsidR="00B814FF">
        <w:rPr>
          <w:rFonts w:ascii="Times New Roman" w:hAnsi="Times New Roman" w:cs="Times New Roman"/>
          <w:sz w:val="24"/>
          <w:szCs w:val="24"/>
          <w:lang w:val="en-US"/>
        </w:rPr>
        <w:t xml:space="preserve"> of NRI and in tropical biome</w:t>
      </w:r>
      <w:r w:rsidR="000C2EA9">
        <w:rPr>
          <w:rFonts w:ascii="Times New Roman" w:hAnsi="Times New Roman" w:cs="Times New Roman"/>
          <w:sz w:val="24"/>
          <w:szCs w:val="24"/>
          <w:lang w:val="en-US"/>
        </w:rPr>
        <w:t>s</w:t>
      </w:r>
      <w:r w:rsidR="00B814FF">
        <w:rPr>
          <w:rFonts w:ascii="Times New Roman" w:hAnsi="Times New Roman" w:cs="Times New Roman"/>
          <w:sz w:val="24"/>
          <w:szCs w:val="24"/>
          <w:lang w:val="en-US"/>
        </w:rPr>
        <w:t xml:space="preserve"> a low value of NRI</w:t>
      </w:r>
      <w:r w:rsidR="002D028D">
        <w:rPr>
          <w:rFonts w:ascii="Times New Roman" w:hAnsi="Times New Roman" w:cs="Times New Roman"/>
          <w:sz w:val="24"/>
          <w:szCs w:val="24"/>
          <w:lang w:val="en-US"/>
        </w:rPr>
        <w:t xml:space="preserve">. </w:t>
      </w:r>
    </w:p>
    <w:p w14:paraId="318EDEAF" w14:textId="77777777" w:rsidR="00B814FF" w:rsidRDefault="00B814FF" w:rsidP="00B814FF">
      <w:pPr>
        <w:spacing w:line="480" w:lineRule="auto"/>
        <w:jc w:val="both"/>
        <w:rPr>
          <w:rFonts w:ascii="Times New Roman" w:hAnsi="Times New Roman" w:cs="Times New Roman"/>
          <w:lang w:val="en-US"/>
        </w:rPr>
      </w:pPr>
      <w:r>
        <w:rPr>
          <w:rFonts w:ascii="Times New Roman" w:hAnsi="Times New Roman"/>
          <w:b/>
          <w:sz w:val="24"/>
          <w:szCs w:val="24"/>
          <w:lang w:val="en-US"/>
        </w:rPr>
        <w:t>A</w:t>
      </w:r>
      <w:r w:rsidRPr="00B814FF">
        <w:rPr>
          <w:rFonts w:ascii="Times New Roman" w:hAnsi="Times New Roman"/>
          <w:b/>
          <w:sz w:val="24"/>
          <w:szCs w:val="24"/>
          <w:lang w:val="en-US"/>
        </w:rPr>
        <w:t>ge of the assemblage</w:t>
      </w:r>
    </w:p>
    <w:p w14:paraId="51019DC4" w14:textId="77777777" w:rsidR="00B814FF" w:rsidRPr="00157B09" w:rsidRDefault="00B814FF" w:rsidP="00B814FF">
      <w:pPr>
        <w:rPr>
          <w:rFonts w:ascii="Times New Roman" w:hAnsi="Times New Roman" w:cs="Times New Roman"/>
          <w:i/>
          <w:sz w:val="24"/>
          <w:szCs w:val="24"/>
          <w:lang w:val="en-US"/>
        </w:rPr>
      </w:pPr>
      <w:r w:rsidRPr="00157B09">
        <w:rPr>
          <w:rFonts w:ascii="Times New Roman" w:hAnsi="Times New Roman" w:cs="Times New Roman"/>
          <w:i/>
          <w:sz w:val="24"/>
          <w:szCs w:val="24"/>
          <w:lang w:val="en-US"/>
        </w:rPr>
        <w:t>Ancestral range estimation</w:t>
      </w:r>
    </w:p>
    <w:p w14:paraId="460E38E7" w14:textId="77777777" w:rsidR="00B814FF" w:rsidRPr="00E701B3" w:rsidRDefault="00B814FF" w:rsidP="00B814FF">
      <w:pPr>
        <w:rPr>
          <w:rFonts w:ascii="Times New Roman" w:hAnsi="Times New Roman" w:cs="Times New Roman"/>
          <w:b/>
          <w:sz w:val="24"/>
          <w:szCs w:val="24"/>
          <w:lang w:val="en-US"/>
        </w:rPr>
      </w:pPr>
    </w:p>
    <w:p w14:paraId="2AA9C173" w14:textId="563EB1E9" w:rsidR="00B814FF" w:rsidRDefault="00B814FF" w:rsidP="00B814FF">
      <w:pPr>
        <w:autoSpaceDE w:val="0"/>
        <w:autoSpaceDN w:val="0"/>
        <w:adjustRightInd w:val="0"/>
        <w:spacing w:line="480" w:lineRule="auto"/>
        <w:ind w:firstLine="708"/>
        <w:jc w:val="both"/>
        <w:rPr>
          <w:rFonts w:ascii="Times New Roman" w:hAnsi="Times New Roman" w:cs="Times New Roman"/>
          <w:sz w:val="24"/>
          <w:szCs w:val="24"/>
          <w:lang w:val="en-US"/>
        </w:rPr>
      </w:pPr>
      <w:commentRangeStart w:id="78"/>
      <w:r w:rsidRPr="00AA5130">
        <w:rPr>
          <w:rFonts w:ascii="Times New Roman" w:hAnsi="Times New Roman" w:cs="Times New Roman"/>
          <w:sz w:val="24"/>
          <w:szCs w:val="24"/>
          <w:lang w:val="en-US"/>
        </w:rPr>
        <w:t>T</w:t>
      </w:r>
      <w:r>
        <w:rPr>
          <w:rFonts w:ascii="Times New Roman" w:hAnsi="Times New Roman" w:cs="Times New Roman"/>
          <w:sz w:val="24"/>
          <w:szCs w:val="24"/>
          <w:lang w:val="en-US"/>
        </w:rPr>
        <w:t>he results of the ancestral range estimation</w:t>
      </w:r>
      <w:r w:rsidRPr="00AA5130">
        <w:rPr>
          <w:rFonts w:ascii="Times New Roman" w:hAnsi="Times New Roman" w:cs="Times New Roman"/>
          <w:sz w:val="24"/>
          <w:szCs w:val="24"/>
          <w:lang w:val="en-US"/>
        </w:rPr>
        <w:t xml:space="preserve"> </w:t>
      </w:r>
      <w:r w:rsidR="00852358">
        <w:rPr>
          <w:rFonts w:ascii="Times New Roman" w:hAnsi="Times New Roman" w:cs="Times New Roman"/>
          <w:sz w:val="24"/>
          <w:szCs w:val="24"/>
          <w:lang w:val="en-US"/>
        </w:rPr>
        <w:t xml:space="preserve">were made </w:t>
      </w:r>
      <w:r>
        <w:rPr>
          <w:rFonts w:ascii="Times New Roman" w:hAnsi="Times New Roman" w:cs="Times New Roman"/>
          <w:sz w:val="24"/>
          <w:szCs w:val="24"/>
          <w:lang w:val="en-US"/>
        </w:rPr>
        <w:t>in the six models (</w:t>
      </w:r>
      <w:r w:rsidRPr="00AA5130">
        <w:rPr>
          <w:rFonts w:ascii="Times New Roman" w:hAnsi="Times New Roman" w:cs="Times New Roman"/>
          <w:sz w:val="24"/>
          <w:szCs w:val="24"/>
          <w:lang w:val="en-US"/>
        </w:rPr>
        <w:t>DEC, DEC</w:t>
      </w:r>
      <w:r w:rsidRPr="00AA5130">
        <w:rPr>
          <w:rFonts w:ascii="Times New Roman" w:eastAsia="MTSY" w:hAnsi="Times New Roman" w:cs="Times New Roman"/>
          <w:sz w:val="24"/>
          <w:szCs w:val="24"/>
          <w:lang w:val="en-US"/>
        </w:rPr>
        <w:t>+</w:t>
      </w:r>
      <w:r w:rsidRPr="00AA5130">
        <w:rPr>
          <w:rFonts w:ascii="Times New Roman" w:hAnsi="Times New Roman" w:cs="Times New Roman"/>
          <w:sz w:val="24"/>
          <w:szCs w:val="24"/>
          <w:lang w:val="en-US"/>
        </w:rPr>
        <w:t>J, DIVA, DIVA</w:t>
      </w:r>
      <w:r w:rsidRPr="00AA5130">
        <w:rPr>
          <w:rFonts w:ascii="Times New Roman" w:eastAsia="MTSY" w:hAnsi="Times New Roman" w:cs="Times New Roman"/>
          <w:sz w:val="24"/>
          <w:szCs w:val="24"/>
          <w:lang w:val="en-US"/>
        </w:rPr>
        <w:t>+</w:t>
      </w:r>
      <w:r w:rsidRPr="00AA5130">
        <w:rPr>
          <w:rFonts w:ascii="Times New Roman" w:hAnsi="Times New Roman" w:cs="Times New Roman"/>
          <w:sz w:val="24"/>
          <w:szCs w:val="24"/>
          <w:lang w:val="en-US"/>
        </w:rPr>
        <w:t xml:space="preserve">J, </w:t>
      </w:r>
      <w:proofErr w:type="spellStart"/>
      <w:r w:rsidRPr="00AA5130">
        <w:rPr>
          <w:rFonts w:ascii="Times New Roman" w:hAnsi="Times New Roman" w:cs="Times New Roman"/>
          <w:sz w:val="24"/>
          <w:szCs w:val="24"/>
          <w:lang w:val="en-US"/>
        </w:rPr>
        <w:t>BayArea</w:t>
      </w:r>
      <w:proofErr w:type="spellEnd"/>
      <w:r w:rsidRPr="00AA5130">
        <w:rPr>
          <w:rFonts w:ascii="Times New Roman" w:hAnsi="Times New Roman" w:cs="Times New Roman"/>
          <w:sz w:val="24"/>
          <w:szCs w:val="24"/>
          <w:lang w:val="en-US"/>
        </w:rPr>
        <w:t xml:space="preserve">, and </w:t>
      </w:r>
      <w:proofErr w:type="spellStart"/>
      <w:r w:rsidRPr="00AA5130">
        <w:rPr>
          <w:rFonts w:ascii="Times New Roman" w:hAnsi="Times New Roman" w:cs="Times New Roman"/>
          <w:sz w:val="24"/>
          <w:szCs w:val="24"/>
          <w:lang w:val="en-US"/>
        </w:rPr>
        <w:t>BayArea</w:t>
      </w:r>
      <w:r w:rsidRPr="00AA5130">
        <w:rPr>
          <w:rFonts w:ascii="Times New Roman" w:eastAsia="MTSY" w:hAnsi="Times New Roman" w:cs="Times New Roman"/>
          <w:sz w:val="24"/>
          <w:szCs w:val="24"/>
          <w:lang w:val="en-US"/>
        </w:rPr>
        <w:t>+</w:t>
      </w:r>
      <w:r w:rsidRPr="00AA5130">
        <w:rPr>
          <w:rFonts w:ascii="Times New Roman" w:hAnsi="Times New Roman" w:cs="Times New Roman"/>
          <w:sz w:val="24"/>
          <w:szCs w:val="24"/>
          <w:lang w:val="en-US"/>
        </w:rPr>
        <w:t>J</w:t>
      </w:r>
      <w:proofErr w:type="spellEnd"/>
      <w:r w:rsidRPr="00AA5130">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we </w:t>
      </w:r>
      <w:r w:rsidRPr="00AA5130">
        <w:rPr>
          <w:rFonts w:ascii="Times New Roman" w:hAnsi="Times New Roman" w:cs="Times New Roman"/>
          <w:sz w:val="24"/>
          <w:szCs w:val="24"/>
          <w:lang w:val="en-US"/>
        </w:rPr>
        <w:t xml:space="preserve">selected the model which received </w:t>
      </w:r>
      <w:r>
        <w:rPr>
          <w:rFonts w:ascii="Times New Roman" w:hAnsi="Times New Roman" w:cs="Times New Roman"/>
          <w:sz w:val="24"/>
          <w:szCs w:val="24"/>
          <w:lang w:val="en-US"/>
        </w:rPr>
        <w:t>the lowest AIC score</w:t>
      </w:r>
      <w:r w:rsidRPr="009D6C67">
        <w:rPr>
          <w:rFonts w:ascii="Times New Roman" w:hAnsi="Times New Roman" w:cs="Times New Roman"/>
          <w:sz w:val="24"/>
          <w:szCs w:val="24"/>
          <w:lang w:val="en-US"/>
        </w:rPr>
        <w:t xml:space="preserve"> </w:t>
      </w:r>
      <w:r w:rsidRPr="00A20937">
        <w:rPr>
          <w:rFonts w:ascii="Times New Roman" w:hAnsi="Times New Roman" w:cs="Times New Roman"/>
          <w:sz w:val="24"/>
          <w:szCs w:val="24"/>
          <w:lang w:val="en-US"/>
        </w:rPr>
        <w:t>(Table S2)</w:t>
      </w:r>
      <w:r w:rsidRPr="009D6C6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then we </w:t>
      </w:r>
      <w:r w:rsidRPr="00AA5130">
        <w:rPr>
          <w:rFonts w:ascii="Times New Roman" w:hAnsi="Times New Roman" w:cs="Times New Roman"/>
          <w:sz w:val="24"/>
          <w:szCs w:val="24"/>
          <w:lang w:val="en-US"/>
        </w:rPr>
        <w:t>extract</w:t>
      </w:r>
      <w:r>
        <w:rPr>
          <w:rFonts w:ascii="Times New Roman" w:hAnsi="Times New Roman" w:cs="Times New Roman"/>
          <w:sz w:val="24"/>
          <w:szCs w:val="24"/>
          <w:lang w:val="en-US"/>
        </w:rPr>
        <w:t>ed</w:t>
      </w:r>
      <w:r w:rsidRPr="00AA5130">
        <w:rPr>
          <w:rFonts w:ascii="Times New Roman" w:hAnsi="Times New Roman" w:cs="Times New Roman"/>
          <w:sz w:val="24"/>
          <w:szCs w:val="24"/>
          <w:lang w:val="en-US"/>
        </w:rPr>
        <w:t xml:space="preserve"> the highest probabilities of the ancestral occupy the biome in the selected model (</w:t>
      </w:r>
      <w:proofErr w:type="spellStart"/>
      <w:r w:rsidRPr="00AA5130">
        <w:rPr>
          <w:rFonts w:ascii="Times New Roman" w:hAnsi="Times New Roman" w:cs="Times New Roman"/>
          <w:sz w:val="24"/>
          <w:szCs w:val="24"/>
          <w:lang w:val="en-US"/>
        </w:rPr>
        <w:t>BayArea</w:t>
      </w:r>
      <w:r w:rsidRPr="00AA5130">
        <w:rPr>
          <w:rFonts w:ascii="Times New Roman" w:eastAsia="MTSY" w:hAnsi="Times New Roman" w:cs="Times New Roman"/>
          <w:sz w:val="24"/>
          <w:szCs w:val="24"/>
          <w:lang w:val="en-US"/>
        </w:rPr>
        <w:t>+</w:t>
      </w:r>
      <w:r w:rsidRPr="00AA5130">
        <w:rPr>
          <w:rFonts w:ascii="Times New Roman" w:hAnsi="Times New Roman" w:cs="Times New Roman"/>
          <w:sz w:val="24"/>
          <w:szCs w:val="24"/>
          <w:lang w:val="en-US"/>
        </w:rPr>
        <w:t>J</w:t>
      </w:r>
      <w:proofErr w:type="spellEnd"/>
      <w:r w:rsidRPr="00AA5130">
        <w:rPr>
          <w:rFonts w:ascii="Times New Roman" w:hAnsi="Times New Roman" w:cs="Times New Roman"/>
          <w:sz w:val="24"/>
          <w:szCs w:val="24"/>
          <w:lang w:val="en-US"/>
        </w:rPr>
        <w:t xml:space="preserve">).  </w:t>
      </w:r>
      <w:commentRangeEnd w:id="78"/>
      <w:r w:rsidR="004728BE">
        <w:rPr>
          <w:rStyle w:val="Refdecomentrio"/>
        </w:rPr>
        <w:commentReference w:id="78"/>
      </w:r>
    </w:p>
    <w:p w14:paraId="5557B5B9" w14:textId="7B536F92" w:rsidR="002350DB" w:rsidRDefault="002350DB" w:rsidP="00B814FF">
      <w:pPr>
        <w:autoSpaceDE w:val="0"/>
        <w:autoSpaceDN w:val="0"/>
        <w:adjustRightInd w:val="0"/>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computing the age of assemblage, we observed (Figure 5) that the recent assemblages are found in temperate biomes. </w:t>
      </w:r>
      <w:r w:rsidRPr="00226A34">
        <w:rPr>
          <w:rFonts w:ascii="Times New Roman" w:hAnsi="Times New Roman" w:cs="Times New Roman"/>
          <w:sz w:val="24"/>
          <w:szCs w:val="24"/>
          <w:lang w:val="en-US"/>
        </w:rPr>
        <w:t xml:space="preserve">The value of </w:t>
      </w:r>
      <w:r w:rsidRPr="00226A34">
        <w:rPr>
          <w:rFonts w:ascii="Times New Roman" w:hAnsi="Times New Roman" w:cs="Times New Roman"/>
          <w:i/>
          <w:sz w:val="24"/>
          <w:szCs w:val="24"/>
          <w:lang w:val="en-US"/>
        </w:rPr>
        <w:t>F</w:t>
      </w:r>
      <w:r w:rsidRPr="00226A34">
        <w:rPr>
          <w:rFonts w:ascii="Times New Roman" w:hAnsi="Times New Roman" w:cs="Times New Roman"/>
          <w:sz w:val="24"/>
          <w:szCs w:val="24"/>
          <w:lang w:val="en-US"/>
        </w:rPr>
        <w:t xml:space="preserve"> was </w:t>
      </w:r>
      <w:r w:rsidRPr="00226A34">
        <w:rPr>
          <w:rFonts w:ascii="Times New Roman" w:hAnsi="Times New Roman" w:cs="Times New Roman"/>
          <w:sz w:val="24"/>
          <w:szCs w:val="24"/>
          <w:bdr w:val="none" w:sz="0" w:space="0" w:color="auto" w:frame="1"/>
          <w:lang w:val="en-US"/>
        </w:rPr>
        <w:t>724</w:t>
      </w:r>
      <w:r>
        <w:rPr>
          <w:rFonts w:ascii="Times New Roman" w:hAnsi="Times New Roman" w:cs="Times New Roman"/>
          <w:sz w:val="24"/>
          <w:szCs w:val="24"/>
          <w:bdr w:val="none" w:sz="0" w:space="0" w:color="auto" w:frame="1"/>
          <w:lang w:val="en-US"/>
        </w:rPr>
        <w:t>.</w:t>
      </w:r>
      <w:r w:rsidRPr="00226A34">
        <w:rPr>
          <w:rFonts w:ascii="Times New Roman" w:hAnsi="Times New Roman" w:cs="Times New Roman"/>
          <w:sz w:val="24"/>
          <w:szCs w:val="24"/>
          <w:bdr w:val="none" w:sz="0" w:space="0" w:color="auto" w:frame="1"/>
          <w:lang w:val="en-US"/>
        </w:rPr>
        <w:t xml:space="preserve">011, </w:t>
      </w:r>
      <w:r w:rsidRPr="00226A34">
        <w:rPr>
          <w:rFonts w:ascii="Times New Roman" w:hAnsi="Times New Roman"/>
          <w:sz w:val="24"/>
          <w:szCs w:val="24"/>
          <w:lang w:val="en-US"/>
        </w:rPr>
        <w:t>DF was</w:t>
      </w:r>
      <w:r>
        <w:rPr>
          <w:rFonts w:ascii="Times New Roman" w:hAnsi="Times New Roman"/>
          <w:sz w:val="24"/>
          <w:szCs w:val="24"/>
          <w:lang w:val="en-US"/>
        </w:rPr>
        <w:t xml:space="preserve"> 3991,</w:t>
      </w:r>
      <w:r w:rsidRPr="00226A34">
        <w:rPr>
          <w:rFonts w:ascii="Times New Roman" w:hAnsi="Times New Roman"/>
          <w:sz w:val="24"/>
          <w:szCs w:val="24"/>
          <w:lang w:val="en-US"/>
        </w:rPr>
        <w:t xml:space="preserve"> the</w:t>
      </w:r>
      <w:r>
        <w:rPr>
          <w:rFonts w:ascii="Times New Roman" w:hAnsi="Times New Roman"/>
          <w:sz w:val="24"/>
          <w:szCs w:val="24"/>
          <w:lang w:val="en-US"/>
        </w:rPr>
        <w:t xml:space="preserve"> </w:t>
      </w:r>
      <w:r w:rsidRPr="009D6B35">
        <w:rPr>
          <w:rFonts w:ascii="Times New Roman" w:hAnsi="Times New Roman"/>
          <w:i/>
          <w:sz w:val="24"/>
          <w:szCs w:val="24"/>
          <w:lang w:val="en-US"/>
        </w:rPr>
        <w:t>p-value</w:t>
      </w:r>
      <w:r>
        <w:rPr>
          <w:rFonts w:ascii="Times New Roman" w:hAnsi="Times New Roman"/>
          <w:sz w:val="24"/>
          <w:szCs w:val="24"/>
          <w:lang w:val="en-US"/>
        </w:rPr>
        <w:t xml:space="preserve"> </w:t>
      </w:r>
      <w:r w:rsidRPr="00226A34">
        <w:rPr>
          <w:rFonts w:ascii="Times New Roman" w:hAnsi="Times New Roman"/>
          <w:sz w:val="24"/>
          <w:szCs w:val="24"/>
          <w:lang w:val="en-US"/>
        </w:rPr>
        <w:t>was 0.00009</w:t>
      </w:r>
      <w:r>
        <w:rPr>
          <w:rFonts w:ascii="Times New Roman" w:hAnsi="Times New Roman"/>
          <w:sz w:val="24"/>
          <w:szCs w:val="24"/>
          <w:lang w:val="en-US"/>
        </w:rPr>
        <w:t xml:space="preserve"> and R² 0.5421</w:t>
      </w:r>
      <w:r w:rsidRPr="00226A34">
        <w:rPr>
          <w:rFonts w:ascii="Times New Roman" w:hAnsi="Times New Roman"/>
          <w:sz w:val="24"/>
          <w:szCs w:val="24"/>
          <w:lang w:val="en-US"/>
        </w:rPr>
        <w:t>.</w:t>
      </w:r>
      <w:r>
        <w:rPr>
          <w:rFonts w:ascii="Times New Roman" w:hAnsi="Times New Roman"/>
          <w:sz w:val="24"/>
          <w:szCs w:val="24"/>
          <w:lang w:val="en-US"/>
        </w:rPr>
        <w:t xml:space="preserve"> </w:t>
      </w:r>
      <w:commentRangeStart w:id="79"/>
      <w:r>
        <w:rPr>
          <w:rFonts w:ascii="Times New Roman" w:hAnsi="Times New Roman"/>
          <w:sz w:val="24"/>
          <w:szCs w:val="24"/>
          <w:lang w:val="en-US"/>
        </w:rPr>
        <w:t xml:space="preserve">So, for the first and the second test, we found a </w:t>
      </w:r>
      <w:r>
        <w:rPr>
          <w:rFonts w:ascii="Times New Roman" w:hAnsi="Times New Roman"/>
          <w:sz w:val="24"/>
          <w:szCs w:val="24"/>
          <w:lang w:val="en-US"/>
        </w:rPr>
        <w:lastRenderedPageBreak/>
        <w:t>lower value o</w:t>
      </w:r>
      <w:r w:rsidR="00FF1682">
        <w:rPr>
          <w:rFonts w:ascii="Times New Roman" w:hAnsi="Times New Roman"/>
          <w:sz w:val="24"/>
          <w:szCs w:val="24"/>
          <w:lang w:val="en-US"/>
        </w:rPr>
        <w:t>f</w:t>
      </w:r>
      <w:r>
        <w:rPr>
          <w:rFonts w:ascii="Times New Roman" w:hAnsi="Times New Roman"/>
          <w:sz w:val="24"/>
          <w:szCs w:val="24"/>
          <w:lang w:val="en-US"/>
        </w:rPr>
        <w:t xml:space="preserve"> </w:t>
      </w:r>
      <w:r w:rsidRPr="009D6B35">
        <w:rPr>
          <w:rFonts w:ascii="Times New Roman" w:hAnsi="Times New Roman"/>
          <w:i/>
          <w:sz w:val="24"/>
          <w:szCs w:val="24"/>
          <w:lang w:val="en-US"/>
        </w:rPr>
        <w:t>F</w:t>
      </w:r>
      <w:r>
        <w:rPr>
          <w:rFonts w:ascii="Times New Roman" w:hAnsi="Times New Roman"/>
          <w:i/>
          <w:sz w:val="24"/>
          <w:szCs w:val="24"/>
          <w:lang w:val="en-US"/>
        </w:rPr>
        <w:t xml:space="preserve"> </w:t>
      </w:r>
      <w:r w:rsidRPr="009D6B35">
        <w:rPr>
          <w:rFonts w:ascii="Times New Roman" w:hAnsi="Times New Roman"/>
          <w:sz w:val="24"/>
          <w:szCs w:val="24"/>
          <w:lang w:val="en-US"/>
        </w:rPr>
        <w:t xml:space="preserve">and </w:t>
      </w:r>
      <w:r>
        <w:rPr>
          <w:rFonts w:ascii="Times New Roman" w:hAnsi="Times New Roman"/>
          <w:sz w:val="24"/>
          <w:szCs w:val="24"/>
          <w:lang w:val="en-US"/>
        </w:rPr>
        <w:t>a significant value of p (l</w:t>
      </w:r>
      <w:r w:rsidRPr="009D6B35">
        <w:rPr>
          <w:rFonts w:ascii="Times New Roman" w:hAnsi="Times New Roman"/>
          <w:sz w:val="24"/>
          <w:szCs w:val="24"/>
          <w:lang w:val="en-US"/>
        </w:rPr>
        <w:t>ower than 0.05)</w:t>
      </w:r>
      <w:r>
        <w:rPr>
          <w:rFonts w:ascii="Times New Roman" w:hAnsi="Times New Roman"/>
          <w:i/>
          <w:sz w:val="24"/>
          <w:szCs w:val="24"/>
          <w:lang w:val="en-US"/>
        </w:rPr>
        <w:t xml:space="preserve">, </w:t>
      </w:r>
      <w:r w:rsidRPr="00310914">
        <w:rPr>
          <w:rFonts w:ascii="Times New Roman" w:hAnsi="Times New Roman"/>
          <w:sz w:val="24"/>
          <w:szCs w:val="24"/>
          <w:lang w:val="en-US"/>
        </w:rPr>
        <w:t>which means, that we</w:t>
      </w:r>
      <w:r>
        <w:rPr>
          <w:rFonts w:ascii="Times New Roman" w:hAnsi="Times New Roman"/>
          <w:sz w:val="24"/>
          <w:szCs w:val="24"/>
          <w:lang w:val="en-US"/>
        </w:rPr>
        <w:t xml:space="preserve"> can reject the null hypothesis in both situations.</w:t>
      </w:r>
      <w:commentRangeEnd w:id="79"/>
      <w:r w:rsidR="004728BE">
        <w:rPr>
          <w:rStyle w:val="Refdecomentrio"/>
        </w:rPr>
        <w:commentReference w:id="79"/>
      </w:r>
    </w:p>
    <w:p w14:paraId="4D6F0FD9" w14:textId="77777777" w:rsidR="00B814FF" w:rsidRDefault="00B814FF" w:rsidP="00525A2F">
      <w:pPr>
        <w:jc w:val="both"/>
        <w:rPr>
          <w:rFonts w:ascii="Times New Roman" w:hAnsi="Times New Roman" w:cs="Times New Roman"/>
          <w:lang w:val="en-US"/>
        </w:rPr>
      </w:pPr>
    </w:p>
    <w:p w14:paraId="38BFE514" w14:textId="77777777" w:rsidR="00B814FF" w:rsidRDefault="00B814FF" w:rsidP="00525A2F">
      <w:pPr>
        <w:jc w:val="both"/>
        <w:rPr>
          <w:rFonts w:ascii="Times New Roman" w:hAnsi="Times New Roman" w:cs="Times New Roman"/>
          <w:lang w:val="en-US"/>
        </w:rPr>
      </w:pPr>
    </w:p>
    <w:p w14:paraId="34C403A9" w14:textId="3E3C112F" w:rsidR="0042248E" w:rsidRPr="00CD1E6D" w:rsidRDefault="000C3578" w:rsidP="00525A2F">
      <w:pPr>
        <w:jc w:val="both"/>
        <w:rPr>
          <w:noProof/>
          <w:lang w:val="en-US"/>
        </w:rPr>
      </w:pPr>
      <w:r w:rsidRPr="00CD1E6D">
        <w:rPr>
          <w:noProof/>
          <w:lang w:val="en-US"/>
        </w:rPr>
        <w:t xml:space="preserve"> </w:t>
      </w:r>
    </w:p>
    <w:p w14:paraId="11DEB78F" w14:textId="3629BA50" w:rsidR="000C3578" w:rsidRDefault="000C3578" w:rsidP="00CD1E6D">
      <w:pPr>
        <w:pStyle w:val="SemEspaamento"/>
        <w:rPr>
          <w:rFonts w:ascii="Times New Roman" w:hAnsi="Times New Roman" w:cs="Times New Roman"/>
          <w:lang w:val="en-US"/>
        </w:rPr>
      </w:pPr>
      <w:r>
        <w:rPr>
          <w:noProof/>
        </w:rPr>
        <w:drawing>
          <wp:inline distT="0" distB="0" distL="0" distR="0" wp14:anchorId="79DD5617" wp14:editId="3864EA56">
            <wp:extent cx="5210355" cy="4201064"/>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33" t="14702" r="51895" b="4321"/>
                    <a:stretch/>
                  </pic:blipFill>
                  <pic:spPr bwMode="auto">
                    <a:xfrm>
                      <a:off x="0" y="0"/>
                      <a:ext cx="5219237" cy="4208226"/>
                    </a:xfrm>
                    <a:prstGeom prst="rect">
                      <a:avLst/>
                    </a:prstGeom>
                    <a:ln>
                      <a:noFill/>
                    </a:ln>
                    <a:extLst>
                      <a:ext uri="{53640926-AAD7-44D8-BBD7-CCE9431645EC}">
                        <a14:shadowObscured xmlns:a14="http://schemas.microsoft.com/office/drawing/2010/main"/>
                      </a:ext>
                    </a:extLst>
                  </pic:spPr>
                </pic:pic>
              </a:graphicData>
            </a:graphic>
          </wp:inline>
        </w:drawing>
      </w:r>
    </w:p>
    <w:p w14:paraId="5ECD4A9A" w14:textId="50B4A69E" w:rsidR="000138DC" w:rsidRDefault="00AB22A1" w:rsidP="000138DC">
      <w:pPr>
        <w:spacing w:line="480" w:lineRule="auto"/>
        <w:jc w:val="both"/>
        <w:rPr>
          <w:rFonts w:ascii="Times New Roman" w:hAnsi="Times New Roman" w:cs="Times New Roman"/>
          <w:sz w:val="24"/>
          <w:szCs w:val="24"/>
          <w:shd w:val="clear" w:color="auto" w:fill="F8F9FA"/>
          <w:lang w:val="en-US"/>
        </w:rPr>
      </w:pPr>
      <w:r>
        <w:rPr>
          <w:rFonts w:ascii="Times New Roman" w:hAnsi="Times New Roman" w:cs="Times New Roman"/>
          <w:b/>
          <w:sz w:val="24"/>
          <w:szCs w:val="24"/>
          <w:lang w:val="en-US"/>
        </w:rPr>
        <w:t>Figure 5</w:t>
      </w:r>
      <w:r w:rsidR="00157B09" w:rsidRPr="00157B09">
        <w:rPr>
          <w:rFonts w:ascii="Times New Roman" w:hAnsi="Times New Roman" w:cs="Times New Roman"/>
          <w:sz w:val="24"/>
          <w:szCs w:val="24"/>
          <w:lang w:val="en-US"/>
        </w:rPr>
        <w:t xml:space="preserve">: Values of the age of the assemblages in </w:t>
      </w:r>
      <w:r w:rsidR="00E95B2D">
        <w:rPr>
          <w:rFonts w:ascii="Times New Roman" w:hAnsi="Times New Roman" w:cs="Times New Roman"/>
          <w:sz w:val="24"/>
          <w:szCs w:val="24"/>
          <w:lang w:val="en-US"/>
        </w:rPr>
        <w:t xml:space="preserve">the tropics </w:t>
      </w:r>
      <w:r w:rsidR="00157B09" w:rsidRPr="00157B09">
        <w:rPr>
          <w:rFonts w:ascii="Times New Roman" w:hAnsi="Times New Roman" w:cs="Times New Roman"/>
          <w:sz w:val="24"/>
          <w:szCs w:val="24"/>
          <w:lang w:val="en-US"/>
        </w:rPr>
        <w:t xml:space="preserve">and </w:t>
      </w:r>
      <w:r w:rsidR="00E95B2D">
        <w:rPr>
          <w:rFonts w:ascii="Times New Roman" w:hAnsi="Times New Roman" w:cs="Times New Roman"/>
          <w:sz w:val="24"/>
          <w:szCs w:val="24"/>
          <w:lang w:val="en-US"/>
        </w:rPr>
        <w:t xml:space="preserve">in </w:t>
      </w:r>
      <w:r w:rsidR="00157B09" w:rsidRPr="00157B09">
        <w:rPr>
          <w:rFonts w:ascii="Times New Roman" w:hAnsi="Times New Roman" w:cs="Times New Roman"/>
          <w:sz w:val="24"/>
          <w:szCs w:val="24"/>
          <w:lang w:val="en-US"/>
        </w:rPr>
        <w:t>temperate biomes. We obse</w:t>
      </w:r>
      <w:r w:rsidR="00157B09">
        <w:rPr>
          <w:rFonts w:ascii="Times New Roman" w:hAnsi="Times New Roman" w:cs="Times New Roman"/>
          <w:sz w:val="24"/>
          <w:szCs w:val="24"/>
          <w:lang w:val="en-US"/>
        </w:rPr>
        <w:t>rved that in tropic assemblages</w:t>
      </w:r>
      <w:r w:rsidR="000A2A6B">
        <w:rPr>
          <w:rFonts w:ascii="Times New Roman" w:hAnsi="Times New Roman" w:cs="Times New Roman"/>
          <w:sz w:val="24"/>
          <w:szCs w:val="24"/>
          <w:lang w:val="en-US"/>
        </w:rPr>
        <w:t>,</w:t>
      </w:r>
      <w:r w:rsidR="00157B09">
        <w:rPr>
          <w:rFonts w:ascii="Times New Roman" w:hAnsi="Times New Roman" w:cs="Times New Roman"/>
          <w:sz w:val="24"/>
          <w:szCs w:val="24"/>
          <w:lang w:val="en-US"/>
        </w:rPr>
        <w:t xml:space="preserve"> </w:t>
      </w:r>
      <w:r w:rsidR="00157B09" w:rsidRPr="00157B09">
        <w:rPr>
          <w:rFonts w:ascii="Times New Roman" w:hAnsi="Times New Roman" w:cs="Times New Roman"/>
          <w:sz w:val="24"/>
          <w:szCs w:val="24"/>
          <w:shd w:val="clear" w:color="auto" w:fill="F8F9FA"/>
          <w:lang w:val="en-US"/>
        </w:rPr>
        <w:t>in average</w:t>
      </w:r>
      <w:r w:rsidR="000A2A6B">
        <w:rPr>
          <w:rFonts w:ascii="Times New Roman" w:hAnsi="Times New Roman" w:cs="Times New Roman"/>
          <w:sz w:val="24"/>
          <w:szCs w:val="24"/>
          <w:shd w:val="clear" w:color="auto" w:fill="F8F9FA"/>
          <w:lang w:val="en-US"/>
        </w:rPr>
        <w:t>,</w:t>
      </w:r>
      <w:r w:rsidR="00157B09" w:rsidRPr="00157B09">
        <w:rPr>
          <w:rFonts w:ascii="Times New Roman" w:hAnsi="Times New Roman" w:cs="Times New Roman"/>
          <w:sz w:val="24"/>
          <w:szCs w:val="24"/>
          <w:shd w:val="clear" w:color="auto" w:fill="F8F9FA"/>
          <w:lang w:val="en-US"/>
        </w:rPr>
        <w:t xml:space="preserve"> the highest values of age</w:t>
      </w:r>
      <w:r w:rsidR="00FF1682">
        <w:rPr>
          <w:rFonts w:ascii="Times New Roman" w:hAnsi="Times New Roman" w:cs="Times New Roman"/>
          <w:sz w:val="24"/>
          <w:szCs w:val="24"/>
          <w:shd w:val="clear" w:color="auto" w:fill="F8F9FA"/>
          <w:lang w:val="en-US"/>
        </w:rPr>
        <w:t xml:space="preserve"> assemblage </w:t>
      </w:r>
      <w:r w:rsidR="00157B09">
        <w:rPr>
          <w:rFonts w:ascii="Times New Roman" w:hAnsi="Times New Roman" w:cs="Times New Roman"/>
          <w:sz w:val="24"/>
          <w:szCs w:val="24"/>
          <w:shd w:val="clear" w:color="auto" w:fill="F8F9FA"/>
          <w:lang w:val="en-US"/>
        </w:rPr>
        <w:t xml:space="preserve">and opposite of this, in temperate assemblages, the age is low. </w:t>
      </w:r>
    </w:p>
    <w:p w14:paraId="1544AA0D" w14:textId="77777777" w:rsidR="00525A2F" w:rsidRDefault="00525A2F" w:rsidP="00CD1E6D">
      <w:pPr>
        <w:spacing w:line="480" w:lineRule="auto"/>
        <w:ind w:firstLine="0"/>
        <w:jc w:val="both"/>
        <w:rPr>
          <w:rFonts w:ascii="Times New Roman" w:hAnsi="Times New Roman" w:cs="Times New Roman"/>
          <w:b/>
          <w:sz w:val="24"/>
          <w:szCs w:val="24"/>
          <w:lang w:val="en-US"/>
        </w:rPr>
      </w:pPr>
      <w:r w:rsidRPr="00D60753">
        <w:rPr>
          <w:rFonts w:ascii="Times New Roman" w:hAnsi="Times New Roman" w:cs="Times New Roman"/>
          <w:b/>
          <w:sz w:val="24"/>
          <w:szCs w:val="24"/>
          <w:lang w:val="en-US"/>
        </w:rPr>
        <w:t>DISCUSSION</w:t>
      </w:r>
    </w:p>
    <w:p w14:paraId="5296753B" w14:textId="0AB1544C" w:rsidR="00AA1075" w:rsidRDefault="00E6057C" w:rsidP="00CD1E6D">
      <w:pPr>
        <w:spacing w:line="480" w:lineRule="auto"/>
        <w:jc w:val="both"/>
        <w:rPr>
          <w:rFonts w:ascii="Times New Roman" w:hAnsi="Times New Roman" w:cs="Times New Roman"/>
          <w:sz w:val="24"/>
          <w:szCs w:val="24"/>
          <w:lang w:val="en-US"/>
        </w:rPr>
      </w:pPr>
      <w:commentRangeStart w:id="80"/>
      <w:r>
        <w:rPr>
          <w:rFonts w:ascii="Times New Roman" w:eastAsiaTheme="minorHAnsi" w:hAnsi="Times New Roman" w:cs="Times New Roman"/>
          <w:sz w:val="24"/>
          <w:szCs w:val="24"/>
          <w:lang w:val="en-US" w:eastAsia="en-US"/>
        </w:rPr>
        <w:t>The TNC and OTT both assume that the major bird clades have the origin in tropical environments and the temperate clades are der</w:t>
      </w:r>
      <w:r w:rsidR="006A48E1">
        <w:rPr>
          <w:rFonts w:ascii="Times New Roman" w:eastAsiaTheme="minorHAnsi" w:hAnsi="Times New Roman" w:cs="Times New Roman"/>
          <w:sz w:val="24"/>
          <w:szCs w:val="24"/>
          <w:lang w:val="en-US" w:eastAsia="en-US"/>
        </w:rPr>
        <w:t>ived from older tropical clades</w:t>
      </w:r>
      <w:r>
        <w:rPr>
          <w:rFonts w:ascii="Times New Roman" w:eastAsiaTheme="minorHAnsi" w:hAnsi="Times New Roman" w:cs="Times New Roman"/>
          <w:sz w:val="24"/>
          <w:szCs w:val="24"/>
          <w:lang w:val="en-US" w:eastAsia="en-US"/>
        </w:rPr>
        <w:t xml:space="preserve"> </w:t>
      </w:r>
      <w:r>
        <w:rPr>
          <w:rFonts w:ascii="Times New Roman" w:eastAsiaTheme="minorHAnsi" w:hAnsi="Times New Roman" w:cs="Times New Roman"/>
          <w:sz w:val="24"/>
          <w:szCs w:val="24"/>
          <w:lang w:val="en-US" w:eastAsia="en-US"/>
        </w:rPr>
        <w:fldChar w:fldCharType="begin" w:fldLock="1"/>
      </w:r>
      <w:r>
        <w:rPr>
          <w:rFonts w:ascii="Times New Roman" w:eastAsiaTheme="minorHAnsi" w:hAnsi="Times New Roman" w:cs="Times New Roman"/>
          <w:sz w:val="24"/>
          <w:szCs w:val="24"/>
          <w:lang w:val="en-US" w:eastAsia="en-US"/>
        </w:rPr>
        <w:instrText>ADDIN CSL_CITATION {"citationItems":[{"id":"ITEM-1","itemData":{"DOI":"10.1111/evo.12089","ISSN":"00143820","abstract":"We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E.","non-dropping-particle":"","parse-names":false,"suffix":""}],"container-title":"Evolution","id":"ITEM-1","issue":"6","issued":{"date-parts":[["2013"]]},"page":"1741-1755","title":"What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gradient","type":"article-journal"},"uris":["http://www.mendeley.com/documents/?uuid=12602bbc-13dd-3dca-aa00-c090f5ae4638"]},{"id":"ITEM-3","itemData":{"DOI":"10.1146/annurev.ecolsys.36.102803.095431","ISSN":"1543-592X","abstract":"Niche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Biology","type":"article-journal","volume":"36"},"uris":["http://www.mendeley.com/documents/?uuid=9a2fc4de-059b-3a53-85ec-8a07ca44ecfb"]}],"mendeley":{"formattedCitation":"(Wiens &amp; Graham 2005; Jablonski &lt;i&gt;et al.&lt;/i&gt; 2006; Jansson &lt;i&gt;et al.&lt;/i&gt; 2013)","plainTextFormattedCitation":"(Wiens &amp; Graham 2005; Jablonski et al. 2006; Jansson et al. 2013)","previouslyFormattedCitation":"(Wiens &amp; Graham 2005; Jablonski &lt;i&gt;et al.&lt;/i&gt; 2006; Jansson &lt;i&gt;et al.&lt;/i&gt; 2013)"},"properties":{"noteIndex":0},"schema":"https://github.com/citation-style-language/schema/raw/master/csl-citation.json"}</w:instrText>
      </w:r>
      <w:r>
        <w:rPr>
          <w:rFonts w:ascii="Times New Roman" w:eastAsiaTheme="minorHAnsi" w:hAnsi="Times New Roman" w:cs="Times New Roman"/>
          <w:sz w:val="24"/>
          <w:szCs w:val="24"/>
          <w:lang w:val="en-US" w:eastAsia="en-US"/>
        </w:rPr>
        <w:fldChar w:fldCharType="separate"/>
      </w:r>
      <w:r w:rsidRPr="00E6057C">
        <w:rPr>
          <w:rFonts w:ascii="Times New Roman" w:eastAsiaTheme="minorHAnsi" w:hAnsi="Times New Roman" w:cs="Times New Roman"/>
          <w:noProof/>
          <w:sz w:val="24"/>
          <w:szCs w:val="24"/>
          <w:lang w:val="en-US" w:eastAsia="en-US"/>
        </w:rPr>
        <w:t xml:space="preserve">(Wiens &amp; Graham 2005; Jablonski </w:t>
      </w:r>
      <w:r w:rsidRPr="00E6057C">
        <w:rPr>
          <w:rFonts w:ascii="Times New Roman" w:eastAsiaTheme="minorHAnsi" w:hAnsi="Times New Roman" w:cs="Times New Roman"/>
          <w:i/>
          <w:noProof/>
          <w:sz w:val="24"/>
          <w:szCs w:val="24"/>
          <w:lang w:val="en-US" w:eastAsia="en-US"/>
        </w:rPr>
        <w:t>et al.</w:t>
      </w:r>
      <w:r w:rsidRPr="00E6057C">
        <w:rPr>
          <w:rFonts w:ascii="Times New Roman" w:eastAsiaTheme="minorHAnsi" w:hAnsi="Times New Roman" w:cs="Times New Roman"/>
          <w:noProof/>
          <w:sz w:val="24"/>
          <w:szCs w:val="24"/>
          <w:lang w:val="en-US" w:eastAsia="en-US"/>
        </w:rPr>
        <w:t xml:space="preserve"> 2006; Jansson </w:t>
      </w:r>
      <w:r w:rsidRPr="00E6057C">
        <w:rPr>
          <w:rFonts w:ascii="Times New Roman" w:eastAsiaTheme="minorHAnsi" w:hAnsi="Times New Roman" w:cs="Times New Roman"/>
          <w:i/>
          <w:noProof/>
          <w:sz w:val="24"/>
          <w:szCs w:val="24"/>
          <w:lang w:val="en-US" w:eastAsia="en-US"/>
        </w:rPr>
        <w:t>et al.</w:t>
      </w:r>
      <w:r w:rsidRPr="00E6057C">
        <w:rPr>
          <w:rFonts w:ascii="Times New Roman" w:eastAsiaTheme="minorHAnsi" w:hAnsi="Times New Roman" w:cs="Times New Roman"/>
          <w:noProof/>
          <w:sz w:val="24"/>
          <w:szCs w:val="24"/>
          <w:lang w:val="en-US" w:eastAsia="en-US"/>
        </w:rPr>
        <w:t xml:space="preserve"> 2013)</w:t>
      </w:r>
      <w:r>
        <w:rPr>
          <w:rFonts w:ascii="Times New Roman" w:eastAsiaTheme="minorHAnsi" w:hAnsi="Times New Roman" w:cs="Times New Roman"/>
          <w:sz w:val="24"/>
          <w:szCs w:val="24"/>
          <w:lang w:val="en-US" w:eastAsia="en-US"/>
        </w:rPr>
        <w:fldChar w:fldCharType="end"/>
      </w:r>
      <w:r w:rsidR="006A48E1">
        <w:rPr>
          <w:rFonts w:ascii="Times New Roman" w:eastAsiaTheme="minorHAnsi" w:hAnsi="Times New Roman" w:cs="Times New Roman"/>
          <w:sz w:val="24"/>
          <w:szCs w:val="24"/>
          <w:lang w:val="en-US" w:eastAsia="en-US"/>
        </w:rPr>
        <w:t xml:space="preserve">. </w:t>
      </w:r>
      <w:r w:rsidR="0048244C">
        <w:rPr>
          <w:rFonts w:ascii="Times New Roman" w:eastAsiaTheme="minorHAnsi" w:hAnsi="Times New Roman" w:cs="Times New Roman"/>
          <w:sz w:val="24"/>
          <w:szCs w:val="24"/>
          <w:lang w:val="en-US" w:eastAsia="en-US"/>
        </w:rPr>
        <w:t>However</w:t>
      </w:r>
      <w:r>
        <w:rPr>
          <w:rFonts w:ascii="Times New Roman" w:eastAsiaTheme="minorHAnsi" w:hAnsi="Times New Roman" w:cs="Times New Roman"/>
          <w:sz w:val="24"/>
          <w:szCs w:val="24"/>
          <w:lang w:val="en-US" w:eastAsia="en-US"/>
        </w:rPr>
        <w:t xml:space="preserve">, the TNC predict a few </w:t>
      </w:r>
      <w:r w:rsidR="000C3578">
        <w:rPr>
          <w:rFonts w:ascii="Times New Roman" w:eastAsiaTheme="minorHAnsi" w:hAnsi="Times New Roman" w:cs="Times New Roman"/>
          <w:sz w:val="24"/>
          <w:szCs w:val="24"/>
          <w:lang w:val="en-US" w:eastAsia="en-US"/>
        </w:rPr>
        <w:t xml:space="preserve">dispersal events </w:t>
      </w:r>
      <w:r>
        <w:rPr>
          <w:rFonts w:ascii="Times New Roman" w:eastAsiaTheme="minorHAnsi" w:hAnsi="Times New Roman" w:cs="Times New Roman"/>
          <w:sz w:val="24"/>
          <w:szCs w:val="24"/>
          <w:lang w:val="en-US" w:eastAsia="en-US"/>
        </w:rPr>
        <w:t xml:space="preserve">and OTT continuous dispersal of lineages into temperate biomes. So, </w:t>
      </w:r>
      <w:r w:rsidR="00546DB8">
        <w:rPr>
          <w:rFonts w:ascii="Times New Roman" w:eastAsiaTheme="minorHAnsi" w:hAnsi="Times New Roman" w:cs="Times New Roman"/>
          <w:sz w:val="24"/>
          <w:szCs w:val="24"/>
          <w:lang w:val="en-US" w:eastAsia="en-US"/>
        </w:rPr>
        <w:t xml:space="preserve">for TNC, </w:t>
      </w:r>
      <w:r w:rsidR="00C10E8D">
        <w:rPr>
          <w:rFonts w:ascii="Times New Roman" w:eastAsiaTheme="minorHAnsi" w:hAnsi="Times New Roman" w:cs="Times New Roman"/>
          <w:sz w:val="24"/>
          <w:szCs w:val="24"/>
          <w:lang w:val="en-US" w:eastAsia="en-US"/>
        </w:rPr>
        <w:t>the temperate assemblages w</w:t>
      </w:r>
      <w:r>
        <w:rPr>
          <w:rFonts w:ascii="Times New Roman" w:eastAsiaTheme="minorHAnsi" w:hAnsi="Times New Roman" w:cs="Times New Roman"/>
          <w:sz w:val="24"/>
          <w:szCs w:val="24"/>
          <w:lang w:val="en-US" w:eastAsia="en-US"/>
        </w:rPr>
        <w:t xml:space="preserve">ill </w:t>
      </w:r>
      <w:r w:rsidR="00C10E8D">
        <w:rPr>
          <w:rFonts w:ascii="Times New Roman" w:eastAsiaTheme="minorHAnsi" w:hAnsi="Times New Roman" w:cs="Times New Roman"/>
          <w:sz w:val="24"/>
          <w:szCs w:val="24"/>
          <w:lang w:val="en-US" w:eastAsia="en-US"/>
        </w:rPr>
        <w:t>be</w:t>
      </w:r>
      <w:r>
        <w:rPr>
          <w:rFonts w:ascii="Times New Roman" w:eastAsiaTheme="minorHAnsi" w:hAnsi="Times New Roman" w:cs="Times New Roman"/>
          <w:sz w:val="24"/>
          <w:szCs w:val="24"/>
          <w:lang w:val="en-US" w:eastAsia="en-US"/>
        </w:rPr>
        <w:t xml:space="preserve"> cluster</w:t>
      </w:r>
      <w:r w:rsidR="00C10E8D">
        <w:rPr>
          <w:rFonts w:ascii="Times New Roman" w:eastAsiaTheme="minorHAnsi" w:hAnsi="Times New Roman" w:cs="Times New Roman"/>
          <w:sz w:val="24"/>
          <w:szCs w:val="24"/>
          <w:lang w:val="en-US" w:eastAsia="en-US"/>
        </w:rPr>
        <w:t>ed. However, for OTT</w:t>
      </w:r>
      <w:r w:rsidR="00546DB8">
        <w:rPr>
          <w:rFonts w:ascii="Times New Roman" w:eastAsiaTheme="minorHAnsi" w:hAnsi="Times New Roman" w:cs="Times New Roman"/>
          <w:sz w:val="24"/>
          <w:szCs w:val="24"/>
          <w:lang w:val="en-US" w:eastAsia="en-US"/>
        </w:rPr>
        <w:t>,</w:t>
      </w:r>
      <w:r w:rsidR="00C10E8D">
        <w:rPr>
          <w:rFonts w:ascii="Times New Roman" w:eastAsiaTheme="minorHAnsi" w:hAnsi="Times New Roman" w:cs="Times New Roman"/>
          <w:sz w:val="24"/>
          <w:szCs w:val="24"/>
          <w:lang w:val="en-US" w:eastAsia="en-US"/>
        </w:rPr>
        <w:t xml:space="preserve"> the temperate assemblages </w:t>
      </w:r>
      <w:r>
        <w:rPr>
          <w:rFonts w:ascii="Times New Roman" w:eastAsiaTheme="minorHAnsi" w:hAnsi="Times New Roman" w:cs="Times New Roman"/>
          <w:sz w:val="24"/>
          <w:szCs w:val="24"/>
          <w:lang w:val="en-US" w:eastAsia="en-US"/>
        </w:rPr>
        <w:t xml:space="preserve">will </w:t>
      </w:r>
      <w:r w:rsidR="00C10E8D">
        <w:rPr>
          <w:rFonts w:ascii="Times New Roman" w:eastAsiaTheme="minorHAnsi" w:hAnsi="Times New Roman" w:cs="Times New Roman"/>
          <w:sz w:val="24"/>
          <w:szCs w:val="24"/>
          <w:lang w:val="en-US" w:eastAsia="en-US"/>
        </w:rPr>
        <w:t>be</w:t>
      </w:r>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overdispersed</w:t>
      </w:r>
      <w:proofErr w:type="spellEnd"/>
      <w:r w:rsidR="00546DB8">
        <w:rPr>
          <w:rFonts w:ascii="Times New Roman" w:eastAsiaTheme="minorHAnsi" w:hAnsi="Times New Roman" w:cs="Times New Roman"/>
          <w:sz w:val="24"/>
          <w:szCs w:val="24"/>
          <w:lang w:val="en-US" w:eastAsia="en-US"/>
        </w:rPr>
        <w:t xml:space="preserve"> </w:t>
      </w:r>
      <w:r>
        <w:rPr>
          <w:rFonts w:ascii="Times New Roman" w:eastAsiaTheme="minorHAnsi" w:hAnsi="Times New Roman" w:cs="Times New Roman"/>
          <w:sz w:val="24"/>
          <w:szCs w:val="24"/>
          <w:lang w:val="en-US" w:eastAsia="en-US"/>
        </w:rPr>
        <w:fldChar w:fldCharType="begin" w:fldLock="1"/>
      </w:r>
      <w:r w:rsidR="006006E7">
        <w:rPr>
          <w:rFonts w:ascii="Times New Roman" w:eastAsiaTheme="minorHAnsi" w:hAnsi="Times New Roman" w:cs="Times New Roman"/>
          <w:sz w:val="24"/>
          <w:szCs w:val="24"/>
          <w:lang w:val="en-US" w:eastAsia="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hypothesis","type":"article-journal"},"uris":["http://www.mendeley.com/documents/?uuid=7d1cd333-cd5a-3772-9e2b-07dad4618737"]}],"mendeley":{"formattedCitation":"(Duchêne &amp; Cardillo 2015)","plainTextFormattedCitation":"(Duchêne &amp; Cardillo 2015)","previouslyFormattedCitation":"(Duchêne &amp; Cardillo 2015)"},"properties":{"noteIndex":0},"schema":"https://github.com/citation-style-language/schema/raw/master/csl-citation.json"}</w:instrText>
      </w:r>
      <w:r>
        <w:rPr>
          <w:rFonts w:ascii="Times New Roman" w:eastAsiaTheme="minorHAnsi" w:hAnsi="Times New Roman" w:cs="Times New Roman"/>
          <w:sz w:val="24"/>
          <w:szCs w:val="24"/>
          <w:lang w:val="en-US" w:eastAsia="en-US"/>
        </w:rPr>
        <w:fldChar w:fldCharType="separate"/>
      </w:r>
      <w:r w:rsidRPr="00E6057C">
        <w:rPr>
          <w:rFonts w:ascii="Times New Roman" w:eastAsiaTheme="minorHAnsi" w:hAnsi="Times New Roman" w:cs="Times New Roman"/>
          <w:noProof/>
          <w:sz w:val="24"/>
          <w:szCs w:val="24"/>
          <w:lang w:val="en-US" w:eastAsia="en-US"/>
        </w:rPr>
        <w:t>(Duchêne &amp; Cardillo 2015)</w:t>
      </w:r>
      <w:r>
        <w:rPr>
          <w:rFonts w:ascii="Times New Roman" w:eastAsiaTheme="minorHAnsi" w:hAnsi="Times New Roman" w:cs="Times New Roman"/>
          <w:sz w:val="24"/>
          <w:szCs w:val="24"/>
          <w:lang w:val="en-US" w:eastAsia="en-US"/>
        </w:rPr>
        <w:fldChar w:fldCharType="end"/>
      </w:r>
      <w:commentRangeEnd w:id="80"/>
      <w:r w:rsidR="009E3C9B">
        <w:rPr>
          <w:rStyle w:val="Refdecomentrio"/>
        </w:rPr>
        <w:commentReference w:id="80"/>
      </w:r>
      <w:r>
        <w:rPr>
          <w:rFonts w:ascii="Times New Roman" w:eastAsiaTheme="minorHAnsi" w:hAnsi="Times New Roman" w:cs="Times New Roman"/>
          <w:sz w:val="24"/>
          <w:szCs w:val="24"/>
          <w:lang w:val="en-US" w:eastAsia="en-US"/>
        </w:rPr>
        <w:t xml:space="preserve">. </w:t>
      </w:r>
      <w:del w:id="81" w:author="Gabriel Nakamura" w:date="2019-07-22T21:23:00Z">
        <w:r w:rsidR="006A48E1" w:rsidDel="009E3C9B">
          <w:rPr>
            <w:rFonts w:ascii="Times New Roman" w:eastAsiaTheme="minorHAnsi" w:hAnsi="Times New Roman" w:cs="Times New Roman"/>
            <w:sz w:val="24"/>
            <w:szCs w:val="24"/>
            <w:lang w:val="en-US" w:eastAsia="en-US"/>
          </w:rPr>
          <w:tab/>
        </w:r>
      </w:del>
      <w:r>
        <w:rPr>
          <w:rFonts w:ascii="Times New Roman" w:hAnsi="Times New Roman" w:cs="Times New Roman"/>
          <w:sz w:val="24"/>
          <w:szCs w:val="24"/>
          <w:lang w:val="en-US"/>
        </w:rPr>
        <w:t>We</w:t>
      </w:r>
      <w:r w:rsidR="00FF1682">
        <w:rPr>
          <w:rFonts w:ascii="Times New Roman" w:hAnsi="Times New Roman" w:cs="Times New Roman"/>
          <w:sz w:val="24"/>
          <w:szCs w:val="24"/>
          <w:lang w:val="en-US"/>
        </w:rPr>
        <w:t xml:space="preserve"> </w:t>
      </w:r>
      <w:r w:rsidR="00546DB8">
        <w:rPr>
          <w:rFonts w:ascii="Times New Roman" w:hAnsi="Times New Roman" w:cs="Times New Roman"/>
          <w:sz w:val="24"/>
          <w:szCs w:val="24"/>
          <w:lang w:val="en-US"/>
        </w:rPr>
        <w:t>w</w:t>
      </w:r>
      <w:r>
        <w:rPr>
          <w:rFonts w:ascii="Times New Roman" w:hAnsi="Times New Roman" w:cs="Times New Roman"/>
          <w:sz w:val="24"/>
          <w:szCs w:val="24"/>
          <w:lang w:val="en-US"/>
        </w:rPr>
        <w:t xml:space="preserve">ere </w:t>
      </w:r>
      <w:r>
        <w:rPr>
          <w:rFonts w:ascii="Times New Roman" w:hAnsi="Times New Roman" w:cs="Times New Roman"/>
          <w:sz w:val="24"/>
          <w:szCs w:val="24"/>
          <w:lang w:val="en-US"/>
        </w:rPr>
        <w:lastRenderedPageBreak/>
        <w:t xml:space="preserve">able to show that in temperate biomes we have </w:t>
      </w:r>
      <w:commentRangeStart w:id="82"/>
      <w:r>
        <w:rPr>
          <w:rFonts w:ascii="Times New Roman" w:hAnsi="Times New Roman" w:cs="Times New Roman"/>
          <w:sz w:val="24"/>
          <w:szCs w:val="24"/>
          <w:lang w:val="en-US"/>
        </w:rPr>
        <w:t>cluster</w:t>
      </w:r>
      <w:r w:rsidR="004E56B8">
        <w:rPr>
          <w:rFonts w:ascii="Times New Roman" w:hAnsi="Times New Roman" w:cs="Times New Roman"/>
          <w:sz w:val="24"/>
          <w:szCs w:val="24"/>
          <w:lang w:val="en-US"/>
        </w:rPr>
        <w:t>ed</w:t>
      </w:r>
      <w:r>
        <w:rPr>
          <w:rFonts w:ascii="Times New Roman" w:hAnsi="Times New Roman" w:cs="Times New Roman"/>
          <w:sz w:val="24"/>
          <w:szCs w:val="24"/>
          <w:lang w:val="en-US"/>
        </w:rPr>
        <w:t xml:space="preserve"> assemblages suggesting that </w:t>
      </w:r>
      <w:r w:rsidRPr="00396C99">
        <w:rPr>
          <w:rFonts w:ascii="Times New Roman" w:eastAsiaTheme="minorHAnsi" w:hAnsi="Times New Roman" w:cs="Times New Roman"/>
          <w:i/>
          <w:sz w:val="24"/>
          <w:szCs w:val="24"/>
          <w:lang w:val="en-US" w:eastAsia="en-US"/>
        </w:rPr>
        <w:t>in situ</w:t>
      </w:r>
      <w:r w:rsidRPr="00D31506">
        <w:rPr>
          <w:rFonts w:ascii="Times New Roman" w:eastAsiaTheme="minorHAnsi" w:hAnsi="Times New Roman" w:cs="Times New Roman"/>
          <w:sz w:val="24"/>
          <w:szCs w:val="24"/>
          <w:lang w:val="en-US" w:eastAsia="en-US"/>
        </w:rPr>
        <w:t xml:space="preserve"> speciation is predominant</w:t>
      </w:r>
      <w:r w:rsidR="00FF1682">
        <w:rPr>
          <w:rFonts w:ascii="Times New Roman" w:eastAsiaTheme="minorHAnsi" w:hAnsi="Times New Roman" w:cs="Times New Roman"/>
          <w:sz w:val="24"/>
          <w:szCs w:val="24"/>
          <w:lang w:val="en-US" w:eastAsia="en-US"/>
        </w:rPr>
        <w:t xml:space="preserve"> </w:t>
      </w:r>
      <w:r>
        <w:rPr>
          <w:rFonts w:ascii="Times New Roman" w:eastAsiaTheme="minorHAnsi" w:hAnsi="Times New Roman" w:cs="Times New Roman"/>
          <w:sz w:val="24"/>
          <w:szCs w:val="24"/>
          <w:lang w:val="en-US" w:eastAsia="en-US"/>
        </w:rPr>
        <w:t xml:space="preserve"> </w:t>
      </w:r>
      <w:commentRangeEnd w:id="82"/>
      <w:r w:rsidR="009E3C9B">
        <w:rPr>
          <w:rStyle w:val="Refdecomentrio"/>
        </w:rPr>
        <w:commentReference w:id="82"/>
      </w:r>
      <w:r>
        <w:rPr>
          <w:rFonts w:ascii="Times New Roman" w:eastAsiaTheme="minorHAnsi" w:hAnsi="Times New Roman" w:cs="Times New Roman"/>
          <w:sz w:val="24"/>
          <w:szCs w:val="24"/>
          <w:lang w:val="en-US" w:eastAsia="en-US"/>
        </w:rPr>
        <w:fldChar w:fldCharType="begin" w:fldLock="1"/>
      </w:r>
      <w:r>
        <w:rPr>
          <w:rFonts w:ascii="Times New Roman" w:eastAsiaTheme="minorHAnsi" w:hAnsi="Times New Roman" w:cs="Times New Roman"/>
          <w:sz w:val="24"/>
          <w:szCs w:val="24"/>
          <w:lang w:val="en-US" w:eastAsia="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 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birds","type":"article-journal","volume":"42"},"uris":["http://www.mendeley.com/documents/?uuid=f876524b-a9da-403b-b7b9-aabec01912e7"]}],"mendeley":{"formattedCitation":"(Crouch &lt;i&gt;et al.&lt;/i&gt; 2019)","plainTextFormattedCitation":"(Crouch et al. 2019)","previouslyFormattedCitation":"(Crouch &lt;i&gt;et al.&lt;/i&gt; 2019)"},"properties":{"noteIndex":0},"schema":"https://github.com/citation-style-language/schema/raw/master/csl-citation.json"}</w:instrText>
      </w:r>
      <w:r>
        <w:rPr>
          <w:rFonts w:ascii="Times New Roman" w:eastAsiaTheme="minorHAnsi" w:hAnsi="Times New Roman" w:cs="Times New Roman"/>
          <w:sz w:val="24"/>
          <w:szCs w:val="24"/>
          <w:lang w:val="en-US" w:eastAsia="en-US"/>
        </w:rPr>
        <w:fldChar w:fldCharType="separate"/>
      </w:r>
      <w:r w:rsidRPr="003B0582">
        <w:rPr>
          <w:rFonts w:ascii="Times New Roman" w:eastAsiaTheme="minorHAnsi" w:hAnsi="Times New Roman" w:cs="Times New Roman"/>
          <w:noProof/>
          <w:sz w:val="24"/>
          <w:szCs w:val="24"/>
          <w:lang w:val="en-US" w:eastAsia="en-US"/>
        </w:rPr>
        <w:t xml:space="preserve">(Crouch </w:t>
      </w:r>
      <w:r w:rsidRPr="003B0582">
        <w:rPr>
          <w:rFonts w:ascii="Times New Roman" w:eastAsiaTheme="minorHAnsi" w:hAnsi="Times New Roman" w:cs="Times New Roman"/>
          <w:i/>
          <w:noProof/>
          <w:sz w:val="24"/>
          <w:szCs w:val="24"/>
          <w:lang w:val="en-US" w:eastAsia="en-US"/>
        </w:rPr>
        <w:t>et al.</w:t>
      </w:r>
      <w:r w:rsidRPr="003B0582">
        <w:rPr>
          <w:rFonts w:ascii="Times New Roman" w:eastAsiaTheme="minorHAnsi" w:hAnsi="Times New Roman" w:cs="Times New Roman"/>
          <w:noProof/>
          <w:sz w:val="24"/>
          <w:szCs w:val="24"/>
          <w:lang w:val="en-US" w:eastAsia="en-US"/>
        </w:rPr>
        <w:t xml:space="preserve"> 2019)</w:t>
      </w:r>
      <w:r>
        <w:rPr>
          <w:rFonts w:ascii="Times New Roman" w:eastAsiaTheme="minorHAnsi" w:hAnsi="Times New Roman" w:cs="Times New Roman"/>
          <w:sz w:val="24"/>
          <w:szCs w:val="24"/>
          <w:lang w:val="en-US" w:eastAsia="en-US"/>
        </w:rPr>
        <w:fldChar w:fldCharType="end"/>
      </w:r>
      <w:r w:rsidRPr="003B0582">
        <w:rPr>
          <w:rFonts w:ascii="Times New Roman" w:eastAsiaTheme="minorHAnsi" w:hAnsi="Times New Roman" w:cs="Times New Roman"/>
          <w:sz w:val="24"/>
          <w:szCs w:val="24"/>
          <w:lang w:val="en-US" w:eastAsia="en-US"/>
        </w:rPr>
        <w:t>.</w:t>
      </w:r>
      <w:r>
        <w:rPr>
          <w:rFonts w:ascii="Times New Roman" w:eastAsiaTheme="minorHAnsi" w:hAnsi="Times New Roman" w:cs="Times New Roman"/>
          <w:sz w:val="24"/>
          <w:szCs w:val="24"/>
          <w:lang w:val="en-US" w:eastAsia="en-US"/>
        </w:rPr>
        <w:t xml:space="preserve"> </w:t>
      </w:r>
      <w:r w:rsidR="00546DB8">
        <w:rPr>
          <w:rFonts w:ascii="Times New Roman" w:eastAsiaTheme="minorHAnsi" w:hAnsi="Times New Roman" w:cs="Times New Roman"/>
          <w:sz w:val="24"/>
          <w:szCs w:val="24"/>
          <w:lang w:val="en-US" w:eastAsia="en-US"/>
        </w:rPr>
        <w:t xml:space="preserve">The clustered assemblages in temperate biomes are </w:t>
      </w:r>
      <w:r w:rsidR="00157119">
        <w:rPr>
          <w:rFonts w:ascii="Times New Roman" w:eastAsiaTheme="minorHAnsi" w:hAnsi="Times New Roman" w:cs="Times New Roman"/>
          <w:sz w:val="24"/>
          <w:szCs w:val="24"/>
          <w:lang w:val="en-US" w:eastAsia="en-US"/>
        </w:rPr>
        <w:t>consistent with the expectations of TNC</w:t>
      </w:r>
      <w:r w:rsidR="00365542">
        <w:rPr>
          <w:rFonts w:ascii="Times New Roman" w:eastAsiaTheme="minorHAnsi" w:hAnsi="Times New Roman" w:cs="Times New Roman"/>
          <w:sz w:val="24"/>
          <w:szCs w:val="24"/>
          <w:lang w:val="en-US" w:eastAsia="en-US"/>
        </w:rPr>
        <w:t>. A</w:t>
      </w:r>
      <w:r w:rsidR="00546DB8">
        <w:rPr>
          <w:rFonts w:ascii="Times New Roman" w:eastAsiaTheme="minorHAnsi" w:hAnsi="Times New Roman" w:cs="Times New Roman"/>
          <w:sz w:val="24"/>
          <w:szCs w:val="24"/>
          <w:lang w:val="en-US" w:eastAsia="en-US"/>
        </w:rPr>
        <w:t xml:space="preserve">lso, </w:t>
      </w:r>
      <w:r w:rsidR="00157119">
        <w:rPr>
          <w:rFonts w:ascii="Times New Roman" w:eastAsiaTheme="minorHAnsi" w:hAnsi="Times New Roman" w:cs="Times New Roman"/>
          <w:sz w:val="24"/>
          <w:szCs w:val="24"/>
          <w:lang w:val="en-US" w:eastAsia="en-US"/>
        </w:rPr>
        <w:t>further support is provided by the age of the assemblage, because in</w:t>
      </w:r>
      <w:r w:rsidR="00FF1682">
        <w:rPr>
          <w:rFonts w:ascii="Times New Roman" w:eastAsiaTheme="minorHAnsi" w:hAnsi="Times New Roman" w:cs="Times New Roman"/>
          <w:sz w:val="24"/>
          <w:szCs w:val="24"/>
          <w:lang w:val="en-US" w:eastAsia="en-US"/>
        </w:rPr>
        <w:t xml:space="preserve"> temperate</w:t>
      </w:r>
      <w:r w:rsidR="00157119">
        <w:rPr>
          <w:rFonts w:ascii="Times New Roman" w:eastAsiaTheme="minorHAnsi" w:hAnsi="Times New Roman" w:cs="Times New Roman"/>
          <w:sz w:val="24"/>
          <w:szCs w:val="24"/>
          <w:lang w:val="en-US" w:eastAsia="en-US"/>
        </w:rPr>
        <w:t xml:space="preserve"> biomes, </w:t>
      </w:r>
      <w:r w:rsidR="000C3578">
        <w:rPr>
          <w:rFonts w:ascii="Times New Roman" w:eastAsiaTheme="minorHAnsi" w:hAnsi="Times New Roman" w:cs="Times New Roman"/>
          <w:sz w:val="24"/>
          <w:szCs w:val="24"/>
          <w:lang w:val="en-US" w:eastAsia="en-US"/>
        </w:rPr>
        <w:t xml:space="preserve">the assemblages </w:t>
      </w:r>
      <w:r w:rsidR="00157119">
        <w:rPr>
          <w:rFonts w:ascii="Times New Roman" w:eastAsiaTheme="minorHAnsi" w:hAnsi="Times New Roman" w:cs="Times New Roman"/>
          <w:sz w:val="24"/>
          <w:szCs w:val="24"/>
          <w:lang w:val="en-US" w:eastAsia="en-US"/>
        </w:rPr>
        <w:t>have a recent age</w:t>
      </w:r>
      <w:r w:rsidR="00FF1682">
        <w:rPr>
          <w:rFonts w:ascii="Times New Roman" w:eastAsiaTheme="minorHAnsi" w:hAnsi="Times New Roman" w:cs="Times New Roman"/>
          <w:sz w:val="24"/>
          <w:szCs w:val="24"/>
          <w:lang w:val="en-US" w:eastAsia="en-US"/>
        </w:rPr>
        <w:t xml:space="preserve">. </w:t>
      </w:r>
      <w:r w:rsidR="00157119">
        <w:rPr>
          <w:rFonts w:ascii="Times New Roman" w:eastAsiaTheme="minorHAnsi" w:hAnsi="Times New Roman" w:cs="Times New Roman"/>
          <w:sz w:val="24"/>
          <w:szCs w:val="24"/>
          <w:lang w:val="en-US" w:eastAsia="en-US"/>
        </w:rPr>
        <w:t>So, the ancestor in the tropics tend to stay in these biomes and in temperate biomes,</w:t>
      </w:r>
      <w:r w:rsidR="00DB41D6">
        <w:rPr>
          <w:rFonts w:ascii="Times New Roman" w:eastAsiaTheme="minorHAnsi" w:hAnsi="Times New Roman" w:cs="Times New Roman"/>
          <w:sz w:val="24"/>
          <w:szCs w:val="24"/>
          <w:lang w:val="en-US" w:eastAsia="en-US"/>
        </w:rPr>
        <w:t xml:space="preserve"> the dispersal event</w:t>
      </w:r>
      <w:r w:rsidR="00157119">
        <w:rPr>
          <w:rFonts w:ascii="Times New Roman" w:eastAsiaTheme="minorHAnsi" w:hAnsi="Times New Roman" w:cs="Times New Roman"/>
          <w:sz w:val="24"/>
          <w:szCs w:val="24"/>
          <w:lang w:val="en-US" w:eastAsia="en-US"/>
        </w:rPr>
        <w:t xml:space="preserve"> was recent</w:t>
      </w:r>
      <w:r w:rsidR="00365542">
        <w:rPr>
          <w:rFonts w:ascii="Times New Roman" w:eastAsiaTheme="minorHAnsi" w:hAnsi="Times New Roman" w:cs="Times New Roman"/>
          <w:sz w:val="24"/>
          <w:szCs w:val="24"/>
          <w:lang w:val="en-US" w:eastAsia="en-US"/>
        </w:rPr>
        <w:t>. But, for TNC the dispersal event is expected occur during the Eocene-Oligocene</w:t>
      </w:r>
      <w:r w:rsidR="00123FA0">
        <w:rPr>
          <w:rFonts w:ascii="Times New Roman" w:eastAsiaTheme="minorHAnsi" w:hAnsi="Times New Roman" w:cs="Times New Roman"/>
          <w:sz w:val="24"/>
          <w:szCs w:val="24"/>
          <w:lang w:val="en-US" w:eastAsia="en-US"/>
        </w:rPr>
        <w:t xml:space="preserve"> </w:t>
      </w:r>
      <w:r w:rsidR="00365542">
        <w:rPr>
          <w:rFonts w:ascii="Times New Roman" w:eastAsiaTheme="minorHAnsi" w:hAnsi="Times New Roman" w:cs="Times New Roman"/>
          <w:sz w:val="24"/>
          <w:szCs w:val="24"/>
          <w:lang w:val="en-US" w:eastAsia="en-US"/>
        </w:rPr>
        <w:t xml:space="preserve">Climate transition (around 34 Ma) and the values that we found </w:t>
      </w:r>
      <w:r w:rsidR="0008110C">
        <w:rPr>
          <w:rFonts w:ascii="Times New Roman" w:eastAsiaTheme="minorHAnsi" w:hAnsi="Times New Roman" w:cs="Times New Roman"/>
          <w:sz w:val="24"/>
          <w:szCs w:val="24"/>
          <w:lang w:val="en-US" w:eastAsia="en-US"/>
        </w:rPr>
        <w:t xml:space="preserve">of age assemblage in temperate biomes </w:t>
      </w:r>
      <w:r w:rsidR="00365542">
        <w:rPr>
          <w:rFonts w:ascii="Times New Roman" w:eastAsiaTheme="minorHAnsi" w:hAnsi="Times New Roman" w:cs="Times New Roman"/>
          <w:sz w:val="24"/>
          <w:szCs w:val="24"/>
          <w:lang w:val="en-US" w:eastAsia="en-US"/>
        </w:rPr>
        <w:t xml:space="preserve">are lower than that. </w:t>
      </w:r>
      <w:r w:rsidR="0008110C">
        <w:rPr>
          <w:rFonts w:ascii="Times New Roman" w:eastAsiaTheme="minorHAnsi" w:hAnsi="Times New Roman" w:cs="Times New Roman"/>
          <w:sz w:val="24"/>
          <w:szCs w:val="24"/>
          <w:lang w:val="en-US" w:eastAsia="en-US"/>
        </w:rPr>
        <w:t>This is consistent with the evidence of fossil record of avian</w:t>
      </w:r>
      <w:r w:rsidR="00DB5F78">
        <w:rPr>
          <w:rFonts w:ascii="Times New Roman" w:eastAsiaTheme="minorHAnsi" w:hAnsi="Times New Roman" w:cs="Times New Roman"/>
          <w:sz w:val="24"/>
          <w:szCs w:val="24"/>
          <w:lang w:val="en-US" w:eastAsia="en-US"/>
        </w:rPr>
        <w:t xml:space="preserve"> </w:t>
      </w:r>
      <w:r w:rsidR="00DB5F78">
        <w:rPr>
          <w:rFonts w:ascii="Times New Roman" w:eastAsiaTheme="minorHAnsi" w:hAnsi="Times New Roman" w:cs="Times New Roman"/>
          <w:sz w:val="24"/>
          <w:szCs w:val="24"/>
          <w:lang w:val="en-US" w:eastAsia="en-US"/>
        </w:rPr>
        <w:fldChar w:fldCharType="begin" w:fldLock="1"/>
      </w:r>
      <w:r w:rsidR="00DB5F78">
        <w:rPr>
          <w:rFonts w:ascii="Times New Roman" w:eastAsiaTheme="minorHAnsi" w:hAnsi="Times New Roman" w:cs="Times New Roman"/>
          <w:sz w:val="24"/>
          <w:szCs w:val="24"/>
          <w:lang w:val="en-US" w:eastAsia="en-US"/>
        </w:rPr>
        <w:instrText>ADDIN CSL_CITATION {"citationItems":[{"id":"ITEM-1","itemData":{"DOI":"10.2307/4090483","ISSN":"00048038","abstract":"Songbirds (Passeriformes) occur in the fossil record of the Northern Hemisphere around the early Oligocene. It has recently been suggested that the major passeriform lineages diverged in Gondwana in the mid- to late Cretaceous and that the oscines, which include all extant European songbirds, originated on the Australian continental plate. Suboscines are assumed to have originated in western Gondwana. Although there is an abundant fossil record of songbirds in Europe, few attempts have been made to set those remains in a phylogenetic context. Our examination of fossil songbirds from three middle Miocene localities in Germany and France shows that many lack the derived morphology of the hypotarsus that characterizes extant Eupasseres (a taxon that comprises oscines and suboscines). We assume that these fossil taxa are outside the crown-group of Eupasseres, which indicates the presence of an ancient songbird avifauna in the Miocene of Europe, in addition to the few fossil Eupasseres already described in the literature.","author":[{"dropping-particle":"","family":"Manegold","given":"Albrecht","non-dropping-particle":"","parse-names":false,"suffix":""},{"dropping-particle":"","family":"Mayr","given":"Gerald","non-dropping-particle":"","parse-names":false,"suffix":""},{"dropping-particle":"","family":"Mourer-Chauviré","given":"Cécile","non-dropping-particle":"","parse-names":false,"suffix":""}],"container-title":"The Auk","id":"ITEM-1","issue":"4","issued":{"date-parts":[["2014"]]},"page":"1155-1160","title":"Miocene Songbirds and the Composition of the European Passeriform Avifauna","type":"article-journal","volume":"121"},"uris":["http://www.mendeley.com/documents/?uuid=2cbd5bb0-f433-4eee-8f2a-24a71fbf29a4"]},{"id":"ITEM-2","itemData":{"DOI":"10.1126/science.1096856","ISSN":"00368075","abstract":"I report on tiny skeletons of stem-group hummingbirds from the early Oligocene of Germany that are of essentially modern appearance and exhibit morphological specializations toward nectarivory and hovering flight. These are the oldest fossils of modern-type hummingbirds, which had not previously been reported from the Old World. The findings demonstrate that early hummingbird evolution was not restricted to the New World. They further suggest that bird-flower coevolution dates back to the early Oligocene and open another view on the origin of ornithophily in Old World plants.","author":[{"dropping-particle":"","family":"Mayr","given":"Gerald","non-dropping-particle":"","parse-names":false,"suffix":""}],"container-title":"Science","id":"ITEM-2","issue":"5672","issued":{"date-parts":[["2004"]]},"page":"861-864","title":"Old World Fossil Record of Modern-Type Hummingbirds","type":"article-journal","volume":"304"},"uris":["http://www.mendeley.com/documents/?uuid=00e08934-646f-45b8-9b38-eba242448955"]}],"mendeley":{"formattedCitation":"(Mayr 2004; Manegold &lt;i&gt;et al.&lt;/i&gt; 2014)","plainTextFormattedCitation":"(Mayr 2004; Manegold et al. 2014)","previouslyFormattedCitation":"(Mayr 2004; Manegold &lt;i&gt;et al.&lt;/i&gt; 2014)"},"properties":{"noteIndex":0},"schema":"https://github.com/citation-style-language/schema/raw/master/csl-citation.json"}</w:instrText>
      </w:r>
      <w:r w:rsidR="00DB5F78">
        <w:rPr>
          <w:rFonts w:ascii="Times New Roman" w:eastAsiaTheme="minorHAnsi" w:hAnsi="Times New Roman" w:cs="Times New Roman"/>
          <w:sz w:val="24"/>
          <w:szCs w:val="24"/>
          <w:lang w:val="en-US" w:eastAsia="en-US"/>
        </w:rPr>
        <w:fldChar w:fldCharType="separate"/>
      </w:r>
      <w:r w:rsidR="00DB5F78" w:rsidRPr="00DB5F78">
        <w:rPr>
          <w:rFonts w:ascii="Times New Roman" w:eastAsiaTheme="minorHAnsi" w:hAnsi="Times New Roman" w:cs="Times New Roman"/>
          <w:noProof/>
          <w:sz w:val="24"/>
          <w:szCs w:val="24"/>
          <w:lang w:val="en-US" w:eastAsia="en-US"/>
        </w:rPr>
        <w:t xml:space="preserve">(Mayr 2004; Manegold </w:t>
      </w:r>
      <w:r w:rsidR="00DB5F78" w:rsidRPr="00DB5F78">
        <w:rPr>
          <w:rFonts w:ascii="Times New Roman" w:eastAsiaTheme="minorHAnsi" w:hAnsi="Times New Roman" w:cs="Times New Roman"/>
          <w:i/>
          <w:noProof/>
          <w:sz w:val="24"/>
          <w:szCs w:val="24"/>
          <w:lang w:val="en-US" w:eastAsia="en-US"/>
        </w:rPr>
        <w:t>et al.</w:t>
      </w:r>
      <w:r w:rsidR="00DB5F78" w:rsidRPr="00DB5F78">
        <w:rPr>
          <w:rFonts w:ascii="Times New Roman" w:eastAsiaTheme="minorHAnsi" w:hAnsi="Times New Roman" w:cs="Times New Roman"/>
          <w:noProof/>
          <w:sz w:val="24"/>
          <w:szCs w:val="24"/>
          <w:lang w:val="en-US" w:eastAsia="en-US"/>
        </w:rPr>
        <w:t xml:space="preserve"> 2014)</w:t>
      </w:r>
      <w:r w:rsidR="00DB5F78">
        <w:rPr>
          <w:rFonts w:ascii="Times New Roman" w:eastAsiaTheme="minorHAnsi" w:hAnsi="Times New Roman" w:cs="Times New Roman"/>
          <w:sz w:val="24"/>
          <w:szCs w:val="24"/>
          <w:lang w:val="en-US" w:eastAsia="en-US"/>
        </w:rPr>
        <w:fldChar w:fldCharType="end"/>
      </w:r>
      <w:r w:rsidR="0008110C">
        <w:rPr>
          <w:rFonts w:ascii="Times New Roman" w:eastAsiaTheme="minorHAnsi" w:hAnsi="Times New Roman" w:cs="Times New Roman"/>
          <w:sz w:val="24"/>
          <w:szCs w:val="24"/>
          <w:lang w:val="en-US" w:eastAsia="en-US"/>
        </w:rPr>
        <w:t xml:space="preserve"> and </w:t>
      </w:r>
      <w:r w:rsidR="00123FA0">
        <w:rPr>
          <w:rFonts w:ascii="Times New Roman" w:eastAsiaTheme="minorHAnsi" w:hAnsi="Times New Roman" w:cs="Times New Roman"/>
          <w:sz w:val="24"/>
          <w:szCs w:val="24"/>
          <w:lang w:val="en-US" w:eastAsia="en-US"/>
        </w:rPr>
        <w:t xml:space="preserve">woody angiosperms </w:t>
      </w:r>
      <w:r w:rsidR="00DB5F78">
        <w:rPr>
          <w:rFonts w:ascii="Times New Roman" w:eastAsiaTheme="minorHAnsi" w:hAnsi="Times New Roman" w:cs="Times New Roman"/>
          <w:sz w:val="24"/>
          <w:szCs w:val="24"/>
          <w:lang w:val="en-US" w:eastAsia="en-US"/>
        </w:rPr>
        <w:fldChar w:fldCharType="begin" w:fldLock="1"/>
      </w:r>
      <w:r w:rsidR="00CD1E6D">
        <w:rPr>
          <w:rFonts w:ascii="Times New Roman" w:eastAsiaTheme="minorHAnsi" w:hAnsi="Times New Roman" w:cs="Times New Roman"/>
          <w:sz w:val="24"/>
          <w:szCs w:val="24"/>
          <w:lang w:val="en-US" w:eastAsia="en-US"/>
        </w:rPr>
        <w:instrText>ADDIN CSL_CITATION {"citationItems":[{"id":"ITEM-1","itemData":{"DOI":"10.1073/pnas.1308932111","ISBN":"1308932111","ISSN":"0027-8424","abstract":"Plant diversity, like that of most other taxonomic groups, peaks in the tropics, where climatic conditions are warm and wet, and it declines toward the temperate and polar zones as conditions become colder and drier, with more seasonally variable temperatures. Climate and evolutionary history are often considered competing explanations for the latitudinal gradient, but they are linked by the evolutionarily conserved environmental adaptations of species and the history of Earth's climate system. The tropical conservatism hypothesis (TCH) invokes niche conservatism, climatic limitations on establishment and survival, and paleoclimatic history to explain the latitudinal diversity gradient. Here, we use latitudinal distributions for over 12,500 woody angiosperm species, a fossil-calibrated supertree, and null modeling to test predictions of the TCH. Regional assemblages in the northern and southern temperate zones are less phylogenetically diverse than expected based on their species richness, because temperate taxa are clustered into relatively few clades. Moreover, lineages with temperate affinities are generally younger and nested within older, more tropical lineages. As predicted by the TCH, the vast majority of temperate lineages have arisen since global cooling began at the Eocene-Oligocene boundary (34 Mya). By linking physiological tolerances of species to evolutionary and biogeographic processes, phylogenetic niche conservatism may provide a theoretical framework for a generalized explanation for Earth's predominant pattern of biodiversity.","author":[{"dropping-particle":"","family":"Kerkhoff","given":"A. J.","non-dropping-particle":"","parse-names":false,"suffix":""},{"dropping-particle":"","family":"Moriarty","given":"P. E.","non-dropping-particle":"","parse-names":false,"suffix":""},{"dropping-particle":"","family":"Weiser","given":"M. D.","non-dropping-particle":"","parse-names":false,"suffix":""}],"container-title":"PNAS","id":"ITEM-1","issue":"22","issued":{"date-parts":[["2014"]]},"page":"8125-8130","title":"The latitudinal species richness gradient in New World woody angiosperms is consistent with the tropical conservatism hypothesis","type":"article-journal","volume":"111"},"uris":["http://www.mendeley.com/documents/?uuid=781e6aba-eaab-40af-95bd-ea01b4e682ed"]}],"mendeley":{"formattedCitation":"(Kerkhoff &lt;i&gt;et al.&lt;/i&gt; 2014)","plainTextFormattedCitation":"(Kerkhoff et al. 2014)","previouslyFormattedCitation":"(Kerkhoff &lt;i&gt;et al.&lt;/i&gt; 2014)"},"properties":{"noteIndex":0},"schema":"https://github.com/citation-style-language/schema/raw/master/csl-citation.json"}</w:instrText>
      </w:r>
      <w:r w:rsidR="00DB5F78">
        <w:rPr>
          <w:rFonts w:ascii="Times New Roman" w:eastAsiaTheme="minorHAnsi" w:hAnsi="Times New Roman" w:cs="Times New Roman"/>
          <w:sz w:val="24"/>
          <w:szCs w:val="24"/>
          <w:lang w:val="en-US" w:eastAsia="en-US"/>
        </w:rPr>
        <w:fldChar w:fldCharType="separate"/>
      </w:r>
      <w:r w:rsidR="00DB5F78" w:rsidRPr="00DB5F78">
        <w:rPr>
          <w:rFonts w:ascii="Times New Roman" w:eastAsiaTheme="minorHAnsi" w:hAnsi="Times New Roman" w:cs="Times New Roman"/>
          <w:noProof/>
          <w:sz w:val="24"/>
          <w:szCs w:val="24"/>
          <w:lang w:val="en-US" w:eastAsia="en-US"/>
        </w:rPr>
        <w:t xml:space="preserve">(Kerkhoff </w:t>
      </w:r>
      <w:r w:rsidR="00DB5F78" w:rsidRPr="00DB5F78">
        <w:rPr>
          <w:rFonts w:ascii="Times New Roman" w:eastAsiaTheme="minorHAnsi" w:hAnsi="Times New Roman" w:cs="Times New Roman"/>
          <w:i/>
          <w:noProof/>
          <w:sz w:val="24"/>
          <w:szCs w:val="24"/>
          <w:lang w:val="en-US" w:eastAsia="en-US"/>
        </w:rPr>
        <w:t>et al.</w:t>
      </w:r>
      <w:r w:rsidR="00DB5F78" w:rsidRPr="00DB5F78">
        <w:rPr>
          <w:rFonts w:ascii="Times New Roman" w:eastAsiaTheme="minorHAnsi" w:hAnsi="Times New Roman" w:cs="Times New Roman"/>
          <w:noProof/>
          <w:sz w:val="24"/>
          <w:szCs w:val="24"/>
          <w:lang w:val="en-US" w:eastAsia="en-US"/>
        </w:rPr>
        <w:t xml:space="preserve"> 2014)</w:t>
      </w:r>
      <w:r w:rsidR="00DB5F78">
        <w:rPr>
          <w:rFonts w:ascii="Times New Roman" w:eastAsiaTheme="minorHAnsi" w:hAnsi="Times New Roman" w:cs="Times New Roman"/>
          <w:sz w:val="24"/>
          <w:szCs w:val="24"/>
          <w:lang w:val="en-US" w:eastAsia="en-US"/>
        </w:rPr>
        <w:fldChar w:fldCharType="end"/>
      </w:r>
      <w:r w:rsidR="00DB5F78">
        <w:rPr>
          <w:rFonts w:ascii="Times New Roman" w:eastAsiaTheme="minorHAnsi" w:hAnsi="Times New Roman" w:cs="Times New Roman"/>
          <w:sz w:val="24"/>
          <w:szCs w:val="24"/>
          <w:lang w:val="en-US" w:eastAsia="en-US"/>
        </w:rPr>
        <w:t xml:space="preserve"> </w:t>
      </w:r>
      <w:r w:rsidR="0008110C">
        <w:rPr>
          <w:rFonts w:ascii="Times New Roman" w:eastAsiaTheme="minorHAnsi" w:hAnsi="Times New Roman" w:cs="Times New Roman"/>
          <w:sz w:val="24"/>
          <w:szCs w:val="24"/>
          <w:lang w:val="en-US" w:eastAsia="en-US"/>
        </w:rPr>
        <w:t>that found the most of temperate lineages should have arisen after the E</w:t>
      </w:r>
      <w:r w:rsidR="0008110C" w:rsidRPr="0008110C">
        <w:rPr>
          <w:rFonts w:ascii="Times New Roman" w:eastAsiaTheme="minorHAnsi" w:hAnsi="Times New Roman" w:cs="Times New Roman"/>
          <w:sz w:val="24"/>
          <w:szCs w:val="24"/>
          <w:lang w:val="en-US" w:eastAsia="en-US"/>
        </w:rPr>
        <w:t xml:space="preserve">ocene-Oligocene </w:t>
      </w:r>
      <w:r w:rsidR="0008110C">
        <w:rPr>
          <w:rFonts w:ascii="Times New Roman" w:eastAsiaTheme="minorHAnsi" w:hAnsi="Times New Roman" w:cs="Times New Roman"/>
          <w:sz w:val="24"/>
          <w:szCs w:val="24"/>
          <w:lang w:val="en-US" w:eastAsia="en-US"/>
        </w:rPr>
        <w:t>Climate Transition</w:t>
      </w:r>
      <w:r w:rsidR="0008110C" w:rsidRPr="0008110C">
        <w:rPr>
          <w:rFonts w:ascii="Times New Roman" w:eastAsiaTheme="minorHAnsi" w:hAnsi="Times New Roman" w:cs="Times New Roman"/>
          <w:sz w:val="24"/>
          <w:szCs w:val="24"/>
          <w:lang w:val="en-US" w:eastAsia="en-US"/>
        </w:rPr>
        <w:t>, when the Earth</w:t>
      </w:r>
      <w:r w:rsidR="0008110C">
        <w:rPr>
          <w:rFonts w:ascii="Times New Roman" w:eastAsiaTheme="minorHAnsi" w:hAnsi="Times New Roman" w:cs="Times New Roman"/>
          <w:sz w:val="24"/>
          <w:szCs w:val="24"/>
          <w:lang w:val="en-US" w:eastAsia="en-US"/>
        </w:rPr>
        <w:t xml:space="preserve"> </w:t>
      </w:r>
      <w:r w:rsidR="0008110C" w:rsidRPr="0008110C">
        <w:rPr>
          <w:rFonts w:ascii="Times New Roman" w:eastAsiaTheme="minorHAnsi" w:hAnsi="Times New Roman" w:cs="Times New Roman"/>
          <w:sz w:val="24"/>
          <w:szCs w:val="24"/>
          <w:lang w:val="en-US" w:eastAsia="en-US"/>
        </w:rPr>
        <w:t>began to cool and tropical environments contracted relative</w:t>
      </w:r>
      <w:r w:rsidR="0008110C">
        <w:rPr>
          <w:rFonts w:ascii="Times New Roman" w:eastAsiaTheme="minorHAnsi" w:hAnsi="Times New Roman" w:cs="Times New Roman"/>
          <w:sz w:val="24"/>
          <w:szCs w:val="24"/>
          <w:lang w:val="en-US" w:eastAsia="en-US"/>
        </w:rPr>
        <w:t xml:space="preserve"> </w:t>
      </w:r>
      <w:r w:rsidR="0008110C" w:rsidRPr="0008110C">
        <w:rPr>
          <w:rFonts w:ascii="Times New Roman" w:eastAsiaTheme="minorHAnsi" w:hAnsi="Times New Roman" w:cs="Times New Roman"/>
          <w:sz w:val="24"/>
          <w:szCs w:val="24"/>
          <w:lang w:val="en-US" w:eastAsia="en-US"/>
        </w:rPr>
        <w:t>to the temperate and boreal zones.</w:t>
      </w:r>
      <w:r w:rsidR="00123FA0">
        <w:rPr>
          <w:rFonts w:ascii="Times New Roman" w:eastAsiaTheme="minorHAnsi" w:hAnsi="Times New Roman" w:cs="Times New Roman"/>
          <w:sz w:val="24"/>
          <w:szCs w:val="24"/>
          <w:lang w:val="en-US" w:eastAsia="en-US"/>
        </w:rPr>
        <w:t xml:space="preserve"> </w:t>
      </w:r>
      <w:r w:rsidR="00157119">
        <w:rPr>
          <w:rFonts w:ascii="Times New Roman" w:hAnsi="Times New Roman" w:cs="Times New Roman"/>
          <w:sz w:val="24"/>
          <w:szCs w:val="24"/>
          <w:lang w:val="en-US"/>
        </w:rPr>
        <w:t xml:space="preserve">As consequence of that, our findings are, we have a few and recent lineages in temperate biomes </w:t>
      </w:r>
      <w:r w:rsidR="00DB41D6">
        <w:rPr>
          <w:rFonts w:ascii="Times New Roman" w:hAnsi="Times New Roman" w:cs="Times New Roman"/>
          <w:sz w:val="24"/>
          <w:szCs w:val="24"/>
          <w:lang w:val="en-US"/>
        </w:rPr>
        <w:t xml:space="preserve">broadly supporting the expectations of the TNC and, less consistent with the expectations of OTT. </w:t>
      </w:r>
      <w:r w:rsidR="00DB41D6">
        <w:rPr>
          <w:rFonts w:ascii="Times New Roman" w:hAnsi="Times New Roman" w:cs="Times New Roman"/>
          <w:sz w:val="24"/>
          <w:szCs w:val="24"/>
          <w:lang w:val="en-US"/>
        </w:rPr>
        <w:tab/>
      </w:r>
    </w:p>
    <w:p w14:paraId="59D1B788" w14:textId="18E826A2" w:rsidR="00525A2F" w:rsidRDefault="00525A2F" w:rsidP="00CD1E6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w:t>
      </w:r>
      <w:r w:rsidR="00291E96">
        <w:rPr>
          <w:rFonts w:ascii="Times New Roman" w:hAnsi="Times New Roman" w:cs="Times New Roman"/>
          <w:sz w:val="24"/>
          <w:szCs w:val="24"/>
          <w:lang w:val="en-US"/>
        </w:rPr>
        <w:t xml:space="preserve"> i</w:t>
      </w:r>
      <w:r>
        <w:rPr>
          <w:rFonts w:ascii="Times New Roman" w:hAnsi="Times New Roman" w:cs="Times New Roman"/>
          <w:sz w:val="24"/>
          <w:szCs w:val="24"/>
          <w:lang w:val="en-US"/>
        </w:rPr>
        <w:t xml:space="preserve">s interesting to note that for this family, </w:t>
      </w:r>
      <w:r w:rsidR="00010089">
        <w:rPr>
          <w:rFonts w:ascii="Times New Roman" w:hAnsi="Times New Roman" w:cs="Times New Roman"/>
          <w:sz w:val="24"/>
          <w:szCs w:val="24"/>
          <w:lang w:val="en-US"/>
        </w:rPr>
        <w:t xml:space="preserve">the suborder </w:t>
      </w:r>
      <w:r>
        <w:rPr>
          <w:rFonts w:ascii="Times New Roman" w:hAnsi="Times New Roman" w:cs="Times New Roman"/>
          <w:sz w:val="24"/>
          <w:szCs w:val="24"/>
          <w:lang w:val="en-US"/>
        </w:rPr>
        <w:t xml:space="preserve">Suboscines appear to originate in austral Gondwana and became isolate in South America when the continent was separated from Antarctica (about 40 Ma)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birds","type":"article-journal"},"uris":["http://www.mendeley.com/documents/?uuid=02728680-7463-39ba-bcb2-b2b3ae796860"]}],"mendeley":{"formattedCitation":"(Kennedy &lt;i&gt;et al.&lt;/i&gt; 2014)","plainTextFormattedCitation":"(Kennedy et al. 2014)","previouslyFormattedCitation":"(Kennedy &lt;i&gt;et al.&lt;/i&gt; 2014)"},"properties":{"noteIndex":0},"schema":"https://github.com/citation-style-language/schema/raw/master/csl-citation.json"}</w:instrText>
      </w:r>
      <w:r>
        <w:rPr>
          <w:rFonts w:ascii="Times New Roman" w:hAnsi="Times New Roman" w:cs="Times New Roman"/>
          <w:sz w:val="24"/>
          <w:szCs w:val="24"/>
          <w:lang w:val="en-US"/>
        </w:rPr>
        <w:fldChar w:fldCharType="separate"/>
      </w:r>
      <w:r w:rsidRPr="006032A3">
        <w:rPr>
          <w:rFonts w:ascii="Times New Roman" w:hAnsi="Times New Roman" w:cs="Times New Roman"/>
          <w:noProof/>
          <w:sz w:val="24"/>
          <w:szCs w:val="24"/>
          <w:lang w:val="en-US"/>
        </w:rPr>
        <w:t xml:space="preserve">(Kennedy </w:t>
      </w:r>
      <w:r w:rsidRPr="006032A3">
        <w:rPr>
          <w:rFonts w:ascii="Times New Roman" w:hAnsi="Times New Roman" w:cs="Times New Roman"/>
          <w:i/>
          <w:noProof/>
          <w:sz w:val="24"/>
          <w:szCs w:val="24"/>
          <w:lang w:val="en-US"/>
        </w:rPr>
        <w:t>et al.</w:t>
      </w:r>
      <w:r w:rsidRPr="006032A3">
        <w:rPr>
          <w:rFonts w:ascii="Times New Roman" w:hAnsi="Times New Roman" w:cs="Times New Roman"/>
          <w:noProof/>
          <w:sz w:val="24"/>
          <w:szCs w:val="24"/>
          <w:lang w:val="en-US"/>
        </w:rPr>
        <w:t xml:space="preserve"> 2014)</w:t>
      </w:r>
      <w:r>
        <w:rPr>
          <w:rFonts w:ascii="Times New Roman" w:hAnsi="Times New Roman" w:cs="Times New Roman"/>
          <w:sz w:val="24"/>
          <w:szCs w:val="24"/>
          <w:lang w:val="en-US"/>
        </w:rPr>
        <w:fldChar w:fldCharType="end"/>
      </w:r>
      <w:r w:rsidR="00010089">
        <w:rPr>
          <w:rFonts w:ascii="Times New Roman" w:hAnsi="Times New Roman" w:cs="Times New Roman"/>
          <w:sz w:val="24"/>
          <w:szCs w:val="24"/>
          <w:lang w:val="en-US"/>
        </w:rPr>
        <w:t xml:space="preserve"> </w:t>
      </w:r>
      <w:r w:rsidR="00010089">
        <w:rPr>
          <w:rFonts w:ascii="Times New Roman" w:hAnsi="Times New Roman"/>
          <w:sz w:val="24"/>
          <w:szCs w:val="24"/>
          <w:lang w:val="en-US"/>
        </w:rPr>
        <w:t xml:space="preserve"> and continuous is</w:t>
      </w:r>
      <w:r w:rsidR="00DB41D6">
        <w:rPr>
          <w:rFonts w:ascii="Times New Roman" w:hAnsi="Times New Roman"/>
          <w:sz w:val="24"/>
          <w:szCs w:val="24"/>
          <w:lang w:val="en-US"/>
        </w:rPr>
        <w:t>olated throughout the Cenozoic e</w:t>
      </w:r>
      <w:r w:rsidR="00010089">
        <w:rPr>
          <w:rFonts w:ascii="Times New Roman" w:hAnsi="Times New Roman"/>
          <w:sz w:val="24"/>
          <w:szCs w:val="24"/>
          <w:lang w:val="en-US"/>
        </w:rPr>
        <w:t>ra and only South America were joined when the Isthmus of Panama are form</w:t>
      </w:r>
      <w:r w:rsidR="00F44547">
        <w:rPr>
          <w:rFonts w:ascii="Times New Roman" w:hAnsi="Times New Roman"/>
          <w:sz w:val="24"/>
          <w:szCs w:val="24"/>
          <w:lang w:val="en-US"/>
        </w:rPr>
        <w:t>ed</w:t>
      </w:r>
      <w:r w:rsidR="00010089">
        <w:rPr>
          <w:rFonts w:ascii="Times New Roman" w:hAnsi="Times New Roman"/>
          <w:sz w:val="24"/>
          <w:szCs w:val="24"/>
          <w:lang w:val="en-US"/>
        </w:rPr>
        <w:t xml:space="preserve"> (3-4 Ma), event known as “Great American Biotic Interchange- GABI” </w:t>
      </w:r>
      <w:r w:rsidR="00010089">
        <w:rPr>
          <w:rFonts w:ascii="Times New Roman" w:hAnsi="Times New Roman"/>
          <w:sz w:val="24"/>
          <w:szCs w:val="24"/>
          <w:lang w:val="en-US"/>
        </w:rPr>
        <w:fldChar w:fldCharType="begin" w:fldLock="1"/>
      </w:r>
      <w:r w:rsidR="00010089">
        <w:rPr>
          <w:rFonts w:ascii="Times New Roman" w:hAnsi="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17"]]},"page":"333-342","title":"The profound influence of the late Pliocene Panamanian uplift on the exchange, diversification, and distribution of new world birds","type":"article-journal","volume":"33"},"uris":["http://www.mendeley.com/documents/?uuid=20e75252-4f0f-323d-955f-534f3e4d88f7"]}],"mendeley":{"formattedCitation":"(Smith &amp; Klicka 2010)","plainTextFormattedCitation":"(Smith &amp; Klicka 2010)","previouslyFormattedCitation":"(Smith &amp; Klicka 2010)"},"properties":{"noteIndex":0},"schema":"https://github.com/citation-style-language/schema/raw/master/csl-citation.json"}</w:instrText>
      </w:r>
      <w:r w:rsidR="00010089">
        <w:rPr>
          <w:rFonts w:ascii="Times New Roman" w:hAnsi="Times New Roman"/>
          <w:sz w:val="24"/>
          <w:szCs w:val="24"/>
          <w:lang w:val="en-US"/>
        </w:rPr>
        <w:fldChar w:fldCharType="separate"/>
      </w:r>
      <w:r w:rsidR="00010089" w:rsidRPr="00C2167A">
        <w:rPr>
          <w:rFonts w:ascii="Times New Roman" w:hAnsi="Times New Roman"/>
          <w:noProof/>
          <w:sz w:val="24"/>
          <w:szCs w:val="24"/>
          <w:lang w:val="en-US"/>
        </w:rPr>
        <w:t>(Smith &amp; Klicka 2010)</w:t>
      </w:r>
      <w:r w:rsidR="00010089">
        <w:rPr>
          <w:rFonts w:ascii="Times New Roman" w:hAnsi="Times New Roman"/>
          <w:sz w:val="24"/>
          <w:szCs w:val="24"/>
          <w:lang w:val="en-US"/>
        </w:rPr>
        <w:fldChar w:fldCharType="end"/>
      </w:r>
      <w:r w:rsidR="00010089">
        <w:rPr>
          <w:rFonts w:ascii="Times New Roman" w:hAnsi="Times New Roman"/>
          <w:sz w:val="24"/>
          <w:szCs w:val="24"/>
          <w:lang w:val="en-US"/>
        </w:rPr>
        <w:t xml:space="preserve">, after that a few lineages colonized North America </w:t>
      </w:r>
      <w:r w:rsidR="00010089">
        <w:rPr>
          <w:rFonts w:ascii="Times New Roman" w:hAnsi="Times New Roman"/>
          <w:sz w:val="24"/>
          <w:szCs w:val="24"/>
          <w:lang w:val="en-US"/>
        </w:rPr>
        <w:fldChar w:fldCharType="begin" w:fldLock="1"/>
      </w:r>
      <w:r w:rsidR="00010089">
        <w:rPr>
          <w:rFonts w:ascii="Times New Roman" w:hAnsi="Times New Roman"/>
          <w:sz w:val="24"/>
          <w:szCs w:val="24"/>
          <w:lang w:val="en-US"/>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fauna","type":"article"},"uris":["http://www.mendeley.com/documents/?uuid=9a3f8710-caae-3304-8eab-b5264c5d5afe"]}],"mendeley":{"formattedCitation":"(Ricklefs 2002)","plainTextFormattedCitation":"(Ricklefs 2002)","previouslyFormattedCitation":"(Ricklefs 2002)"},"properties":{"noteIndex":0},"schema":"https://github.com/citation-style-language/schema/raw/master/csl-citation.json"}</w:instrText>
      </w:r>
      <w:r w:rsidR="00010089">
        <w:rPr>
          <w:rFonts w:ascii="Times New Roman" w:hAnsi="Times New Roman"/>
          <w:sz w:val="24"/>
          <w:szCs w:val="24"/>
          <w:lang w:val="en-US"/>
        </w:rPr>
        <w:fldChar w:fldCharType="separate"/>
      </w:r>
      <w:r w:rsidR="00010089" w:rsidRPr="00C2167A">
        <w:rPr>
          <w:rFonts w:ascii="Times New Roman" w:hAnsi="Times New Roman"/>
          <w:noProof/>
          <w:sz w:val="24"/>
          <w:szCs w:val="24"/>
          <w:lang w:val="en-US"/>
        </w:rPr>
        <w:t>(Ricklefs 2002)</w:t>
      </w:r>
      <w:r w:rsidR="00010089">
        <w:rPr>
          <w:rFonts w:ascii="Times New Roman" w:hAnsi="Times New Roman"/>
          <w:sz w:val="24"/>
          <w:szCs w:val="24"/>
          <w:lang w:val="en-US"/>
        </w:rPr>
        <w:fldChar w:fldCharType="end"/>
      </w:r>
      <w:r w:rsidR="00010089">
        <w:rPr>
          <w:rFonts w:ascii="Times New Roman" w:hAnsi="Times New Roman"/>
          <w:sz w:val="24"/>
          <w:szCs w:val="24"/>
          <w:lang w:val="en-US"/>
        </w:rPr>
        <w:t>. T</w:t>
      </w:r>
      <w:r>
        <w:rPr>
          <w:rFonts w:ascii="Times New Roman" w:hAnsi="Times New Roman" w:cs="Times New Roman"/>
          <w:sz w:val="24"/>
          <w:szCs w:val="24"/>
          <w:lang w:val="en-US"/>
        </w:rPr>
        <w:t xml:space="preserve">his explain why we have many lineages in South America (324 species) and a few in North America (125 species)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Sciences","id":"ITEM-1","issue":"51","issued":{"date-parts":[["2009","12","22"]]},"page":"21737-21742","publisher":"Proceedings of the National Academy of Sciences","title":"The Great American Biotic Interchange in birds","type":"article-journal","volume":"106"},"uris":["http://www.mendeley.com/documents/?uuid=bc689e23-ca01-3625-ab7b-3c77d12cccae"]}],"mendeley":{"formattedCitation":"(Weir &lt;i&gt;et al.&lt;/i&gt; 2009)","plainTextFormattedCitation":"(Weir et al. 2009)","previouslyFormattedCitation":"(Weir &lt;i&gt;et al.&lt;/i&gt; 2009)"},"properties":{"noteIndex":0},"schema":"https://github.com/citation-style-language/schema/raw/master/csl-citation.json"}</w:instrText>
      </w:r>
      <w:r>
        <w:rPr>
          <w:rFonts w:ascii="Times New Roman" w:hAnsi="Times New Roman" w:cs="Times New Roman"/>
          <w:sz w:val="24"/>
          <w:szCs w:val="24"/>
          <w:lang w:val="en-US"/>
        </w:rPr>
        <w:fldChar w:fldCharType="separate"/>
      </w:r>
      <w:r w:rsidRPr="006032A3">
        <w:rPr>
          <w:rFonts w:ascii="Times New Roman" w:hAnsi="Times New Roman" w:cs="Times New Roman"/>
          <w:noProof/>
          <w:sz w:val="24"/>
          <w:szCs w:val="24"/>
          <w:lang w:val="en-US"/>
        </w:rPr>
        <w:t xml:space="preserve">(Weir </w:t>
      </w:r>
      <w:r w:rsidRPr="006032A3">
        <w:rPr>
          <w:rFonts w:ascii="Times New Roman" w:hAnsi="Times New Roman" w:cs="Times New Roman"/>
          <w:i/>
          <w:noProof/>
          <w:sz w:val="24"/>
          <w:szCs w:val="24"/>
          <w:lang w:val="en-US"/>
        </w:rPr>
        <w:t>et al.</w:t>
      </w:r>
      <w:r w:rsidRPr="006032A3">
        <w:rPr>
          <w:rFonts w:ascii="Times New Roman" w:hAnsi="Times New Roman" w:cs="Times New Roman"/>
          <w:noProof/>
          <w:sz w:val="24"/>
          <w:szCs w:val="24"/>
          <w:lang w:val="en-US"/>
        </w:rPr>
        <w:t xml:space="preserve">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546DB8">
        <w:rPr>
          <w:rFonts w:ascii="Times New Roman" w:hAnsi="Times New Roman" w:cs="Times New Roman"/>
          <w:sz w:val="24"/>
          <w:szCs w:val="24"/>
          <w:lang w:val="en-US"/>
        </w:rPr>
        <w:t xml:space="preserve">The ability to colonize new regions should be difficulty </w:t>
      </w:r>
      <w:r w:rsidR="00FF1682">
        <w:rPr>
          <w:rFonts w:ascii="Times New Roman" w:hAnsi="Times New Roman" w:cs="Times New Roman"/>
          <w:sz w:val="24"/>
          <w:szCs w:val="24"/>
          <w:lang w:val="en-US"/>
        </w:rPr>
        <w:t xml:space="preserve">for  Tyrannidae </w:t>
      </w:r>
      <w:r w:rsidR="00546DB8">
        <w:rPr>
          <w:rFonts w:ascii="Times New Roman" w:hAnsi="Times New Roman" w:cs="Times New Roman"/>
          <w:sz w:val="24"/>
          <w:szCs w:val="24"/>
          <w:lang w:val="en-US"/>
        </w:rPr>
        <w:t>because m</w:t>
      </w:r>
      <w:r>
        <w:rPr>
          <w:rFonts w:ascii="Times New Roman" w:hAnsi="Times New Roman" w:cs="Times New Roman"/>
          <w:sz w:val="24"/>
          <w:szCs w:val="24"/>
          <w:lang w:val="en-US"/>
        </w:rPr>
        <w:t xml:space="preserve">ost families that have tropical forest-inhabiting required a completed land to cross South America to North </w:t>
      </w:r>
      <w:r>
        <w:rPr>
          <w:rFonts w:ascii="Times New Roman" w:hAnsi="Times New Roman" w:cs="Times New Roman"/>
          <w:sz w:val="24"/>
          <w:szCs w:val="24"/>
          <w:lang w:val="en-US"/>
        </w:rPr>
        <w:lastRenderedPageBreak/>
        <w:t xml:space="preserve">America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Sciences","id":"ITEM-1","issue":"51","issued":{"date-parts":[["2009","12","22"]]},"page":"21737-21742","publisher":"Proceedings of the National Academy of Sciences","title":"The Great American Biotic Interchange in birds","type":"article-journal","volume":"106"},"uris":["http://www.mendeley.com/documents/?uuid=bc689e23-ca01-3625-ab7b-3c77d12cccae"]}],"mendeley":{"formattedCitation":"(Weir &lt;i&gt;et al.&lt;/i&gt; 2009)","plainTextFormattedCitation":"(Weir et al. 2009)","previouslyFormattedCitation":"(Weir &lt;i&gt;et al.&lt;/i&gt; 2009)"},"properties":{"noteIndex":0},"schema":"https://github.com/citation-style-language/schema/raw/master/csl-citation.json"}</w:instrText>
      </w:r>
      <w:r>
        <w:rPr>
          <w:rFonts w:ascii="Times New Roman" w:hAnsi="Times New Roman" w:cs="Times New Roman"/>
          <w:sz w:val="24"/>
          <w:szCs w:val="24"/>
          <w:lang w:val="en-US"/>
        </w:rPr>
        <w:fldChar w:fldCharType="separate"/>
      </w:r>
      <w:r w:rsidRPr="006032A3">
        <w:rPr>
          <w:rFonts w:ascii="Times New Roman" w:hAnsi="Times New Roman" w:cs="Times New Roman"/>
          <w:noProof/>
          <w:sz w:val="24"/>
          <w:szCs w:val="24"/>
          <w:lang w:val="en-US"/>
        </w:rPr>
        <w:t xml:space="preserve">(Weir </w:t>
      </w:r>
      <w:r w:rsidRPr="006032A3">
        <w:rPr>
          <w:rFonts w:ascii="Times New Roman" w:hAnsi="Times New Roman" w:cs="Times New Roman"/>
          <w:i/>
          <w:noProof/>
          <w:sz w:val="24"/>
          <w:szCs w:val="24"/>
          <w:lang w:val="en-US"/>
        </w:rPr>
        <w:t>et al.</w:t>
      </w:r>
      <w:r w:rsidRPr="006032A3">
        <w:rPr>
          <w:rFonts w:ascii="Times New Roman" w:hAnsi="Times New Roman" w:cs="Times New Roman"/>
          <w:noProof/>
          <w:sz w:val="24"/>
          <w:szCs w:val="24"/>
          <w:lang w:val="en-US"/>
        </w:rPr>
        <w:t xml:space="preserve">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So, the interchange of species between South America to North America only succeeds when the Isthmus of Panama was closed</w:t>
      </w:r>
      <w:r w:rsidR="00FF1682">
        <w:rPr>
          <w:rFonts w:ascii="Times New Roman" w:hAnsi="Times New Roman" w:cs="Times New Roman"/>
          <w:sz w:val="24"/>
          <w:szCs w:val="24"/>
          <w:lang w:val="en-US"/>
        </w:rPr>
        <w:t xml:space="preserve"> since t</w:t>
      </w:r>
      <w:r>
        <w:rPr>
          <w:rFonts w:ascii="Times New Roman" w:hAnsi="Times New Roman" w:cs="Times New Roman"/>
          <w:sz w:val="24"/>
          <w:szCs w:val="24"/>
          <w:lang w:val="en-US"/>
        </w:rPr>
        <w:t>his event creat</w:t>
      </w:r>
      <w:r w:rsidR="00DB41D6">
        <w:rPr>
          <w:rFonts w:ascii="Times New Roman" w:hAnsi="Times New Roman" w:cs="Times New Roman"/>
          <w:sz w:val="24"/>
          <w:szCs w:val="24"/>
          <w:lang w:val="en-US"/>
        </w:rPr>
        <w:t>es a completed land to cross</w:t>
      </w:r>
      <w:r w:rsidR="005919C1">
        <w:rPr>
          <w:rFonts w:ascii="Times New Roman" w:hAnsi="Times New Roman" w:cs="Times New Roman"/>
          <w:sz w:val="24"/>
          <w:szCs w:val="24"/>
          <w:lang w:val="en-US"/>
        </w:rPr>
        <w:t xml:space="preserve">. Also, </w:t>
      </w:r>
      <w:r>
        <w:rPr>
          <w:rFonts w:ascii="Times New Roman" w:hAnsi="Times New Roman"/>
          <w:sz w:val="24"/>
          <w:szCs w:val="24"/>
          <w:lang w:val="en-US"/>
        </w:rPr>
        <w:t>the characteristic of the most Suboscines are</w:t>
      </w:r>
      <w:r w:rsidR="00FE2256">
        <w:rPr>
          <w:rFonts w:ascii="Times New Roman" w:hAnsi="Times New Roman"/>
          <w:sz w:val="24"/>
          <w:szCs w:val="24"/>
          <w:lang w:val="en-US"/>
        </w:rPr>
        <w:t xml:space="preserve"> there are</w:t>
      </w:r>
      <w:r>
        <w:rPr>
          <w:rFonts w:ascii="Times New Roman" w:hAnsi="Times New Roman"/>
          <w:sz w:val="24"/>
          <w:szCs w:val="24"/>
          <w:lang w:val="en-US"/>
        </w:rPr>
        <w:t xml:space="preserve"> restricted to rain forest interiors </w:t>
      </w:r>
      <w:r>
        <w:rPr>
          <w:rFonts w:ascii="Times New Roman" w:hAnsi="Times New Roman"/>
          <w:sz w:val="24"/>
          <w:szCs w:val="24"/>
          <w:lang w:val="en-US"/>
        </w:rPr>
        <w:fldChar w:fldCharType="begin" w:fldLock="1"/>
      </w:r>
      <w:r>
        <w:rPr>
          <w:rFonts w:ascii="Times New Roman" w:hAnsi="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birds","type":"article-journal"},"uris":["http://www.mendeley.com/documents/?uuid=02728680-7463-39ba-bcb2-b2b3ae796860"]}],"mendeley":{"formattedCitation":"(Kennedy &lt;i&gt;et al.&lt;/i&gt; 2014)","plainTextFormattedCitation":"(Kennedy et al. 2014)","previouslyFormattedCitation":"(Kennedy &lt;i&gt;et al.&lt;/i&gt; 2014)"},"properties":{"noteIndex":0},"schema":"https://github.com/citation-style-language/schema/raw/master/csl-citation.json"}</w:instrText>
      </w:r>
      <w:r>
        <w:rPr>
          <w:rFonts w:ascii="Times New Roman" w:hAnsi="Times New Roman"/>
          <w:sz w:val="24"/>
          <w:szCs w:val="24"/>
          <w:lang w:val="en-US"/>
        </w:rPr>
        <w:fldChar w:fldCharType="separate"/>
      </w:r>
      <w:r w:rsidRPr="00C2167A">
        <w:rPr>
          <w:rFonts w:ascii="Times New Roman" w:hAnsi="Times New Roman"/>
          <w:noProof/>
          <w:sz w:val="24"/>
          <w:szCs w:val="24"/>
          <w:lang w:val="en-US"/>
        </w:rPr>
        <w:t xml:space="preserve">(Kennedy </w:t>
      </w:r>
      <w:r w:rsidRPr="00C2167A">
        <w:rPr>
          <w:rFonts w:ascii="Times New Roman" w:hAnsi="Times New Roman"/>
          <w:i/>
          <w:noProof/>
          <w:sz w:val="24"/>
          <w:szCs w:val="24"/>
          <w:lang w:val="en-US"/>
        </w:rPr>
        <w:t>et al.</w:t>
      </w:r>
      <w:r w:rsidRPr="00C2167A">
        <w:rPr>
          <w:rFonts w:ascii="Times New Roman" w:hAnsi="Times New Roman"/>
          <w:noProof/>
          <w:sz w:val="24"/>
          <w:szCs w:val="24"/>
          <w:lang w:val="en-US"/>
        </w:rPr>
        <w:t xml:space="preserve"> 2014)</w:t>
      </w:r>
      <w:r>
        <w:rPr>
          <w:rFonts w:ascii="Times New Roman" w:hAnsi="Times New Roman"/>
          <w:sz w:val="24"/>
          <w:szCs w:val="24"/>
          <w:lang w:val="en-US"/>
        </w:rPr>
        <w:fldChar w:fldCharType="end"/>
      </w:r>
      <w:r>
        <w:rPr>
          <w:rFonts w:ascii="Times New Roman" w:hAnsi="Times New Roman"/>
          <w:sz w:val="24"/>
          <w:szCs w:val="24"/>
          <w:lang w:val="en-US"/>
        </w:rPr>
        <w:t xml:space="preserve"> and explain why the dispersal event occur only when the </w:t>
      </w:r>
      <w:proofErr w:type="spellStart"/>
      <w:r>
        <w:rPr>
          <w:rFonts w:ascii="Times New Roman" w:hAnsi="Times New Roman"/>
          <w:sz w:val="24"/>
          <w:szCs w:val="24"/>
          <w:lang w:val="en-US"/>
        </w:rPr>
        <w:t>Is</w:t>
      </w:r>
      <w:r w:rsidR="00FE2256">
        <w:rPr>
          <w:rFonts w:ascii="Times New Roman" w:hAnsi="Times New Roman"/>
          <w:sz w:val="24"/>
          <w:szCs w:val="24"/>
          <w:lang w:val="en-US"/>
        </w:rPr>
        <w:t>tmo</w:t>
      </w:r>
      <w:proofErr w:type="spellEnd"/>
      <w:r w:rsidR="00FE2256">
        <w:rPr>
          <w:rFonts w:ascii="Times New Roman" w:hAnsi="Times New Roman"/>
          <w:sz w:val="24"/>
          <w:szCs w:val="24"/>
          <w:lang w:val="en-US"/>
        </w:rPr>
        <w:t xml:space="preserve"> of Panama are closed, even being</w:t>
      </w:r>
      <w:r>
        <w:rPr>
          <w:rFonts w:ascii="Times New Roman" w:hAnsi="Times New Roman"/>
          <w:sz w:val="24"/>
          <w:szCs w:val="24"/>
          <w:lang w:val="en-US"/>
        </w:rPr>
        <w:t xml:space="preserve"> birds </w:t>
      </w:r>
      <w:r>
        <w:rPr>
          <w:rFonts w:ascii="Times New Roman" w:hAnsi="Times New Roman"/>
          <w:sz w:val="24"/>
          <w:szCs w:val="24"/>
          <w:lang w:val="en-US"/>
        </w:rPr>
        <w:fldChar w:fldCharType="begin" w:fldLock="1"/>
      </w:r>
      <w:r>
        <w:rPr>
          <w:rFonts w:ascii="Times New Roman" w:hAnsi="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Sciences","id":"ITEM-1","issue":"51","issued":{"date-parts":[["2009","12","22"]]},"page":"21737-21742","publisher":"Proceedings of the National Academy of Sciences","title":"The Great American Biotic Interchange in birds","type":"article-journal","volume":"106"},"uris":["http://www.mendeley.com/documents/?uuid=bc689e23-ca01-3625-ab7b-3c77d12cccae"]}],"mendeley":{"formattedCitation":"(Weir &lt;i&gt;et al.&lt;/i&gt; 2009)","plainTextFormattedCitation":"(Weir et al. 2009)","previouslyFormattedCitation":"(Weir &lt;i&gt;et al.&lt;/i&gt; 2009)"},"properties":{"noteIndex":0},"schema":"https://github.com/citation-style-language/schema/raw/master/csl-citation.json"}</w:instrText>
      </w:r>
      <w:r>
        <w:rPr>
          <w:rFonts w:ascii="Times New Roman" w:hAnsi="Times New Roman"/>
          <w:sz w:val="24"/>
          <w:szCs w:val="24"/>
          <w:lang w:val="en-US"/>
        </w:rPr>
        <w:fldChar w:fldCharType="separate"/>
      </w:r>
      <w:r w:rsidRPr="00C2167A">
        <w:rPr>
          <w:rFonts w:ascii="Times New Roman" w:hAnsi="Times New Roman"/>
          <w:noProof/>
          <w:sz w:val="24"/>
          <w:szCs w:val="24"/>
          <w:lang w:val="en-US"/>
        </w:rPr>
        <w:t xml:space="preserve">(Weir </w:t>
      </w:r>
      <w:r w:rsidRPr="00C2167A">
        <w:rPr>
          <w:rFonts w:ascii="Times New Roman" w:hAnsi="Times New Roman"/>
          <w:i/>
          <w:noProof/>
          <w:sz w:val="24"/>
          <w:szCs w:val="24"/>
          <w:lang w:val="en-US"/>
        </w:rPr>
        <w:t>et al.</w:t>
      </w:r>
      <w:r w:rsidRPr="00C2167A">
        <w:rPr>
          <w:rFonts w:ascii="Times New Roman" w:hAnsi="Times New Roman"/>
          <w:noProof/>
          <w:sz w:val="24"/>
          <w:szCs w:val="24"/>
          <w:lang w:val="en-US"/>
        </w:rPr>
        <w:t xml:space="preserve"> 2009)</w:t>
      </w:r>
      <w:r>
        <w:rPr>
          <w:rFonts w:ascii="Times New Roman" w:hAnsi="Times New Roman"/>
          <w:sz w:val="24"/>
          <w:szCs w:val="24"/>
          <w:lang w:val="en-US"/>
        </w:rPr>
        <w:fldChar w:fldCharType="end"/>
      </w:r>
      <w:r w:rsidR="00FE2256">
        <w:rPr>
          <w:rFonts w:ascii="Times New Roman" w:hAnsi="Times New Roman"/>
          <w:sz w:val="24"/>
          <w:szCs w:val="24"/>
          <w:lang w:val="en-US"/>
        </w:rPr>
        <w:t>. This also</w:t>
      </w:r>
      <w:r>
        <w:rPr>
          <w:rFonts w:ascii="Times New Roman" w:hAnsi="Times New Roman"/>
          <w:sz w:val="24"/>
          <w:szCs w:val="24"/>
          <w:lang w:val="en-US"/>
        </w:rPr>
        <w:t xml:space="preserve"> support</w:t>
      </w:r>
      <w:r w:rsidR="00FE2256">
        <w:rPr>
          <w:rFonts w:ascii="Times New Roman" w:hAnsi="Times New Roman"/>
          <w:sz w:val="24"/>
          <w:szCs w:val="24"/>
          <w:lang w:val="en-US"/>
        </w:rPr>
        <w:t xml:space="preserve"> </w:t>
      </w:r>
      <w:r>
        <w:rPr>
          <w:rFonts w:ascii="Times New Roman" w:hAnsi="Times New Roman" w:cs="Times New Roman"/>
          <w:sz w:val="24"/>
          <w:szCs w:val="24"/>
          <w:lang w:val="en-US"/>
        </w:rPr>
        <w:t>the results</w:t>
      </w:r>
      <w:r w:rsidR="00010089">
        <w:rPr>
          <w:rFonts w:ascii="Times New Roman" w:hAnsi="Times New Roman" w:cs="Times New Roman"/>
          <w:sz w:val="24"/>
          <w:szCs w:val="24"/>
          <w:lang w:val="en-US"/>
        </w:rPr>
        <w:t xml:space="preserve"> found: Cluster assemblages in temperate biomes because a few lineages could managed to cross </w:t>
      </w:r>
      <w:r w:rsidR="00DB41D6">
        <w:rPr>
          <w:rFonts w:ascii="Times New Roman" w:hAnsi="Times New Roman" w:cs="Times New Roman"/>
          <w:sz w:val="24"/>
          <w:szCs w:val="24"/>
          <w:lang w:val="en-US"/>
        </w:rPr>
        <w:t xml:space="preserve">to </w:t>
      </w:r>
      <w:r w:rsidR="00010089">
        <w:rPr>
          <w:rFonts w:ascii="Times New Roman" w:hAnsi="Times New Roman" w:cs="Times New Roman"/>
          <w:sz w:val="24"/>
          <w:szCs w:val="24"/>
          <w:lang w:val="en-US"/>
        </w:rPr>
        <w:t xml:space="preserve">North America </w:t>
      </w:r>
      <w:r w:rsidR="00010089">
        <w:rPr>
          <w:rFonts w:ascii="Times New Roman" w:hAnsi="Times New Roman" w:cs="Times New Roman"/>
          <w:sz w:val="24"/>
          <w:szCs w:val="24"/>
          <w:lang w:val="en-US"/>
        </w:rPr>
        <w:fldChar w:fldCharType="begin" w:fldLock="1"/>
      </w:r>
      <w:r w:rsidR="00083252">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Passeriformes)","type":"article-journal","volume":"37"},"uris":["http://www.mendeley.com/documents/?uuid=60fea7de-de69-439a-97e5-e460896aa92f"]}],"mendeley":{"formattedCitation":"(Ohlson &lt;i&gt;et al.&lt;/i&gt; 2008)","plainTextFormattedCitation":"(Ohlson et al. 2008)","previouslyFormattedCitation":"(Ohlson &lt;i&gt;et al.&lt;/i&gt; 2008)"},"properties":{"noteIndex":0},"schema":"https://github.com/citation-style-language/schema/raw/master/csl-citation.json"}</w:instrText>
      </w:r>
      <w:r w:rsidR="00010089">
        <w:rPr>
          <w:rFonts w:ascii="Times New Roman" w:hAnsi="Times New Roman" w:cs="Times New Roman"/>
          <w:sz w:val="24"/>
          <w:szCs w:val="24"/>
          <w:lang w:val="en-US"/>
        </w:rPr>
        <w:fldChar w:fldCharType="separate"/>
      </w:r>
      <w:r w:rsidR="00010089" w:rsidRPr="00010089">
        <w:rPr>
          <w:rFonts w:ascii="Times New Roman" w:hAnsi="Times New Roman" w:cs="Times New Roman"/>
          <w:noProof/>
          <w:sz w:val="24"/>
          <w:szCs w:val="24"/>
          <w:lang w:val="en-US"/>
        </w:rPr>
        <w:t xml:space="preserve">(Ohlson </w:t>
      </w:r>
      <w:r w:rsidR="00010089" w:rsidRPr="00010089">
        <w:rPr>
          <w:rFonts w:ascii="Times New Roman" w:hAnsi="Times New Roman" w:cs="Times New Roman"/>
          <w:i/>
          <w:noProof/>
          <w:sz w:val="24"/>
          <w:szCs w:val="24"/>
          <w:lang w:val="en-US"/>
        </w:rPr>
        <w:t>et al.</w:t>
      </w:r>
      <w:r w:rsidR="00010089" w:rsidRPr="00010089">
        <w:rPr>
          <w:rFonts w:ascii="Times New Roman" w:hAnsi="Times New Roman" w:cs="Times New Roman"/>
          <w:noProof/>
          <w:sz w:val="24"/>
          <w:szCs w:val="24"/>
          <w:lang w:val="en-US"/>
        </w:rPr>
        <w:t xml:space="preserve"> 2008)</w:t>
      </w:r>
      <w:r w:rsidR="00010089">
        <w:rPr>
          <w:rFonts w:ascii="Times New Roman" w:hAnsi="Times New Roman" w:cs="Times New Roman"/>
          <w:sz w:val="24"/>
          <w:szCs w:val="24"/>
          <w:lang w:val="en-US"/>
        </w:rPr>
        <w:fldChar w:fldCharType="end"/>
      </w:r>
      <w:r w:rsidR="00010089">
        <w:rPr>
          <w:rFonts w:ascii="Times New Roman" w:hAnsi="Times New Roman" w:cs="Times New Roman"/>
          <w:sz w:val="24"/>
          <w:szCs w:val="24"/>
          <w:lang w:val="en-US"/>
        </w:rPr>
        <w:t xml:space="preserve"> and old age o</w:t>
      </w:r>
      <w:r w:rsidR="00FE2256">
        <w:rPr>
          <w:rFonts w:ascii="Times New Roman" w:hAnsi="Times New Roman" w:cs="Times New Roman"/>
          <w:sz w:val="24"/>
          <w:szCs w:val="24"/>
          <w:lang w:val="en-US"/>
        </w:rPr>
        <w:t>f the assemblage in the tropics. S</w:t>
      </w:r>
      <w:r w:rsidR="00010089">
        <w:rPr>
          <w:rFonts w:ascii="Times New Roman" w:hAnsi="Times New Roman" w:cs="Times New Roman"/>
          <w:sz w:val="24"/>
          <w:szCs w:val="24"/>
          <w:lang w:val="en-US"/>
        </w:rPr>
        <w:t xml:space="preserve">ince the origin of this family is in South America, more specifically,  </w:t>
      </w:r>
      <w:r w:rsidR="00010089" w:rsidRPr="0049371C">
        <w:rPr>
          <w:rFonts w:ascii="Times New Roman" w:hAnsi="Times New Roman" w:cs="Times New Roman"/>
          <w:sz w:val="24"/>
          <w:szCs w:val="24"/>
          <w:lang w:val="en-US"/>
        </w:rPr>
        <w:t xml:space="preserve">inside tropical rainforests </w:t>
      </w:r>
      <w:r w:rsidR="00010089">
        <w:rPr>
          <w:rFonts w:ascii="Times New Roman" w:hAnsi="Times New Roman" w:cs="Times New Roman"/>
          <w:sz w:val="24"/>
          <w:szCs w:val="24"/>
          <w:lang w:val="en-US"/>
        </w:rPr>
        <w:fldChar w:fldCharType="begin" w:fldLock="1"/>
      </w:r>
      <w:r w:rsidR="00010089">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Passeriformes)","type":"article-journal","volume":"37"},"uris":["http://www.mendeley.com/documents/?uuid=60fea7de-de69-439a-97e5-e460896aa92f"]}],"mendeley":{"formattedCitation":"(Ohlson &lt;i&gt;et al.&lt;/i&gt; 2008)","plainTextFormattedCitation":"(Ohlson et al. 2008)","previouslyFormattedCitation":"(Ohlson &lt;i&gt;et al.&lt;/i&gt; 2008)"},"properties":{"noteIndex":0},"schema":"https://github.com/citation-style-language/schema/raw/master/csl-citation.json"}</w:instrText>
      </w:r>
      <w:r w:rsidR="00010089">
        <w:rPr>
          <w:rFonts w:ascii="Times New Roman" w:hAnsi="Times New Roman" w:cs="Times New Roman"/>
          <w:sz w:val="24"/>
          <w:szCs w:val="24"/>
          <w:lang w:val="en-US"/>
        </w:rPr>
        <w:fldChar w:fldCharType="separate"/>
      </w:r>
      <w:r w:rsidR="00010089" w:rsidRPr="002C3888">
        <w:rPr>
          <w:rFonts w:ascii="Times New Roman" w:hAnsi="Times New Roman" w:cs="Times New Roman"/>
          <w:noProof/>
          <w:sz w:val="24"/>
          <w:szCs w:val="24"/>
          <w:lang w:val="en-US"/>
        </w:rPr>
        <w:t xml:space="preserve">(Ohlson </w:t>
      </w:r>
      <w:r w:rsidR="00010089" w:rsidRPr="002C3888">
        <w:rPr>
          <w:rFonts w:ascii="Times New Roman" w:hAnsi="Times New Roman" w:cs="Times New Roman"/>
          <w:i/>
          <w:noProof/>
          <w:sz w:val="24"/>
          <w:szCs w:val="24"/>
          <w:lang w:val="en-US"/>
        </w:rPr>
        <w:t>et al.</w:t>
      </w:r>
      <w:r w:rsidR="00010089" w:rsidRPr="002C3888">
        <w:rPr>
          <w:rFonts w:ascii="Times New Roman" w:hAnsi="Times New Roman" w:cs="Times New Roman"/>
          <w:noProof/>
          <w:sz w:val="24"/>
          <w:szCs w:val="24"/>
          <w:lang w:val="en-US"/>
        </w:rPr>
        <w:t xml:space="preserve"> 2008)</w:t>
      </w:r>
      <w:r w:rsidR="00010089">
        <w:rPr>
          <w:rFonts w:ascii="Times New Roman" w:hAnsi="Times New Roman" w:cs="Times New Roman"/>
          <w:sz w:val="24"/>
          <w:szCs w:val="24"/>
          <w:lang w:val="en-US"/>
        </w:rPr>
        <w:fldChar w:fldCharType="end"/>
      </w:r>
      <w:r w:rsidR="00010089">
        <w:rPr>
          <w:rFonts w:ascii="Times New Roman" w:hAnsi="Times New Roman" w:cs="Times New Roman"/>
          <w:sz w:val="24"/>
          <w:szCs w:val="24"/>
          <w:lang w:val="en-US"/>
        </w:rPr>
        <w:t xml:space="preserve">. </w:t>
      </w:r>
      <w:r w:rsidR="00AB22A1">
        <w:rPr>
          <w:rFonts w:ascii="Times New Roman" w:hAnsi="Times New Roman"/>
          <w:sz w:val="24"/>
          <w:szCs w:val="24"/>
          <w:lang w:val="en-US"/>
        </w:rPr>
        <w:tab/>
      </w:r>
      <w:r w:rsidR="003B1D67">
        <w:rPr>
          <w:rFonts w:ascii="Times New Roman" w:hAnsi="Times New Roman"/>
          <w:sz w:val="24"/>
          <w:szCs w:val="24"/>
          <w:lang w:val="en-US"/>
        </w:rPr>
        <w:t xml:space="preserve"> </w:t>
      </w:r>
      <w:r w:rsidR="003B1D67">
        <w:rPr>
          <w:rFonts w:ascii="Times New Roman" w:hAnsi="Times New Roman" w:cs="Times New Roman"/>
          <w:sz w:val="24"/>
          <w:szCs w:val="24"/>
          <w:lang w:val="en-US"/>
        </w:rPr>
        <w:t xml:space="preserve"> </w:t>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t xml:space="preserve"> </w:t>
      </w:r>
      <w:r>
        <w:rPr>
          <w:rFonts w:ascii="Times New Roman" w:hAnsi="Times New Roman" w:cs="Times New Roman"/>
          <w:sz w:val="24"/>
          <w:szCs w:val="24"/>
          <w:lang w:val="en-US"/>
        </w:rPr>
        <w:t>To con</w:t>
      </w:r>
      <w:r w:rsidR="00AD4B5F">
        <w:rPr>
          <w:rFonts w:ascii="Times New Roman" w:hAnsi="Times New Roman" w:cs="Times New Roman"/>
          <w:sz w:val="24"/>
          <w:szCs w:val="24"/>
          <w:lang w:val="en-US"/>
        </w:rPr>
        <w:t>clude, our work comes with two</w:t>
      </w:r>
      <w:r>
        <w:rPr>
          <w:rFonts w:ascii="Times New Roman" w:hAnsi="Times New Roman" w:cs="Times New Roman"/>
          <w:sz w:val="24"/>
          <w:szCs w:val="24"/>
          <w:lang w:val="en-US"/>
        </w:rPr>
        <w:t xml:space="preserve"> caveats. First, the estimation of the ancestral area is based on the results of </w:t>
      </w:r>
      <w:proofErr w:type="spellStart"/>
      <w:r>
        <w:rPr>
          <w:rFonts w:ascii="Times New Roman" w:hAnsi="Times New Roman" w:cs="Times New Roman"/>
          <w:sz w:val="24"/>
          <w:szCs w:val="24"/>
          <w:lang w:val="en-US"/>
        </w:rPr>
        <w:t>BioGEOBEARS</w:t>
      </w:r>
      <w:proofErr w:type="spellEnd"/>
      <w:r>
        <w:rPr>
          <w:rFonts w:ascii="Times New Roman" w:hAnsi="Times New Roman" w:cs="Times New Roman"/>
          <w:sz w:val="24"/>
          <w:szCs w:val="24"/>
          <w:lang w:val="en-US"/>
        </w:rPr>
        <w:t xml:space="preserve"> that could be controversial. In our case, the best probability of the data given the model was </w:t>
      </w:r>
      <w:proofErr w:type="spellStart"/>
      <w:r>
        <w:rPr>
          <w:rFonts w:ascii="Times New Roman" w:hAnsi="Times New Roman" w:cs="Times New Roman"/>
          <w:sz w:val="24"/>
          <w:szCs w:val="24"/>
          <w:lang w:val="en-US"/>
        </w:rPr>
        <w:t>BayArea+J</w:t>
      </w:r>
      <w:proofErr w:type="spellEnd"/>
      <w:r>
        <w:rPr>
          <w:rFonts w:ascii="Times New Roman" w:hAnsi="Times New Roman" w:cs="Times New Roman"/>
          <w:sz w:val="24"/>
          <w:szCs w:val="24"/>
          <w:lang w:val="en-US"/>
        </w:rPr>
        <w:t xml:space="preserve">. So, we assume that no range evolution occurs </w:t>
      </w:r>
      <w:r w:rsidRPr="00AD4B5F">
        <w:rPr>
          <w:rFonts w:ascii="Times New Roman" w:hAnsi="Times New Roman" w:cs="Times New Roman"/>
          <w:sz w:val="24"/>
          <w:szCs w:val="24"/>
          <w:lang w:val="en-US"/>
        </w:rPr>
        <w:t xml:space="preserve">at cladogenesis, </w:t>
      </w:r>
      <w:r>
        <w:rPr>
          <w:rFonts w:ascii="Times New Roman" w:hAnsi="Times New Roman" w:cs="Times New Roman"/>
          <w:sz w:val="24"/>
          <w:szCs w:val="24"/>
          <w:lang w:val="en-US"/>
        </w:rPr>
        <w:t xml:space="preserve">which means that, the ancestral range is copied to both daughters’ lineages. Also, </w:t>
      </w:r>
      <w:r w:rsidR="00F561BF">
        <w:rPr>
          <w:rFonts w:ascii="Times New Roman" w:hAnsi="Times New Roman" w:cs="Times New Roman"/>
          <w:sz w:val="24"/>
          <w:szCs w:val="24"/>
          <w:lang w:val="en-US"/>
        </w:rPr>
        <w:t>prior to</w:t>
      </w:r>
      <w:r w:rsidR="00B4528F">
        <w:rPr>
          <w:rFonts w:ascii="Times New Roman" w:hAnsi="Times New Roman" w:cs="Times New Roman"/>
          <w:sz w:val="24"/>
          <w:szCs w:val="24"/>
          <w:lang w:val="en-US"/>
        </w:rPr>
        <w:t xml:space="preserve"> the ancestral range estimation</w:t>
      </w:r>
      <w:r>
        <w:rPr>
          <w:rFonts w:ascii="Times New Roman" w:hAnsi="Times New Roman" w:cs="Times New Roman"/>
          <w:sz w:val="24"/>
          <w:szCs w:val="24"/>
          <w:lang w:val="en-US"/>
        </w:rPr>
        <w:t>, we ha</w:t>
      </w:r>
      <w:r w:rsidR="00F561BF">
        <w:rPr>
          <w:rFonts w:ascii="Times New Roman" w:hAnsi="Times New Roman" w:cs="Times New Roman"/>
          <w:sz w:val="24"/>
          <w:szCs w:val="24"/>
          <w:lang w:val="en-US"/>
        </w:rPr>
        <w:t>d</w:t>
      </w:r>
      <w:r>
        <w:rPr>
          <w:rFonts w:ascii="Times New Roman" w:hAnsi="Times New Roman" w:cs="Times New Roman"/>
          <w:sz w:val="24"/>
          <w:szCs w:val="24"/>
          <w:lang w:val="en-US"/>
        </w:rPr>
        <w:t xml:space="preserve"> to classify the biomes.</w:t>
      </w:r>
      <w:r w:rsidR="00AD4B5F">
        <w:rPr>
          <w:rFonts w:ascii="Times New Roman" w:hAnsi="Times New Roman" w:cs="Times New Roman"/>
          <w:sz w:val="24"/>
          <w:szCs w:val="24"/>
          <w:lang w:val="en-US"/>
        </w:rPr>
        <w:t xml:space="preserve"> It </w:t>
      </w:r>
      <w:r w:rsidR="00A9342C" w:rsidRPr="00AD4B5F">
        <w:rPr>
          <w:rFonts w:ascii="Times New Roman" w:hAnsi="Times New Roman" w:cs="Times New Roman"/>
          <w:sz w:val="24"/>
          <w:szCs w:val="24"/>
          <w:lang w:val="en-US"/>
        </w:rPr>
        <w:t>i</w:t>
      </w:r>
      <w:r w:rsidRPr="00AD4B5F">
        <w:rPr>
          <w:rFonts w:ascii="Times New Roman" w:hAnsi="Times New Roman" w:cs="Times New Roman"/>
          <w:sz w:val="24"/>
          <w:szCs w:val="24"/>
          <w:lang w:val="en-US"/>
        </w:rPr>
        <w:t xml:space="preserve">s </w:t>
      </w:r>
      <w:r>
        <w:rPr>
          <w:rFonts w:ascii="Times New Roman" w:hAnsi="Times New Roman" w:cs="Times New Roman"/>
          <w:sz w:val="24"/>
          <w:szCs w:val="24"/>
          <w:lang w:val="en-US"/>
        </w:rPr>
        <w:t xml:space="preserve">essential to note that the classification we used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{"citationItems":[{"id":"ITEM-1","itemData":{"DOI":"10.1641/0006-3568(2001)051[0933:TEOTWA]2.0.CO;2","ISBN":"0006-3568","ISSN":"0006-3568","PMID":"437","abstract":"A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W.","non-dropping-particle":"","parse-names":false,"suffix":""},{"dropping-particle":"","family":"Hedao","given":"Prashant","non-dropping-particle":"","parse-names":false,"suffix":""},{"dropping-particle":"","family":"Kassem","given":"Kenneth R.","non-dropping-particle":"","parse-names":false,"suffix":""}],"container-title":"BioScience","id":"ITEM-1","issued":{"date-parts":[["2001"]]},"title":"Terrestrial Ecoregions of the World: A New Map of Life on Earth","type":"article-journal"},"uris":["http://www.mendeley.com/documents/?uuid=6269abd8-83f9-3560-b304-13a2332c9e83"]}],"mendeley":{"formattedCitation":"(Olson &lt;i&gt;et al.&lt;/i&gt; 2001)","plainTextFormattedCitation":"(Olson et al. 2001)","previouslyFormattedCitation":"(Olson &lt;i&gt;et al.&lt;/i&gt; 2001)"},"properties":{"noteIndex":0},"schema":"https://github.com/citation-style-language/schema/raw/master/csl-citation.json"}</w:instrText>
      </w:r>
      <w:r>
        <w:rPr>
          <w:rFonts w:ascii="Times New Roman" w:hAnsi="Times New Roman" w:cs="Times New Roman"/>
          <w:sz w:val="24"/>
          <w:szCs w:val="24"/>
          <w:lang w:val="en-US"/>
        </w:rPr>
        <w:fldChar w:fldCharType="separate"/>
      </w:r>
      <w:r w:rsidRPr="005F7E59">
        <w:rPr>
          <w:rFonts w:ascii="Times New Roman" w:hAnsi="Times New Roman" w:cs="Times New Roman"/>
          <w:noProof/>
          <w:sz w:val="24"/>
          <w:szCs w:val="24"/>
          <w:lang w:val="en-US"/>
        </w:rPr>
        <w:t xml:space="preserve">(Olson </w:t>
      </w:r>
      <w:r w:rsidRPr="005F7E59">
        <w:rPr>
          <w:rFonts w:ascii="Times New Roman" w:hAnsi="Times New Roman" w:cs="Times New Roman"/>
          <w:i/>
          <w:noProof/>
          <w:sz w:val="24"/>
          <w:szCs w:val="24"/>
          <w:lang w:val="en-US"/>
        </w:rPr>
        <w:t>et al.</w:t>
      </w:r>
      <w:r w:rsidRPr="005F7E59">
        <w:rPr>
          <w:rFonts w:ascii="Times New Roman" w:hAnsi="Times New Roman" w:cs="Times New Roman"/>
          <w:noProof/>
          <w:sz w:val="24"/>
          <w:szCs w:val="24"/>
          <w:lang w:val="en-US"/>
        </w:rPr>
        <w:t xml:space="preserve"> 2001)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could express the history of occupation of the ancestor or not. So, the first caveat is: the</w:t>
      </w:r>
      <w:r w:rsidR="00F1758D">
        <w:rPr>
          <w:rFonts w:ascii="Times New Roman" w:hAnsi="Times New Roman" w:cs="Times New Roman"/>
          <w:sz w:val="24"/>
          <w:szCs w:val="24"/>
          <w:lang w:val="en-US"/>
        </w:rPr>
        <w:t xml:space="preserve"> </w:t>
      </w:r>
      <w:r w:rsidR="00F1758D" w:rsidRPr="00AD4B5F">
        <w:rPr>
          <w:rFonts w:ascii="Times New Roman" w:hAnsi="Times New Roman" w:cs="Times New Roman"/>
          <w:sz w:val="24"/>
          <w:szCs w:val="24"/>
          <w:lang w:val="en-US"/>
        </w:rPr>
        <w:t>ancestral range estimation</w:t>
      </w:r>
      <w:r w:rsidRPr="00AD4B5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based on the result of </w:t>
      </w:r>
      <w:proofErr w:type="spellStart"/>
      <w:r>
        <w:rPr>
          <w:rFonts w:ascii="Times New Roman" w:hAnsi="Times New Roman" w:cs="Times New Roman"/>
          <w:sz w:val="24"/>
          <w:szCs w:val="24"/>
          <w:lang w:val="en-US"/>
        </w:rPr>
        <w:t>BioGEOBEARS</w:t>
      </w:r>
      <w:proofErr w:type="spellEnd"/>
      <w:r>
        <w:rPr>
          <w:rFonts w:ascii="Times New Roman" w:hAnsi="Times New Roman" w:cs="Times New Roman"/>
          <w:sz w:val="24"/>
          <w:szCs w:val="24"/>
          <w:lang w:val="en-US"/>
        </w:rPr>
        <w:t xml:space="preserve"> which in turn, is a result of the biome classification adopte</w:t>
      </w:r>
      <w:r w:rsidR="009D6B35">
        <w:rPr>
          <w:rFonts w:ascii="Times New Roman" w:hAnsi="Times New Roman" w:cs="Times New Roman"/>
          <w:sz w:val="24"/>
          <w:szCs w:val="24"/>
          <w:lang w:val="en-US"/>
        </w:rPr>
        <w:t xml:space="preserve">d and the model used. </w:t>
      </w:r>
      <w:r w:rsidR="00DF486E">
        <w:rPr>
          <w:rFonts w:ascii="Times New Roman" w:hAnsi="Times New Roman" w:cs="Times New Roman"/>
          <w:sz w:val="24"/>
          <w:szCs w:val="24"/>
          <w:lang w:val="en-US"/>
        </w:rPr>
        <w:tab/>
      </w:r>
      <w:r w:rsidR="00DF486E">
        <w:rPr>
          <w:rFonts w:ascii="Times New Roman" w:hAnsi="Times New Roman" w:cs="Times New Roman"/>
          <w:sz w:val="24"/>
          <w:szCs w:val="24"/>
          <w:lang w:val="en-US"/>
        </w:rPr>
        <w:tab/>
      </w:r>
      <w:r w:rsidR="00DF486E">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3B1D67">
        <w:rPr>
          <w:rFonts w:ascii="Times New Roman" w:hAnsi="Times New Roman" w:cs="Times New Roman"/>
          <w:sz w:val="24"/>
          <w:szCs w:val="24"/>
          <w:lang w:val="en-US"/>
        </w:rPr>
        <w:tab/>
      </w:r>
      <w:r w:rsidR="009D6B35">
        <w:rPr>
          <w:rFonts w:ascii="Times New Roman" w:hAnsi="Times New Roman" w:cs="Times New Roman"/>
          <w:sz w:val="24"/>
          <w:szCs w:val="24"/>
          <w:lang w:val="en-US"/>
        </w:rPr>
        <w:t xml:space="preserve">The second  </w:t>
      </w:r>
      <w:r>
        <w:rPr>
          <w:rFonts w:ascii="Times New Roman" w:hAnsi="Times New Roman" w:cs="Times New Roman"/>
          <w:sz w:val="24"/>
          <w:szCs w:val="24"/>
          <w:lang w:val="en-US"/>
        </w:rPr>
        <w:t xml:space="preserve">caveat, is the bird’s lack of good fossil record, particularly in tropical biomes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Sciences","id":"ITEM-1","issue":"51","issued":{"date-parts":[["2009","12","22"]]},"page":"21737-21742","publisher":"Proceedings of the National Academy of Sciences","title":"The Great American Biotic Interchange in birds","type":"article-journal","volume":"106"},"uris":["http://www.mendeley.com/documents/?uuid=bc689e23-ca01-3625-ab7b-3c77d12cccae"]}],"mendeley":{"formattedCitation":"(Weir &lt;i&gt;et al.&lt;/i&gt; 2009)","plainTextFormattedCitation":"(Weir et al. 2009)","previouslyFormattedCitation":"(Weir &lt;i&gt;et al.&lt;/i&gt; 2009)"},"properties":{"noteIndex":0},"schema":"https://github.com/citation-style-language/schema/raw/master/csl-citation.json"}</w:instrText>
      </w:r>
      <w:r>
        <w:rPr>
          <w:rFonts w:ascii="Times New Roman" w:hAnsi="Times New Roman" w:cs="Times New Roman"/>
          <w:sz w:val="24"/>
          <w:szCs w:val="24"/>
          <w:lang w:val="en-US"/>
        </w:rPr>
        <w:fldChar w:fldCharType="separate"/>
      </w:r>
      <w:r w:rsidRPr="00DC5394">
        <w:rPr>
          <w:rFonts w:ascii="Times New Roman" w:hAnsi="Times New Roman" w:cs="Times New Roman"/>
          <w:noProof/>
          <w:sz w:val="24"/>
          <w:szCs w:val="24"/>
          <w:lang w:val="en-US"/>
        </w:rPr>
        <w:t xml:space="preserve">(Weir </w:t>
      </w:r>
      <w:r w:rsidRPr="00DC5394">
        <w:rPr>
          <w:rFonts w:ascii="Times New Roman" w:hAnsi="Times New Roman" w:cs="Times New Roman"/>
          <w:i/>
          <w:noProof/>
          <w:sz w:val="24"/>
          <w:szCs w:val="24"/>
          <w:lang w:val="en-US"/>
        </w:rPr>
        <w:t>et al.</w:t>
      </w:r>
      <w:r w:rsidRPr="00DC5394">
        <w:rPr>
          <w:rFonts w:ascii="Times New Roman" w:hAnsi="Times New Roman" w:cs="Times New Roman"/>
          <w:noProof/>
          <w:sz w:val="24"/>
          <w:szCs w:val="24"/>
          <w:lang w:val="en-US"/>
        </w:rPr>
        <w:t xml:space="preserve">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since avian bones are thin and light as a consequence fossilize poorly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17"]]},"page":"333-342","title":"The profound influence of the late Pliocene Panamanian uplift on the exchange, diversification, and distribution of new world birds","type":"article-journal","volume":"33"},"uris":["http://www.mendeley.com/documents/?uuid=20e75252-4f0f-323d-955f-534f3e4d88f7"]}],"mendeley":{"formattedCitation":"(Smith &amp; Klicka 2010)","plainTextFormattedCitation":"(Smith &amp; Klicka 2010)","previouslyFormattedCitation":"(Smith &amp; Klicka 2010)"},"properties":{"noteIndex":0},"schema":"https://github.com/citation-style-language/schema/raw/master/csl-citation.json"}</w:instrText>
      </w:r>
      <w:r>
        <w:rPr>
          <w:rFonts w:ascii="Times New Roman" w:hAnsi="Times New Roman" w:cs="Times New Roman"/>
          <w:sz w:val="24"/>
          <w:szCs w:val="24"/>
          <w:lang w:val="en-US"/>
        </w:rPr>
        <w:fldChar w:fldCharType="separate"/>
      </w:r>
      <w:r w:rsidRPr="00DC5394">
        <w:rPr>
          <w:rFonts w:ascii="Times New Roman" w:hAnsi="Times New Roman" w:cs="Times New Roman"/>
          <w:noProof/>
          <w:sz w:val="24"/>
          <w:szCs w:val="24"/>
          <w:lang w:val="en-US"/>
        </w:rPr>
        <w:t>(Smith &amp; Klicka 2010)</w:t>
      </w:r>
      <w:r>
        <w:rPr>
          <w:rFonts w:ascii="Times New Roman" w:hAnsi="Times New Roman" w:cs="Times New Roman"/>
          <w:sz w:val="24"/>
          <w:szCs w:val="24"/>
          <w:lang w:val="en-US"/>
        </w:rPr>
        <w:fldChar w:fldCharType="end"/>
      </w:r>
      <w:r w:rsidR="00897A94">
        <w:rPr>
          <w:rFonts w:ascii="Times New Roman" w:hAnsi="Times New Roman" w:cs="Times New Roman"/>
          <w:sz w:val="24"/>
          <w:szCs w:val="24"/>
          <w:lang w:val="en-US"/>
        </w:rPr>
        <w:t xml:space="preserve">. Also, more specifically, the fossil record of New World Suboscines is very sparse </w:t>
      </w:r>
      <w:r w:rsidR="00897A94">
        <w:rPr>
          <w:rFonts w:ascii="Times New Roman" w:hAnsi="Times New Roman" w:cs="Times New Roman"/>
          <w:sz w:val="24"/>
          <w:szCs w:val="24"/>
          <w:lang w:val="en-US"/>
        </w:rPr>
        <w:fldChar w:fldCharType="begin" w:fldLock="1"/>
      </w:r>
      <w:r w:rsidR="003B0582">
        <w:rPr>
          <w:rFonts w:ascii="Times New Roman" w:hAnsi="Times New Roman" w:cs="Times New Roman"/>
          <w:sz w:val="24"/>
          <w:szCs w:val="24"/>
          <w:lang w:val="en-US"/>
        </w:rPr>
        <w:instrText>ADDIN CSL_CITATION {"citationItems":[{"id":"ITEM-1","itemData":{"DOI":"10.1016/j.ympev.2014.06.025","ISSN":"10959513","abstract":"We inferred the phylogenetic relationships, divergence time and biogeography of Conopophagidae (gnateaters) based on sequence data of mitochondrial genes (ND2, ND3 and cytb) and nuclear introns (TGFB2 and G3PDH) from 45 tissue samples (43 Conopophaga and 2 Pittasoma) representing all currently recognized species of the family and the majority of subspecies. Phylogenetic relationships were estimated by maximum likelihood and Bayesian inference. Divergence time estimates were obtained based on a Bayesian relaxed clock model. These chronograms were used to calculate diversification rates and reconstruct ancestral areas of the genus Conopophaga. The phylogenetic analyses support the reciprocal monophyly of the two genera, Conopophaga and Pittasoma. All species were monophyletic with the exception of C. lineata, as C. lineata cearae did not cluster with the other two C. lineata subspecies. Divergence time estimates for Conopophagidae suggested that diversification took place during the Neogene, and that the diversification rate within Conopophaga clade was highest in the late Miocene, followed by a slower diversification rate, suggesting a diversity-dependent pattern. Our analyses of the diversification of family Conopophagidae provided a scenario for evolution in Terra Firme forest across tropical South America. The spatio-temporal pattern suggests that Conopophaga originated in the Brazilian Shield and that a complex sequence of events possibly related to the Andean uplift and infilling of former sedimentation basins and erosion cycles shaped the current distribution and diversity of this genus. © 2014 Elsevier Inc.","author":[{"dropping-particle":"","family":"Batalha-Filho","given":"Henrique","non-dropping-particle":"","parse-names":false,"suffix":""},{"dropping-particle":"","family":"Pessoa","given":"Rodrigo O.","non-dropping-particle":"","parse-names":false,"suffix":""},{"dropping-particle":"","family":"Fabre","given":"Pierre Henri","non-dropping-particle":"","parse-names":false,"suffix":""},{"dropping-particle":"","family":"Fjeldså","given":"Jon","non-dropping-particle":"","parse-names":false,"suffix":""},{"dropping-particle":"","family":"Irestedt","given":"Martin","non-dropping-particle":"","parse-names":false,"suffix":""},{"dropping-particle":"","family":"Ericson","given":"Per G.P.","non-dropping-particle":"","parse-names":false,"suffix":""},{"dropping-particle":"","family":"Silveira","given":"Luís F.","non-dropping-particle":"","parse-names":false,"suffix":""},{"dropping-particle":"","family":"Miyaki","given":"Cristina Y.","non-dropping-particle":"","parse-names":false,"suffix":""}],"container-title":"Molecular Phylogenetics and Evolution","id":"ITEM-1","issue":"1","issued":{"date-parts":[["2014"]]},"page":"422-432","publisher":"Elsevier Inc.","title":"Phylogeny and historical biogeography of gnateaters (Passeriformes, Conopophagidae) in the South America forests","type":"article-journal","volume":"79"},"uris":["http://www.mendeley.com/documents/?uuid=b6a33097-7228-46b5-900b-1bad2a07ee37"]}],"mendeley":{"formattedCitation":"(Batalha-Filho &lt;i&gt;et al.&lt;/i&gt; 2014)","plainTextFormattedCitation":"(Batalha-Filho et al. 2014)","previouslyFormattedCitation":"(Batalha-Filho &lt;i&gt;et al.&lt;/i&gt; 2014)"},"properties":{"noteIndex":0},"schema":"https://github.com/citation-style-language/schema/raw/master/csl-citation.json"}</w:instrText>
      </w:r>
      <w:r w:rsidR="00897A94">
        <w:rPr>
          <w:rFonts w:ascii="Times New Roman" w:hAnsi="Times New Roman" w:cs="Times New Roman"/>
          <w:sz w:val="24"/>
          <w:szCs w:val="24"/>
          <w:lang w:val="en-US"/>
        </w:rPr>
        <w:fldChar w:fldCharType="separate"/>
      </w:r>
      <w:r w:rsidR="00897A94" w:rsidRPr="00897A94">
        <w:rPr>
          <w:rFonts w:ascii="Times New Roman" w:hAnsi="Times New Roman" w:cs="Times New Roman"/>
          <w:noProof/>
          <w:sz w:val="24"/>
          <w:szCs w:val="24"/>
          <w:lang w:val="en-US"/>
        </w:rPr>
        <w:t xml:space="preserve">(Batalha-Filho </w:t>
      </w:r>
      <w:r w:rsidR="00897A94" w:rsidRPr="00897A94">
        <w:rPr>
          <w:rFonts w:ascii="Times New Roman" w:hAnsi="Times New Roman" w:cs="Times New Roman"/>
          <w:i/>
          <w:noProof/>
          <w:sz w:val="24"/>
          <w:szCs w:val="24"/>
          <w:lang w:val="en-US"/>
        </w:rPr>
        <w:t>et al.</w:t>
      </w:r>
      <w:r w:rsidR="00897A94" w:rsidRPr="00897A94">
        <w:rPr>
          <w:rFonts w:ascii="Times New Roman" w:hAnsi="Times New Roman" w:cs="Times New Roman"/>
          <w:noProof/>
          <w:sz w:val="24"/>
          <w:szCs w:val="24"/>
          <w:lang w:val="en-US"/>
        </w:rPr>
        <w:t xml:space="preserve"> 2014)</w:t>
      </w:r>
      <w:r w:rsidR="00897A94">
        <w:rPr>
          <w:rFonts w:ascii="Times New Roman" w:hAnsi="Times New Roman" w:cs="Times New Roman"/>
          <w:sz w:val="24"/>
          <w:szCs w:val="24"/>
          <w:lang w:val="en-US"/>
        </w:rPr>
        <w:fldChar w:fldCharType="end"/>
      </w:r>
      <w:r w:rsidR="00897A94">
        <w:rPr>
          <w:rFonts w:ascii="Times New Roman" w:hAnsi="Times New Roman" w:cs="Times New Roman"/>
          <w:sz w:val="24"/>
          <w:szCs w:val="24"/>
          <w:lang w:val="en-US"/>
        </w:rPr>
        <w:t xml:space="preserve">. </w:t>
      </w:r>
      <w:r>
        <w:rPr>
          <w:rFonts w:ascii="Times New Roman" w:hAnsi="Times New Roman" w:cs="Times New Roman"/>
          <w:sz w:val="24"/>
          <w:szCs w:val="24"/>
          <w:lang w:val="en-US"/>
        </w:rPr>
        <w:t>So, the time-calibrated tree used in this study could be express other information if we had more fossils in our backbone and as a result</w:t>
      </w:r>
      <w:r w:rsidR="00DB41D6">
        <w:rPr>
          <w:rFonts w:ascii="Times New Roman" w:hAnsi="Times New Roman" w:cs="Times New Roman"/>
          <w:sz w:val="24"/>
          <w:szCs w:val="24"/>
          <w:lang w:val="en-US"/>
        </w:rPr>
        <w:t>,</w:t>
      </w:r>
      <w:r>
        <w:rPr>
          <w:rFonts w:ascii="Times New Roman" w:hAnsi="Times New Roman" w:cs="Times New Roman"/>
          <w:sz w:val="24"/>
          <w:szCs w:val="24"/>
          <w:lang w:val="en-US"/>
        </w:rPr>
        <w:t xml:space="preserve"> the time of the arrival of the ancestor has </w:t>
      </w:r>
      <w:r>
        <w:rPr>
          <w:rFonts w:ascii="Times New Roman" w:hAnsi="Times New Roman" w:cs="Times New Roman"/>
          <w:sz w:val="24"/>
          <w:szCs w:val="24"/>
          <w:lang w:val="en-US"/>
        </w:rPr>
        <w:lastRenderedPageBreak/>
        <w:t xml:space="preserve">other value too. For example, other 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 CSL_CITATION {"citationItems":[{"id":"ITEM-1","itemData":{"DOI":"10.1073/pnas.1813206116","ISSN":"0027-8424","abstract":"&lt;p&gt;Avian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Pr>
          <w:rFonts w:ascii="Cambria Math" w:hAnsi="Cambria Math" w:cs="Cambria Math"/>
          <w:sz w:val="24"/>
          <w:szCs w:val="24"/>
          <w:lang w:val="en-US"/>
        </w:rPr>
        <w:instrText>∼</w:instrText>
      </w:r>
      <w:r>
        <w:rPr>
          <w:rFonts w:ascii="Times New Roman" w:hAnsi="Times New Roman" w:cs="Times New Roman"/>
          <w:sz w:val="24"/>
          <w:szCs w:val="24"/>
          <w:lang w:val="en-US"/>
        </w:rPr>
        <w:instrText>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speciation.&lt;/p&gt;","author":[{"dropping-particle":"","family":"Oliveros","given":"Carl H.","non-dropping-particle":"","parse-names":false,"suffix":""},{"dropping-particle":"","family":"Field","given":"Daniel J.","non-dropping-particle":"","parse-names":false,"suffix":""},{"dropping-particle":"","family":"Ksepka","given":"Daniel T.","non-dropping-particle":"","parse-names":false,"suffix":""},{"dropping-particle":"","family":"Barker","given":"F. Keith","non-dropping-particle":"","parse-names":false,"suffix":""},{"dropping-particle":"","family":"Aleixo","given":"Alexandre","non-dropping-particle":"","parse-names":false,"suffix":""},{"dropping-particle":"","family":"Andersen","given":"Michael J.","non-dropping-particle":"","parse-names":false,"suffix":""},{"dropping-particle":"","family":"Alström","given":"Per","non-dropping-particle":"","parse-names":false,"suffix":""},{"dropping-particle":"","family":"Benz","given":"Brett W.","non-dropping-particle":"","parse-names":false,"suffix":""},{"dropping-particle":"","family":"Braun","given":"Edward L.","non-dropping-particle":"","parse-names":false,"suffix":""},{"dropping-particle":"","family":"Braun","given":"Michael J.","non-dropping-particle":"","parse-names":false,"suffix":""},{"dropping-particle":"","family":"Bravo","given":"Gustavo A.","non-dropping-particle":"","parse-names":false,"suffix":""},{"dropping-particle":"","family":"Brumfield","given":"Robb T.","non-dropping-particle":"","parse-names":false,"suffix":""},{"dropping-particle":"","family":"Chesser","given":"R. Terry","non-dropping-particle":"","parse-names":false,"suffix":""},{"dropping-particle":"","family":"Claramunt","given":"Santiago","non-dropping-particle":"","parse-names":false,"suffix":""},{"dropping-particle":"","family":"Cracraft","given":"Joel","non-dropping-particle":"","parse-names":false,"suffix":""},{"dropping-particle":"","family":"Cuervo","given":"Andrés M.","non-dropping-particle":"","parse-names":false,"suffix":""},{"dropping-particle":"","family":"Derryberry","given":"Elizabeth P.","non-dropping-particle":"","parse-names":false,"suffix":""},{"dropping-particle":"","family":"Glenn","given":"Travis C.","non-dropping-particle":"","parse-names":false,"suffix":""},{"dropping-particle":"","family":"Harvey","given":"Michael G.","non-dropping-particle":"","parse-names":false,"suffix":""},{"dropping-particle":"","family":"Hosner","given":"Peter A.","non-dropping-particle":"","parse-names":false,"suffix":""},{"dropping-particle":"","family":"Joseph","given":"Leo","non-dropping-particle":"","parse-names":false,"suffix":""},{"dropping-particle":"","family":"Kimball","given":"Rebecca T.","non-dropping-particle":"","parse-names":false,"suffix":""},{"dropping-particle":"","family":"Mack","given":"Andrew L.","non-dropping-particle":"","parse-names":false,"suffix":""},{"dropping-particle":"","family":"Miskelly","given":"Colin M.","non-dropping-particle":"","parse-names":false,"suffix":""},{"dropping-particle":"","family":"Peterson","given":"A. Townsend","non-dropping-particle":"","parse-names":false,"suffix":""},{"dropping-particle":"","family":"Robbins","given":"Mark B.","non-dropping-particle":"","parse-names":false,"suffix":""},{"dropping-particle":"","family":"Sheldon","given":"Frederick H.","non-dropping-particle":"","parse-names":false,"suffix":""},{"dropping-particle":"","family":"Silveira","given":"Luís Fábio","non-dropping-particle":"","parse-names":false,"suffix":""},{"dropping-particle":"","family":"Smith","given":"Brian Tilston","non-dropping-particle":"","parse-names":false,"suffix":""},{"dropping-particle":"","family":"White","given":"Noor D.","non-dropping-particle":"","parse-names":false,"suffix":""},{"dropping-particle":"","family":"Moyle","given":"Robert G.","non-dropping-particle":"","parse-names":false,"suffix":""},{"dropping-particle":"","family":"Faircloth","given":"Brant C.","non-dropping-particle":"","parse-names":false,"suffix":""}],"container-title":"Proceedings of the National Academy of Sciences","id":"ITEM-1","issued":{"date-parts":[["2019","4","1"]]},"page":"201813206","title":"Earth history and the passerine superradiation","type":"article-journal"},"uris":["http://www.mendeley.com/documents/?uuid=484dd563-e35a-3138-9753-769a82bfccaf"]}],"mendeley":{"formattedCitation":"(Oliveros &lt;i&gt;et al.&lt;/i&gt; 2019)","plainTextFormattedCitation":"(Oliveros et al. 2019)","previouslyFormattedCitation":"(Oliveros &lt;i&gt;et al.&lt;/i&gt; 2019)"},"properties":{"noteIndex":0},"schema":"https://github.com/citation-style-language/schema/raw/master/csl-citation.json"}</w:instrText>
      </w:r>
      <w:r>
        <w:rPr>
          <w:rFonts w:ascii="Times New Roman" w:hAnsi="Times New Roman" w:cs="Times New Roman"/>
          <w:sz w:val="24"/>
          <w:szCs w:val="24"/>
          <w:lang w:val="en-US"/>
        </w:rPr>
        <w:fldChar w:fldCharType="separate"/>
      </w:r>
      <w:r w:rsidRPr="00DC5394">
        <w:rPr>
          <w:rFonts w:ascii="Times New Roman" w:hAnsi="Times New Roman" w:cs="Times New Roman"/>
          <w:noProof/>
          <w:sz w:val="24"/>
          <w:szCs w:val="24"/>
          <w:lang w:val="en-US"/>
        </w:rPr>
        <w:t xml:space="preserve">(Oliveros </w:t>
      </w:r>
      <w:r w:rsidRPr="00DC5394">
        <w:rPr>
          <w:rFonts w:ascii="Times New Roman" w:hAnsi="Times New Roman" w:cs="Times New Roman"/>
          <w:i/>
          <w:noProof/>
          <w:sz w:val="24"/>
          <w:szCs w:val="24"/>
          <w:lang w:val="en-US"/>
        </w:rPr>
        <w:t>et al.</w:t>
      </w:r>
      <w:r w:rsidRPr="00DC5394">
        <w:rPr>
          <w:rFonts w:ascii="Times New Roman" w:hAnsi="Times New Roman" w:cs="Times New Roman"/>
          <w:noProof/>
          <w:sz w:val="24"/>
          <w:szCs w:val="24"/>
          <w:lang w:val="en-US"/>
        </w:rPr>
        <w:t xml:space="preserve">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found different location of the rate shift within </w:t>
      </w:r>
      <w:proofErr w:type="spellStart"/>
      <w:r w:rsidRPr="00DC5394">
        <w:rPr>
          <w:rFonts w:ascii="Times New Roman" w:hAnsi="Times New Roman" w:cs="Times New Roman"/>
          <w:i/>
          <w:sz w:val="24"/>
          <w:szCs w:val="24"/>
          <w:lang w:val="en-US"/>
        </w:rPr>
        <w:t>Passerida</w:t>
      </w:r>
      <w:proofErr w:type="spellEnd"/>
      <w:r>
        <w:rPr>
          <w:rFonts w:ascii="Times New Roman" w:hAnsi="Times New Roman" w:cs="Times New Roman"/>
          <w:sz w:val="24"/>
          <w:szCs w:val="24"/>
          <w:lang w:val="en-US"/>
        </w:rPr>
        <w:t xml:space="preserve"> placing the shift closer to the initial diverge in crown </w:t>
      </w:r>
      <w:proofErr w:type="spellStart"/>
      <w:r w:rsidRPr="00DC5394">
        <w:rPr>
          <w:rFonts w:ascii="Times New Roman" w:hAnsi="Times New Roman" w:cs="Times New Roman"/>
          <w:i/>
          <w:sz w:val="24"/>
          <w:szCs w:val="24"/>
          <w:lang w:val="en-US"/>
        </w:rPr>
        <w:t>Passerida</w:t>
      </w:r>
      <w:proofErr w:type="spellEnd"/>
      <w:r>
        <w:rPr>
          <w:rFonts w:ascii="Times New Roman" w:hAnsi="Times New Roman" w:cs="Times New Roman"/>
          <w:sz w:val="24"/>
          <w:szCs w:val="24"/>
          <w:lang w:val="en-US"/>
        </w:rPr>
        <w:t xml:space="preserve"> than in the analyses of </w:t>
      </w:r>
      <w:proofErr w:type="spellStart"/>
      <w:r>
        <w:rPr>
          <w:rFonts w:ascii="Times New Roman" w:hAnsi="Times New Roman" w:cs="Times New Roman"/>
          <w:sz w:val="24"/>
          <w:szCs w:val="24"/>
          <w:lang w:val="en-US"/>
        </w:rPr>
        <w:t>Jetz</w:t>
      </w:r>
      <w:proofErr w:type="spellEnd"/>
      <w:r>
        <w:rPr>
          <w:rFonts w:ascii="Times New Roman" w:hAnsi="Times New Roman" w:cs="Times New Roman"/>
          <w:sz w:val="24"/>
          <w:szCs w:val="24"/>
          <w:lang w:val="en-US"/>
        </w:rPr>
        <w:t xml:space="preserve"> </w:t>
      </w:r>
      <w:r w:rsidRPr="00DC5394">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2012.  </w:t>
      </w:r>
      <w:r w:rsidR="00AD4B5F">
        <w:rPr>
          <w:rFonts w:ascii="Times New Roman" w:hAnsi="Times New Roman" w:cs="Times New Roman"/>
          <w:sz w:val="24"/>
          <w:szCs w:val="24"/>
          <w:lang w:val="en-US"/>
        </w:rPr>
        <w:t>So</w:t>
      </w:r>
      <w:r w:rsidRPr="00AD4B5F">
        <w:rPr>
          <w:rFonts w:ascii="Times New Roman" w:hAnsi="Times New Roman" w:cs="Times New Roman"/>
          <w:sz w:val="24"/>
          <w:szCs w:val="24"/>
          <w:lang w:val="en-US"/>
        </w:rPr>
        <w:t>,</w:t>
      </w:r>
      <w:r>
        <w:rPr>
          <w:rFonts w:ascii="Times New Roman" w:hAnsi="Times New Roman" w:cs="Times New Roman"/>
          <w:sz w:val="24"/>
          <w:szCs w:val="24"/>
          <w:lang w:val="en-US"/>
        </w:rPr>
        <w:t xml:space="preserve"> the results of Oliveros </w:t>
      </w:r>
      <w:r w:rsidRPr="00DC5394">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indicated that the rate shift occurred several million years earlier than the expected of the phylogeny of </w:t>
      </w:r>
      <w:proofErr w:type="spellStart"/>
      <w:r>
        <w:rPr>
          <w:rFonts w:ascii="Times New Roman" w:hAnsi="Times New Roman" w:cs="Times New Roman"/>
          <w:sz w:val="24"/>
          <w:szCs w:val="24"/>
          <w:lang w:val="en-US"/>
        </w:rPr>
        <w:t>Jetz</w:t>
      </w:r>
      <w:proofErr w:type="spellEnd"/>
      <w:r>
        <w:rPr>
          <w:rFonts w:ascii="Times New Roman" w:hAnsi="Times New Roman" w:cs="Times New Roman"/>
          <w:sz w:val="24"/>
          <w:szCs w:val="24"/>
          <w:lang w:val="en-US"/>
        </w:rPr>
        <w:t xml:space="preserve"> </w:t>
      </w:r>
      <w:r w:rsidRPr="00DC5394">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w:t>
      </w:r>
      <w:r w:rsidR="00AD4B5F">
        <w:rPr>
          <w:rFonts w:ascii="Times New Roman" w:hAnsi="Times New Roman" w:cs="Times New Roman"/>
          <w:sz w:val="24"/>
          <w:szCs w:val="24"/>
          <w:lang w:val="en-US"/>
        </w:rPr>
        <w:t xml:space="preserve">and </w:t>
      </w:r>
      <w:r>
        <w:rPr>
          <w:rFonts w:ascii="Times New Roman" w:hAnsi="Times New Roman" w:cs="Times New Roman"/>
          <w:sz w:val="24"/>
          <w:szCs w:val="24"/>
          <w:lang w:val="en-US"/>
        </w:rPr>
        <w:t>illustrate how the estimation of the ancestor arrived could be early that we expected and maybe affect the results</w:t>
      </w:r>
      <w:r w:rsidR="00AD4B5F">
        <w:rPr>
          <w:rFonts w:ascii="Times New Roman" w:hAnsi="Times New Roman" w:cs="Times New Roman"/>
          <w:sz w:val="24"/>
          <w:szCs w:val="24"/>
          <w:lang w:val="en-US"/>
        </w:rPr>
        <w:t xml:space="preserve"> founded. </w:t>
      </w:r>
      <w:r>
        <w:rPr>
          <w:rFonts w:ascii="Times New Roman" w:hAnsi="Times New Roman" w:cs="Times New Roman"/>
          <w:sz w:val="24"/>
          <w:szCs w:val="24"/>
          <w:lang w:val="en-US"/>
        </w:rPr>
        <w:tab/>
      </w:r>
    </w:p>
    <w:p w14:paraId="5D7AB139" w14:textId="17910991" w:rsidR="00DB41D6" w:rsidRDefault="00525A2F" w:rsidP="001D226E">
      <w:pPr>
        <w:autoSpaceDE w:val="0"/>
        <w:autoSpaceDN w:val="0"/>
        <w:adjustRightInd w:val="0"/>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our study, we </w:t>
      </w:r>
      <w:r w:rsidR="00AD4B5F">
        <w:rPr>
          <w:rFonts w:ascii="Times New Roman" w:hAnsi="Times New Roman" w:cs="Times New Roman"/>
          <w:sz w:val="24"/>
          <w:szCs w:val="24"/>
          <w:lang w:val="en-US"/>
        </w:rPr>
        <w:t>test</w:t>
      </w:r>
      <w:r w:rsidR="00DF486E">
        <w:rPr>
          <w:rFonts w:ascii="Times New Roman" w:hAnsi="Times New Roman" w:cs="Times New Roman"/>
          <w:sz w:val="24"/>
          <w:szCs w:val="24"/>
          <w:lang w:val="en-US"/>
        </w:rPr>
        <w:t>ed</w:t>
      </w:r>
      <w:r w:rsidR="00AD4B5F">
        <w:rPr>
          <w:rFonts w:ascii="Times New Roman" w:hAnsi="Times New Roman" w:cs="Times New Roman"/>
          <w:sz w:val="24"/>
          <w:szCs w:val="24"/>
          <w:lang w:val="en-US"/>
        </w:rPr>
        <w:t xml:space="preserve"> two hypotheses for the latitudinal diversity gradient and we found support for Tropical Niche Conservatism. These </w:t>
      </w:r>
      <w:r w:rsidR="003B0582">
        <w:rPr>
          <w:rFonts w:ascii="Times New Roman" w:hAnsi="Times New Roman" w:cs="Times New Roman"/>
          <w:sz w:val="24"/>
          <w:szCs w:val="24"/>
          <w:lang w:val="en-US"/>
        </w:rPr>
        <w:t>results</w:t>
      </w:r>
      <w:r w:rsidR="00AD4B5F">
        <w:rPr>
          <w:rFonts w:ascii="Times New Roman" w:hAnsi="Times New Roman" w:cs="Times New Roman"/>
          <w:sz w:val="24"/>
          <w:szCs w:val="24"/>
          <w:lang w:val="en-US"/>
        </w:rPr>
        <w:t xml:space="preserve"> </w:t>
      </w:r>
      <w:r w:rsidR="003B0582">
        <w:rPr>
          <w:rFonts w:ascii="Times New Roman" w:hAnsi="Times New Roman" w:cs="Times New Roman"/>
          <w:sz w:val="24"/>
          <w:szCs w:val="24"/>
          <w:lang w:val="en-US"/>
        </w:rPr>
        <w:t xml:space="preserve">support the predictions for TNC, recent and few events of dispersion toward to temperate biomes. </w:t>
      </w:r>
    </w:p>
    <w:p w14:paraId="46EDC939" w14:textId="77777777" w:rsidR="00DB41D6" w:rsidRDefault="00DB41D6" w:rsidP="001D226E">
      <w:pPr>
        <w:autoSpaceDE w:val="0"/>
        <w:autoSpaceDN w:val="0"/>
        <w:adjustRightInd w:val="0"/>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B4D70AA" w14:textId="77777777" w:rsidR="00525A2F" w:rsidRPr="00CD1E6D" w:rsidRDefault="00525A2F" w:rsidP="00CD1E6D">
      <w:pPr>
        <w:pStyle w:val="SemEspaamento"/>
        <w:rPr>
          <w:rFonts w:ascii="Times New Roman" w:hAnsi="Times New Roman" w:cs="Times New Roman"/>
          <w:b/>
          <w:sz w:val="24"/>
          <w:szCs w:val="24"/>
          <w:lang w:val="en-US"/>
        </w:rPr>
      </w:pPr>
      <w:r w:rsidRPr="00CD1E6D">
        <w:rPr>
          <w:rFonts w:ascii="Times New Roman" w:hAnsi="Times New Roman" w:cs="Times New Roman"/>
          <w:b/>
          <w:sz w:val="24"/>
          <w:szCs w:val="24"/>
          <w:lang w:val="en-US"/>
        </w:rPr>
        <w:lastRenderedPageBreak/>
        <w:t xml:space="preserve">REFERENCES </w:t>
      </w:r>
    </w:p>
    <w:p w14:paraId="54E8053F" w14:textId="77777777" w:rsidR="00525A2F" w:rsidRPr="00857340" w:rsidRDefault="00525A2F" w:rsidP="00525A2F">
      <w:pPr>
        <w:pStyle w:val="Default"/>
        <w:rPr>
          <w:rFonts w:asciiTheme="minorHAnsi" w:hAnsiTheme="minorHAnsi"/>
          <w:sz w:val="22"/>
          <w:szCs w:val="22"/>
          <w:lang w:val="en-US"/>
        </w:rPr>
      </w:pPr>
    </w:p>
    <w:p w14:paraId="24B5587A" w14:textId="364E2841" w:rsidR="00CD1E6D" w:rsidRPr="004F4833" w:rsidRDefault="00525A2F" w:rsidP="00CD1E6D">
      <w:pPr>
        <w:widowControl w:val="0"/>
        <w:autoSpaceDE w:val="0"/>
        <w:autoSpaceDN w:val="0"/>
        <w:adjustRightInd w:val="0"/>
        <w:ind w:left="480" w:hanging="480"/>
        <w:rPr>
          <w:rFonts w:cs="Times New Roman"/>
          <w:noProof/>
          <w:szCs w:val="24"/>
          <w:lang w:val="pt-BR"/>
          <w:rPrChange w:id="84" w:author="Gabriel Nakamura" w:date="2019-07-22T14:44:00Z">
            <w:rPr>
              <w:rFonts w:cs="Times New Roman"/>
              <w:noProof/>
              <w:szCs w:val="24"/>
              <w:lang w:val="en-US"/>
            </w:rPr>
          </w:rPrChange>
        </w:rPr>
      </w:pPr>
      <w:r>
        <w:rPr>
          <w:lang w:val="pt-BR"/>
        </w:rPr>
        <w:fldChar w:fldCharType="begin" w:fldLock="1"/>
      </w:r>
      <w:r w:rsidRPr="00857340">
        <w:rPr>
          <w:lang w:val="en-US"/>
        </w:rPr>
        <w:instrText xml:space="preserve">ADDIN Mendeley Bibliography CSL_BIBLIOGRAPHY </w:instrText>
      </w:r>
      <w:r>
        <w:rPr>
          <w:lang w:val="pt-BR"/>
        </w:rPr>
        <w:fldChar w:fldCharType="separate"/>
      </w:r>
      <w:r w:rsidR="00CD1E6D" w:rsidRPr="00CD1E6D">
        <w:rPr>
          <w:rFonts w:cs="Times New Roman"/>
          <w:noProof/>
          <w:szCs w:val="24"/>
          <w:lang w:val="en-US"/>
        </w:rPr>
        <w:t xml:space="preserve">Allen, A.P., Gillooly, J.F., Savage, V.M. &amp; Brown, J.H. (2006). </w:t>
      </w:r>
      <w:r w:rsidR="00CD1E6D" w:rsidRPr="003B1D67">
        <w:rPr>
          <w:rFonts w:cs="Times New Roman"/>
          <w:noProof/>
          <w:szCs w:val="24"/>
          <w:lang w:val="en-US"/>
        </w:rPr>
        <w:t xml:space="preserve">Kinetic effects of temperature on rates of genetic divergence and speciation. </w:t>
      </w:r>
      <w:r w:rsidR="00CD1E6D" w:rsidRPr="004F4833">
        <w:rPr>
          <w:rFonts w:cs="Times New Roman"/>
          <w:i/>
          <w:iCs/>
          <w:noProof/>
          <w:szCs w:val="24"/>
          <w:lang w:val="pt-BR"/>
          <w:rPrChange w:id="85" w:author="Gabriel Nakamura" w:date="2019-07-22T14:44:00Z">
            <w:rPr>
              <w:rFonts w:cs="Times New Roman"/>
              <w:i/>
              <w:iCs/>
              <w:noProof/>
              <w:szCs w:val="24"/>
              <w:lang w:val="en-US"/>
            </w:rPr>
          </w:rPrChange>
        </w:rPr>
        <w:t>Proc. Natl. Acad. Sci.</w:t>
      </w:r>
      <w:r w:rsidR="00CD1E6D" w:rsidRPr="004F4833">
        <w:rPr>
          <w:rFonts w:cs="Times New Roman"/>
          <w:noProof/>
          <w:szCs w:val="24"/>
          <w:lang w:val="pt-BR"/>
          <w:rPrChange w:id="86" w:author="Gabriel Nakamura" w:date="2019-07-22T14:44:00Z">
            <w:rPr>
              <w:rFonts w:cs="Times New Roman"/>
              <w:noProof/>
              <w:szCs w:val="24"/>
              <w:lang w:val="en-US"/>
            </w:rPr>
          </w:rPrChange>
        </w:rPr>
        <w:t>, 103, 9130–9135.</w:t>
      </w:r>
    </w:p>
    <w:p w14:paraId="5C0FF8BD"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4F4833">
        <w:rPr>
          <w:rFonts w:cs="Times New Roman"/>
          <w:noProof/>
          <w:szCs w:val="24"/>
          <w:lang w:val="pt-BR"/>
          <w:rPrChange w:id="87" w:author="Gabriel Nakamura" w:date="2019-07-22T14:44:00Z">
            <w:rPr>
              <w:rFonts w:cs="Times New Roman"/>
              <w:noProof/>
              <w:szCs w:val="24"/>
              <w:lang w:val="en-US"/>
            </w:rPr>
          </w:rPrChange>
        </w:rPr>
        <w:t xml:space="preserve">Batalha-Filho, H., Pessoa, R.O., Fabre, P.H., Fjeldså, J., Irestedt, M., Ericson, P.G.P., </w:t>
      </w:r>
      <w:r w:rsidRPr="004F4833">
        <w:rPr>
          <w:rFonts w:cs="Times New Roman"/>
          <w:i/>
          <w:iCs/>
          <w:noProof/>
          <w:szCs w:val="24"/>
          <w:lang w:val="pt-BR"/>
          <w:rPrChange w:id="88" w:author="Gabriel Nakamura" w:date="2019-07-22T14:44:00Z">
            <w:rPr>
              <w:rFonts w:cs="Times New Roman"/>
              <w:i/>
              <w:iCs/>
              <w:noProof/>
              <w:szCs w:val="24"/>
              <w:lang w:val="en-US"/>
            </w:rPr>
          </w:rPrChange>
        </w:rPr>
        <w:t>et al.</w:t>
      </w:r>
      <w:r w:rsidRPr="004F4833">
        <w:rPr>
          <w:rFonts w:cs="Times New Roman"/>
          <w:noProof/>
          <w:szCs w:val="24"/>
          <w:lang w:val="pt-BR"/>
          <w:rPrChange w:id="89" w:author="Gabriel Nakamura" w:date="2019-07-22T14:44:00Z">
            <w:rPr>
              <w:rFonts w:cs="Times New Roman"/>
              <w:noProof/>
              <w:szCs w:val="24"/>
              <w:lang w:val="en-US"/>
            </w:rPr>
          </w:rPrChange>
        </w:rPr>
        <w:t xml:space="preserve"> </w:t>
      </w:r>
      <w:r w:rsidRPr="003B1D67">
        <w:rPr>
          <w:rFonts w:cs="Times New Roman"/>
          <w:noProof/>
          <w:szCs w:val="24"/>
          <w:lang w:val="en-US"/>
        </w:rPr>
        <w:t xml:space="preserve">(2014). Phylogeny and historical biogeography of gnateaters (Passeriformes, Conopophagidae) in the South America forests. </w:t>
      </w:r>
      <w:r w:rsidRPr="003B1D67">
        <w:rPr>
          <w:rFonts w:cs="Times New Roman"/>
          <w:i/>
          <w:iCs/>
          <w:noProof/>
          <w:szCs w:val="24"/>
          <w:lang w:val="en-US"/>
        </w:rPr>
        <w:t>Mol. Phylogenet. Evol.</w:t>
      </w:r>
      <w:r w:rsidRPr="003B1D67">
        <w:rPr>
          <w:rFonts w:cs="Times New Roman"/>
          <w:noProof/>
          <w:szCs w:val="24"/>
          <w:lang w:val="en-US"/>
        </w:rPr>
        <w:t>, 79, 422–432.</w:t>
      </w:r>
    </w:p>
    <w:p w14:paraId="6BC6623E"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Bini, L.M., Diniz-Filho, J.A.F. &amp; Hawkins, B.A. (2004). Macroecological explanations for differences in species richness gradients: A canonical analysis of South American birds. </w:t>
      </w:r>
      <w:r w:rsidRPr="003B1D67">
        <w:rPr>
          <w:rFonts w:cs="Times New Roman"/>
          <w:i/>
          <w:iCs/>
          <w:noProof/>
          <w:szCs w:val="24"/>
          <w:lang w:val="en-US"/>
        </w:rPr>
        <w:t>J. Biogeogr.</w:t>
      </w:r>
    </w:p>
    <w:p w14:paraId="34B3E0D5"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Cardillo, M., Orme, C.D.L. &amp; Owens, I.P.F. (2005). Testing for latitudinal bias in diversification rates: an example using New World birds. </w:t>
      </w:r>
      <w:r w:rsidRPr="003B1D67">
        <w:rPr>
          <w:rFonts w:cs="Times New Roman"/>
          <w:i/>
          <w:iCs/>
          <w:noProof/>
          <w:szCs w:val="24"/>
          <w:lang w:val="en-US"/>
        </w:rPr>
        <w:t>Ecology</w:t>
      </w:r>
      <w:r w:rsidRPr="003B1D67">
        <w:rPr>
          <w:rFonts w:cs="Times New Roman"/>
          <w:noProof/>
          <w:szCs w:val="24"/>
          <w:lang w:val="en-US"/>
        </w:rPr>
        <w:t>, 86, 2278–2287.</w:t>
      </w:r>
    </w:p>
    <w:p w14:paraId="73C50C0A"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Crouch, N.M.A., Capurucho, J.M.G., Hackett, S.J. &amp; Bates, J.M. (2019). Evaluating the contribution of dispersal to community structure in Neotropical passerine birds. </w:t>
      </w:r>
      <w:r w:rsidRPr="003B1D67">
        <w:rPr>
          <w:rFonts w:cs="Times New Roman"/>
          <w:i/>
          <w:iCs/>
          <w:noProof/>
          <w:szCs w:val="24"/>
          <w:lang w:val="en-US"/>
        </w:rPr>
        <w:t>Ecography (Cop.).</w:t>
      </w:r>
      <w:r w:rsidRPr="003B1D67">
        <w:rPr>
          <w:rFonts w:cs="Times New Roman"/>
          <w:noProof/>
          <w:szCs w:val="24"/>
          <w:lang w:val="en-US"/>
        </w:rPr>
        <w:t>, 42, 390–399.</w:t>
      </w:r>
    </w:p>
    <w:p w14:paraId="696BD278"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Cutter, A.D. &amp; Gray, J.C. (2016). Ephemeral ecological speciation and the latitudinal biodiversity gradient. </w:t>
      </w:r>
      <w:r w:rsidRPr="003B1D67">
        <w:rPr>
          <w:rFonts w:cs="Times New Roman"/>
          <w:i/>
          <w:iCs/>
          <w:noProof/>
          <w:szCs w:val="24"/>
          <w:lang w:val="en-US"/>
        </w:rPr>
        <w:t>Evolution (N. Y).</w:t>
      </w:r>
      <w:r w:rsidRPr="003B1D67">
        <w:rPr>
          <w:rFonts w:cs="Times New Roman"/>
          <w:noProof/>
          <w:szCs w:val="24"/>
          <w:lang w:val="en-US"/>
        </w:rPr>
        <w:t>, 70, 2171–2185.</w:t>
      </w:r>
    </w:p>
    <w:p w14:paraId="68762294"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Duchêne, D.A. &amp; Cardillo, M. (2015). Phylogenetic patterns in the geographic distributions of birds support the tropical conservatism hypothesis. </w:t>
      </w:r>
      <w:r w:rsidRPr="003B1D67">
        <w:rPr>
          <w:rFonts w:cs="Times New Roman"/>
          <w:i/>
          <w:iCs/>
          <w:noProof/>
          <w:szCs w:val="24"/>
          <w:lang w:val="en-US"/>
        </w:rPr>
        <w:t>Glob. Ecol. Biogeogr.</w:t>
      </w:r>
    </w:p>
    <w:p w14:paraId="17197191"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Fitzpatrick, J.W. (1980). Foraging behavior of neotropical tyrant flycatchers. </w:t>
      </w:r>
      <w:r w:rsidRPr="003B1D67">
        <w:rPr>
          <w:rFonts w:cs="Times New Roman"/>
          <w:i/>
          <w:iCs/>
          <w:noProof/>
          <w:szCs w:val="24"/>
          <w:lang w:val="en-US"/>
        </w:rPr>
        <w:t>cooper Ornithol. Soc.</w:t>
      </w:r>
      <w:r w:rsidRPr="003B1D67">
        <w:rPr>
          <w:rFonts w:cs="Times New Roman"/>
          <w:noProof/>
          <w:szCs w:val="24"/>
          <w:lang w:val="en-US"/>
        </w:rPr>
        <w:t>, 43–57.</w:t>
      </w:r>
    </w:p>
    <w:p w14:paraId="46268D6F"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Gaston, K.J. (2000). Global patterns in biodiversity, 405, 220–227.</w:t>
      </w:r>
    </w:p>
    <w:p w14:paraId="500CB949"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Haffer, J. (1969). Speciation in Amazonian Forest Birds. </w:t>
      </w:r>
      <w:r w:rsidRPr="003B1D67">
        <w:rPr>
          <w:rFonts w:cs="Times New Roman"/>
          <w:i/>
          <w:iCs/>
          <w:noProof/>
          <w:szCs w:val="24"/>
          <w:lang w:val="en-US"/>
        </w:rPr>
        <w:t>Science (80-. ).</w:t>
      </w:r>
      <w:r w:rsidRPr="003B1D67">
        <w:rPr>
          <w:rFonts w:cs="Times New Roman"/>
          <w:noProof/>
          <w:szCs w:val="24"/>
          <w:lang w:val="en-US"/>
        </w:rPr>
        <w:t>, 165, 131–138.</w:t>
      </w:r>
    </w:p>
    <w:p w14:paraId="132CF6D2"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Hawkins, B.A. (2001). Ecology’s oldest pattern? </w:t>
      </w:r>
      <w:r w:rsidRPr="003B1D67">
        <w:rPr>
          <w:rFonts w:cs="Times New Roman"/>
          <w:i/>
          <w:iCs/>
          <w:noProof/>
          <w:szCs w:val="24"/>
          <w:lang w:val="en-US"/>
        </w:rPr>
        <w:t>Trends Ecol. Evol.</w:t>
      </w:r>
      <w:r w:rsidRPr="003B1D67">
        <w:rPr>
          <w:rFonts w:cs="Times New Roman"/>
          <w:noProof/>
          <w:szCs w:val="24"/>
          <w:lang w:val="en-US"/>
        </w:rPr>
        <w:t>, 16.</w:t>
      </w:r>
    </w:p>
    <w:p w14:paraId="3F058CD6"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Hawkins, B.A., Diniz-Filho, J.A.F., Jaramillo, C.A. &amp; Soeller, S.A. (2006). Post-Eocene climate change, niche conservatism, and the latitudinal diversity gradient of New World birds. </w:t>
      </w:r>
      <w:r w:rsidRPr="003B1D67">
        <w:rPr>
          <w:rFonts w:cs="Times New Roman"/>
          <w:i/>
          <w:iCs/>
          <w:noProof/>
          <w:szCs w:val="24"/>
          <w:lang w:val="en-US"/>
        </w:rPr>
        <w:t>J. Biogeogr.</w:t>
      </w:r>
    </w:p>
    <w:p w14:paraId="52F8D092"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Hawkins, B.A., Field, R., Cornell, H. V, Currie, D.J., Guegan, J.F., Kaufman, D.M., </w:t>
      </w:r>
      <w:r w:rsidRPr="003B1D67">
        <w:rPr>
          <w:rFonts w:cs="Times New Roman"/>
          <w:i/>
          <w:iCs/>
          <w:noProof/>
          <w:szCs w:val="24"/>
          <w:lang w:val="en-US"/>
        </w:rPr>
        <w:t>et al.</w:t>
      </w:r>
      <w:r w:rsidRPr="003B1D67">
        <w:rPr>
          <w:rFonts w:cs="Times New Roman"/>
          <w:noProof/>
          <w:szCs w:val="24"/>
          <w:lang w:val="en-US"/>
        </w:rPr>
        <w:t xml:space="preserve"> (2003). Energy, water, and broad-scale geographic patterns of species richness. </w:t>
      </w:r>
      <w:r w:rsidRPr="003B1D67">
        <w:rPr>
          <w:rFonts w:cs="Times New Roman"/>
          <w:i/>
          <w:iCs/>
          <w:noProof/>
          <w:szCs w:val="24"/>
          <w:lang w:val="en-US"/>
        </w:rPr>
        <w:t>Ecology</w:t>
      </w:r>
      <w:r w:rsidRPr="003B1D67">
        <w:rPr>
          <w:rFonts w:cs="Times New Roman"/>
          <w:noProof/>
          <w:szCs w:val="24"/>
          <w:lang w:val="en-US"/>
        </w:rPr>
        <w:t>, 84, 3105–3117.</w:t>
      </w:r>
    </w:p>
    <w:p w14:paraId="2E666148"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Hillebrand, H. (2004). On the Generality of the Latitudinal Diversity Gradient. </w:t>
      </w:r>
      <w:r w:rsidRPr="003B1D67">
        <w:rPr>
          <w:rFonts w:cs="Times New Roman"/>
          <w:i/>
          <w:iCs/>
          <w:noProof/>
          <w:szCs w:val="24"/>
          <w:lang w:val="en-US"/>
        </w:rPr>
        <w:t>Am. Nat</w:t>
      </w:r>
      <w:r w:rsidRPr="003B1D67">
        <w:rPr>
          <w:rFonts w:cs="Times New Roman"/>
          <w:noProof/>
          <w:szCs w:val="24"/>
          <w:lang w:val="en-US"/>
        </w:rPr>
        <w:t>, 163, 192–211.</w:t>
      </w:r>
    </w:p>
    <w:p w14:paraId="28AEE4BE"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Hurlbert, A.H. &amp; Jetz, W. (2007). Species richness, hotspots, and the scale dependence of range maps in ecology and conservation. </w:t>
      </w:r>
      <w:r w:rsidRPr="003B1D67">
        <w:rPr>
          <w:rFonts w:cs="Times New Roman"/>
          <w:i/>
          <w:iCs/>
          <w:noProof/>
          <w:szCs w:val="24"/>
          <w:lang w:val="en-US"/>
        </w:rPr>
        <w:t>PNAS</w:t>
      </w:r>
      <w:r w:rsidRPr="003B1D67">
        <w:rPr>
          <w:rFonts w:cs="Times New Roman"/>
          <w:noProof/>
          <w:szCs w:val="24"/>
          <w:lang w:val="en-US"/>
        </w:rPr>
        <w:t>, 104, 13384–13389.</w:t>
      </w:r>
    </w:p>
    <w:p w14:paraId="588A21D7"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Jablonski, D., Roy, K. &amp; Valentine, J.W. (2006). Out of the tropics: Evolutionary dynamics of the latitudinal diversity gradient. </w:t>
      </w:r>
      <w:r w:rsidRPr="003B1D67">
        <w:rPr>
          <w:rFonts w:cs="Times New Roman"/>
          <w:i/>
          <w:iCs/>
          <w:noProof/>
          <w:szCs w:val="24"/>
          <w:lang w:val="en-US"/>
        </w:rPr>
        <w:t>Science (80-. ).</w:t>
      </w:r>
    </w:p>
    <w:p w14:paraId="4641269F"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Jansson, R., Rodríguez-Castañeda, G. &amp; Harding, L.E. (2013). What can multiple phylogenies say about the latitudinal diversity gradient? A new look at the tropical conservatism, out of the tropics, and diversification rate hypotheses. </w:t>
      </w:r>
      <w:r w:rsidRPr="003B1D67">
        <w:rPr>
          <w:rFonts w:cs="Times New Roman"/>
          <w:i/>
          <w:iCs/>
          <w:noProof/>
          <w:szCs w:val="24"/>
          <w:lang w:val="en-US"/>
        </w:rPr>
        <w:t>Evolution (N. Y).</w:t>
      </w:r>
      <w:r w:rsidRPr="003B1D67">
        <w:rPr>
          <w:rFonts w:cs="Times New Roman"/>
          <w:noProof/>
          <w:szCs w:val="24"/>
          <w:lang w:val="en-US"/>
        </w:rPr>
        <w:t>, 67, 1741–1755.</w:t>
      </w:r>
    </w:p>
    <w:p w14:paraId="4C7382B8"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Kembel, S.W., Cowan, P.D., Helmus, M.R., Cornwell, W.K., Morlon, H., Ackerly, D.D., </w:t>
      </w:r>
      <w:r w:rsidRPr="003B1D67">
        <w:rPr>
          <w:rFonts w:cs="Times New Roman"/>
          <w:i/>
          <w:iCs/>
          <w:noProof/>
          <w:szCs w:val="24"/>
          <w:lang w:val="en-US"/>
        </w:rPr>
        <w:t>et al.</w:t>
      </w:r>
      <w:r w:rsidRPr="003B1D67">
        <w:rPr>
          <w:rFonts w:cs="Times New Roman"/>
          <w:noProof/>
          <w:szCs w:val="24"/>
          <w:lang w:val="en-US"/>
        </w:rPr>
        <w:t xml:space="preserve"> (2010). Picante: R tools for integrating phylogenies and ecology. </w:t>
      </w:r>
      <w:r w:rsidRPr="003B1D67">
        <w:rPr>
          <w:rFonts w:cs="Times New Roman"/>
          <w:i/>
          <w:iCs/>
          <w:noProof/>
          <w:szCs w:val="24"/>
          <w:lang w:val="en-US"/>
        </w:rPr>
        <w:t>Bioinformatics</w:t>
      </w:r>
      <w:r w:rsidRPr="003B1D67">
        <w:rPr>
          <w:rFonts w:cs="Times New Roman"/>
          <w:noProof/>
          <w:szCs w:val="24"/>
          <w:lang w:val="en-US"/>
        </w:rPr>
        <w:t>, 26, 1463–1464.</w:t>
      </w:r>
    </w:p>
    <w:p w14:paraId="066AA856"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Kennedy, J.D., Wang, Z., Weir, J.T., Rahbek, C., Fjeldså, J. &amp; Price, T.D. (2014). Into and out of the tropics: The generation of the latitudinal gradient among New World passerine birds. </w:t>
      </w:r>
      <w:r w:rsidRPr="003B1D67">
        <w:rPr>
          <w:rFonts w:cs="Times New Roman"/>
          <w:i/>
          <w:iCs/>
          <w:noProof/>
          <w:szCs w:val="24"/>
          <w:lang w:val="en-US"/>
        </w:rPr>
        <w:t>J. Biogeogr.</w:t>
      </w:r>
    </w:p>
    <w:p w14:paraId="44C89667"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Kerkhoff, A.J., Moriarty, P.E. &amp; Weiser, M.D. (2014). The latitudinal species richness gradient in New World woody angiosperms is consistent with the tropical conservatism hypothesis. </w:t>
      </w:r>
      <w:r w:rsidRPr="003B1D67">
        <w:rPr>
          <w:rFonts w:cs="Times New Roman"/>
          <w:i/>
          <w:iCs/>
          <w:noProof/>
          <w:szCs w:val="24"/>
          <w:lang w:val="en-US"/>
        </w:rPr>
        <w:t>PNAS</w:t>
      </w:r>
      <w:r w:rsidRPr="003B1D67">
        <w:rPr>
          <w:rFonts w:cs="Times New Roman"/>
          <w:noProof/>
          <w:szCs w:val="24"/>
          <w:lang w:val="en-US"/>
        </w:rPr>
        <w:t>, 111, 8125–8130.</w:t>
      </w:r>
    </w:p>
    <w:p w14:paraId="5E3EB8DF"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Kodandaramaiah, U. (2010). Use of dispersal-vicariance analysis in biogeography - A critique. </w:t>
      </w:r>
      <w:r w:rsidRPr="003B1D67">
        <w:rPr>
          <w:rFonts w:cs="Times New Roman"/>
          <w:i/>
          <w:iCs/>
          <w:noProof/>
          <w:szCs w:val="24"/>
          <w:lang w:val="en-US"/>
        </w:rPr>
        <w:t>J. Biogeogr.</w:t>
      </w:r>
      <w:r w:rsidRPr="003B1D67">
        <w:rPr>
          <w:rFonts w:cs="Times New Roman"/>
          <w:noProof/>
          <w:szCs w:val="24"/>
          <w:lang w:val="en-US"/>
        </w:rPr>
        <w:t>, 37, 3–11.</w:t>
      </w:r>
    </w:p>
    <w:p w14:paraId="2747197B"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Landis, M.J., Matzke, N.J., Moore, B.R. &amp; Huelsenbeck, J.P. (2013). Bayesian analysis of biogeography when the number of areas is large. </w:t>
      </w:r>
      <w:r w:rsidRPr="003B1D67">
        <w:rPr>
          <w:rFonts w:cs="Times New Roman"/>
          <w:i/>
          <w:iCs/>
          <w:noProof/>
          <w:szCs w:val="24"/>
          <w:lang w:val="en-US"/>
        </w:rPr>
        <w:t>Syst. Biol.</w:t>
      </w:r>
      <w:r w:rsidRPr="003B1D67">
        <w:rPr>
          <w:rFonts w:cs="Times New Roman"/>
          <w:noProof/>
          <w:szCs w:val="24"/>
          <w:lang w:val="en-US"/>
        </w:rPr>
        <w:t>, 62, 789–804.</w:t>
      </w:r>
    </w:p>
    <w:p w14:paraId="6DA94EAF"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Legendre, P. &amp; Legendre, L. (2012). </w:t>
      </w:r>
      <w:r w:rsidRPr="003B1D67">
        <w:rPr>
          <w:rFonts w:cs="Times New Roman"/>
          <w:i/>
          <w:iCs/>
          <w:noProof/>
          <w:szCs w:val="24"/>
          <w:lang w:val="en-US"/>
        </w:rPr>
        <w:t>Numerical Ecology</w:t>
      </w:r>
      <w:r w:rsidRPr="003B1D67">
        <w:rPr>
          <w:rFonts w:cs="Times New Roman"/>
          <w:noProof/>
          <w:szCs w:val="24"/>
          <w:lang w:val="en-US"/>
        </w:rPr>
        <w:t>. Elsevier.</w:t>
      </w:r>
    </w:p>
    <w:p w14:paraId="133C88F6"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Liu, Z., Pagani, M., Zinniker, D., Deconto, R.M., Huber, M., Brinkhuis, H., </w:t>
      </w:r>
      <w:r w:rsidRPr="003B1D67">
        <w:rPr>
          <w:rFonts w:cs="Times New Roman"/>
          <w:i/>
          <w:iCs/>
          <w:noProof/>
          <w:szCs w:val="24"/>
          <w:lang w:val="en-US"/>
        </w:rPr>
        <w:t>et al.</w:t>
      </w:r>
      <w:r w:rsidRPr="003B1D67">
        <w:rPr>
          <w:rFonts w:cs="Times New Roman"/>
          <w:noProof/>
          <w:szCs w:val="24"/>
          <w:lang w:val="en-US"/>
        </w:rPr>
        <w:t xml:space="preserve"> (2009). Eocene-Oligocene Climate Transition. </w:t>
      </w:r>
      <w:r w:rsidRPr="003B1D67">
        <w:rPr>
          <w:rFonts w:cs="Times New Roman"/>
          <w:i/>
          <w:iCs/>
          <w:noProof/>
          <w:szCs w:val="24"/>
          <w:lang w:val="en-US"/>
        </w:rPr>
        <w:t>Science</w:t>
      </w:r>
      <w:r w:rsidRPr="003B1D67">
        <w:rPr>
          <w:rFonts w:cs="Times New Roman"/>
          <w:noProof/>
          <w:szCs w:val="24"/>
          <w:lang w:val="en-US"/>
        </w:rPr>
        <w:t>, 323, 1187–1190.</w:t>
      </w:r>
    </w:p>
    <w:p w14:paraId="145F02BD"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Lovette, I.J. &amp; Bermingham, E. (1999). Explosive speciation in the New World Dendroica warblers. </w:t>
      </w:r>
      <w:r w:rsidRPr="003B1D67">
        <w:rPr>
          <w:rFonts w:cs="Times New Roman"/>
          <w:i/>
          <w:iCs/>
          <w:noProof/>
          <w:szCs w:val="24"/>
          <w:lang w:val="en-US"/>
        </w:rPr>
        <w:t>Proc. R. Soc. B Biol. Sci.</w:t>
      </w:r>
      <w:r w:rsidRPr="003B1D67">
        <w:rPr>
          <w:rFonts w:cs="Times New Roman"/>
          <w:noProof/>
          <w:szCs w:val="24"/>
          <w:lang w:val="en-US"/>
        </w:rPr>
        <w:t>, 266, 1629–1636.</w:t>
      </w:r>
    </w:p>
    <w:p w14:paraId="1BF8B712"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Manegold, A., Mayr, G. &amp; Mourer-Chauviré, C. (2014). Miocene Songbirds and the Composition of the European Passeriform Avifauna. </w:t>
      </w:r>
      <w:r w:rsidRPr="003B1D67">
        <w:rPr>
          <w:rFonts w:cs="Times New Roman"/>
          <w:i/>
          <w:iCs/>
          <w:noProof/>
          <w:szCs w:val="24"/>
          <w:lang w:val="en-US"/>
        </w:rPr>
        <w:t>Auk</w:t>
      </w:r>
      <w:r w:rsidRPr="003B1D67">
        <w:rPr>
          <w:rFonts w:cs="Times New Roman"/>
          <w:noProof/>
          <w:szCs w:val="24"/>
          <w:lang w:val="en-US"/>
        </w:rPr>
        <w:t>, 121, 1155–1160.</w:t>
      </w:r>
    </w:p>
    <w:p w14:paraId="2F940009"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Matzke, N.J. (2013). Probabilistic historical biogeography: new models for founder-event speciation, imperfect detection, and fossils allow improved accuracy and model-testing. </w:t>
      </w:r>
      <w:r w:rsidRPr="003B1D67">
        <w:rPr>
          <w:rFonts w:cs="Times New Roman"/>
          <w:i/>
          <w:iCs/>
          <w:noProof/>
          <w:szCs w:val="24"/>
          <w:lang w:val="en-US"/>
        </w:rPr>
        <w:t>Front. Biogeogr.</w:t>
      </w:r>
      <w:r w:rsidRPr="003B1D67">
        <w:rPr>
          <w:rFonts w:cs="Times New Roman"/>
          <w:noProof/>
          <w:szCs w:val="24"/>
          <w:lang w:val="en-US"/>
        </w:rPr>
        <w:t>, 5.</w:t>
      </w:r>
    </w:p>
    <w:p w14:paraId="5BD23295"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Mayr, G. (2004). Old World Fossil Record of Modern-Type Hummingbirds. </w:t>
      </w:r>
      <w:r w:rsidRPr="003B1D67">
        <w:rPr>
          <w:rFonts w:cs="Times New Roman"/>
          <w:i/>
          <w:iCs/>
          <w:noProof/>
          <w:szCs w:val="24"/>
          <w:lang w:val="en-US"/>
        </w:rPr>
        <w:t>Science (80-. ).</w:t>
      </w:r>
      <w:r w:rsidRPr="003B1D67">
        <w:rPr>
          <w:rFonts w:cs="Times New Roman"/>
          <w:noProof/>
          <w:szCs w:val="24"/>
          <w:lang w:val="en-US"/>
        </w:rPr>
        <w:t>, 304, 861–864.</w:t>
      </w:r>
    </w:p>
    <w:p w14:paraId="29EB6BC0"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Mittelbach, G.G., Schemske, D.W., Cornell, H. V., Allen, A.P., Brown, J.M., Bush, M.B., </w:t>
      </w:r>
      <w:r w:rsidRPr="003B1D67">
        <w:rPr>
          <w:rFonts w:cs="Times New Roman"/>
          <w:i/>
          <w:iCs/>
          <w:noProof/>
          <w:szCs w:val="24"/>
          <w:lang w:val="en-US"/>
        </w:rPr>
        <w:t>et al.</w:t>
      </w:r>
      <w:r w:rsidRPr="003B1D67">
        <w:rPr>
          <w:rFonts w:cs="Times New Roman"/>
          <w:noProof/>
          <w:szCs w:val="24"/>
          <w:lang w:val="en-US"/>
        </w:rPr>
        <w:t xml:space="preserve"> (2007). Evolution and the latitudinal diversity gradient: Speciation, extinction and biogeography. </w:t>
      </w:r>
      <w:r w:rsidRPr="003B1D67">
        <w:rPr>
          <w:rFonts w:cs="Times New Roman"/>
          <w:i/>
          <w:iCs/>
          <w:noProof/>
          <w:szCs w:val="24"/>
          <w:lang w:val="en-US"/>
        </w:rPr>
        <w:t>Ecol. Lett.</w:t>
      </w:r>
    </w:p>
    <w:p w14:paraId="479174A0"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Mittelbach, G.G., Steiner, C.F., Scheiner, S.M., Gross, K.L., Reynolds, H.L., Waide, R.B., </w:t>
      </w:r>
      <w:r w:rsidRPr="003B1D67">
        <w:rPr>
          <w:rFonts w:cs="Times New Roman"/>
          <w:i/>
          <w:iCs/>
          <w:noProof/>
          <w:szCs w:val="24"/>
          <w:lang w:val="en-US"/>
        </w:rPr>
        <w:t>et al.</w:t>
      </w:r>
      <w:r w:rsidRPr="003B1D67">
        <w:rPr>
          <w:rFonts w:cs="Times New Roman"/>
          <w:noProof/>
          <w:szCs w:val="24"/>
          <w:lang w:val="en-US"/>
        </w:rPr>
        <w:t xml:space="preserve"> (2001). What </w:t>
      </w:r>
      <w:r w:rsidRPr="003B1D67">
        <w:rPr>
          <w:rFonts w:cs="Times New Roman"/>
          <w:noProof/>
          <w:szCs w:val="24"/>
          <w:lang w:val="en-US"/>
        </w:rPr>
        <w:lastRenderedPageBreak/>
        <w:t xml:space="preserve">is the observed relationship between species richness and productivity? </w:t>
      </w:r>
      <w:r w:rsidRPr="003B1D67">
        <w:rPr>
          <w:rFonts w:cs="Times New Roman"/>
          <w:i/>
          <w:iCs/>
          <w:noProof/>
          <w:szCs w:val="24"/>
          <w:lang w:val="en-US"/>
        </w:rPr>
        <w:t>Ecology</w:t>
      </w:r>
      <w:r w:rsidRPr="003B1D67">
        <w:rPr>
          <w:rFonts w:cs="Times New Roman"/>
          <w:noProof/>
          <w:szCs w:val="24"/>
          <w:lang w:val="en-US"/>
        </w:rPr>
        <w:t>, 82, 2381–2396.</w:t>
      </w:r>
    </w:p>
    <w:p w14:paraId="3233E9BB"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Ohlson, J., Fjeldså, J. &amp; Ericson, P.G.P. (2008). Tyrant flycatchers coming out in the open: Phylogeny and ecological radiation of Tyrannidae (Aves, Passeriformes). </w:t>
      </w:r>
      <w:r w:rsidRPr="003B1D67">
        <w:rPr>
          <w:rFonts w:cs="Times New Roman"/>
          <w:i/>
          <w:iCs/>
          <w:noProof/>
          <w:szCs w:val="24"/>
          <w:lang w:val="en-US"/>
        </w:rPr>
        <w:t>Zool. Scr.</w:t>
      </w:r>
      <w:r w:rsidRPr="003B1D67">
        <w:rPr>
          <w:rFonts w:cs="Times New Roman"/>
          <w:noProof/>
          <w:szCs w:val="24"/>
          <w:lang w:val="en-US"/>
        </w:rPr>
        <w:t>, 37, 315–335.</w:t>
      </w:r>
    </w:p>
    <w:p w14:paraId="0C9A68FA"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Oliveros, C.H., Field, D.J., Ksepka, D.T., Barker, F.K., Aleixo, A., Andersen, M.J., </w:t>
      </w:r>
      <w:r w:rsidRPr="003B1D67">
        <w:rPr>
          <w:rFonts w:cs="Times New Roman"/>
          <w:i/>
          <w:iCs/>
          <w:noProof/>
          <w:szCs w:val="24"/>
          <w:lang w:val="en-US"/>
        </w:rPr>
        <w:t>et al.</w:t>
      </w:r>
      <w:r w:rsidRPr="003B1D67">
        <w:rPr>
          <w:rFonts w:cs="Times New Roman"/>
          <w:noProof/>
          <w:szCs w:val="24"/>
          <w:lang w:val="en-US"/>
        </w:rPr>
        <w:t xml:space="preserve"> (2019). Earth history and the passerine superradiation. </w:t>
      </w:r>
      <w:r w:rsidRPr="003B1D67">
        <w:rPr>
          <w:rFonts w:cs="Times New Roman"/>
          <w:i/>
          <w:iCs/>
          <w:noProof/>
          <w:szCs w:val="24"/>
          <w:lang w:val="en-US"/>
        </w:rPr>
        <w:t>Proc. Natl. Acad. Sci.</w:t>
      </w:r>
      <w:r w:rsidRPr="003B1D67">
        <w:rPr>
          <w:rFonts w:cs="Times New Roman"/>
          <w:noProof/>
          <w:szCs w:val="24"/>
          <w:lang w:val="en-US"/>
        </w:rPr>
        <w:t>, 201813206.</w:t>
      </w:r>
    </w:p>
    <w:p w14:paraId="1ABA0196"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Olson, D.M., Dinerstein, E., Wikramanayake, E.D., Burgess, N.D., Powell, G.V.N., Underwood, E.C., </w:t>
      </w:r>
      <w:r w:rsidRPr="003B1D67">
        <w:rPr>
          <w:rFonts w:cs="Times New Roman"/>
          <w:i/>
          <w:iCs/>
          <w:noProof/>
          <w:szCs w:val="24"/>
          <w:lang w:val="en-US"/>
        </w:rPr>
        <w:t>et al.</w:t>
      </w:r>
      <w:r w:rsidRPr="003B1D67">
        <w:rPr>
          <w:rFonts w:cs="Times New Roman"/>
          <w:noProof/>
          <w:szCs w:val="24"/>
          <w:lang w:val="en-US"/>
        </w:rPr>
        <w:t xml:space="preserve"> (2001). Terrestrial Ecoregions of the World: A New Map of Life on Earth. </w:t>
      </w:r>
      <w:r w:rsidRPr="003B1D67">
        <w:rPr>
          <w:rFonts w:cs="Times New Roman"/>
          <w:i/>
          <w:iCs/>
          <w:noProof/>
          <w:szCs w:val="24"/>
          <w:lang w:val="en-US"/>
        </w:rPr>
        <w:t>Bioscience</w:t>
      </w:r>
      <w:r w:rsidRPr="003B1D67">
        <w:rPr>
          <w:rFonts w:cs="Times New Roman"/>
          <w:noProof/>
          <w:szCs w:val="24"/>
          <w:lang w:val="en-US"/>
        </w:rPr>
        <w:t>.</w:t>
      </w:r>
    </w:p>
    <w:p w14:paraId="6CDB84E5"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Pontarp, M., Bunnefeld, L., Cabral, J.S., Etienne, R.S., Fritz, S.A., Gillespie, R., </w:t>
      </w:r>
      <w:r w:rsidRPr="003B1D67">
        <w:rPr>
          <w:rFonts w:cs="Times New Roman"/>
          <w:i/>
          <w:iCs/>
          <w:noProof/>
          <w:szCs w:val="24"/>
          <w:lang w:val="en-US"/>
        </w:rPr>
        <w:t>et al.</w:t>
      </w:r>
      <w:r w:rsidRPr="003B1D67">
        <w:rPr>
          <w:rFonts w:cs="Times New Roman"/>
          <w:noProof/>
          <w:szCs w:val="24"/>
          <w:lang w:val="en-US"/>
        </w:rPr>
        <w:t xml:space="preserve"> (2019). The Latitudinal Diversity Gradient: Novel Understanding through Mechanistic Eco-evolutionary Models. </w:t>
      </w:r>
      <w:r w:rsidRPr="003B1D67">
        <w:rPr>
          <w:rFonts w:cs="Times New Roman"/>
          <w:i/>
          <w:iCs/>
          <w:noProof/>
          <w:szCs w:val="24"/>
          <w:lang w:val="en-US"/>
        </w:rPr>
        <w:t>Trends Ecol. Evol.</w:t>
      </w:r>
    </w:p>
    <w:p w14:paraId="3C86483E"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Rabosky, D.L. &amp; Matute, D.R. (2013). Macroevolutionary speciation rates are decoupled from the evolution of intrinsic reproductive isolation in Drosophila and birds. </w:t>
      </w:r>
      <w:r w:rsidRPr="003B1D67">
        <w:rPr>
          <w:rFonts w:cs="Times New Roman"/>
          <w:i/>
          <w:iCs/>
          <w:noProof/>
          <w:szCs w:val="24"/>
          <w:lang w:val="en-US"/>
        </w:rPr>
        <w:t>Proc. Natl. Acad. Sci.</w:t>
      </w:r>
      <w:r w:rsidRPr="003B1D67">
        <w:rPr>
          <w:rFonts w:cs="Times New Roman"/>
          <w:noProof/>
          <w:szCs w:val="24"/>
          <w:lang w:val="en-US"/>
        </w:rPr>
        <w:t>, 110, 15354–15359.</w:t>
      </w:r>
    </w:p>
    <w:p w14:paraId="068E4087"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Rabosky, D.L., Santini, F., Eastman, J., Smith, S.A., Sidlauskas, B., Chang, J., </w:t>
      </w:r>
      <w:r w:rsidRPr="003B1D67">
        <w:rPr>
          <w:rFonts w:cs="Times New Roman"/>
          <w:i/>
          <w:iCs/>
          <w:noProof/>
          <w:szCs w:val="24"/>
          <w:lang w:val="en-US"/>
        </w:rPr>
        <w:t>et al.</w:t>
      </w:r>
      <w:r w:rsidRPr="003B1D67">
        <w:rPr>
          <w:rFonts w:cs="Times New Roman"/>
          <w:noProof/>
          <w:szCs w:val="24"/>
          <w:lang w:val="en-US"/>
        </w:rPr>
        <w:t xml:space="preserve"> (2013). Rates of speciation and morphological evolution are correlated across the largest vertebrate radiation. </w:t>
      </w:r>
      <w:r w:rsidRPr="003B1D67">
        <w:rPr>
          <w:rFonts w:cs="Times New Roman"/>
          <w:i/>
          <w:iCs/>
          <w:noProof/>
          <w:szCs w:val="24"/>
          <w:lang w:val="en-US"/>
        </w:rPr>
        <w:t>Nat. Commun.</w:t>
      </w:r>
      <w:r w:rsidRPr="003B1D67">
        <w:rPr>
          <w:rFonts w:cs="Times New Roman"/>
          <w:noProof/>
          <w:szCs w:val="24"/>
          <w:lang w:val="en-US"/>
        </w:rPr>
        <w:t>, 4, 1–8.</w:t>
      </w:r>
    </w:p>
    <w:p w14:paraId="1A4E31E5"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Rabosky, D.L., Title, P.O. &amp; Huang, H. (2015). Minimal effects of latitude on present-day speciation rates in New World birds. </w:t>
      </w:r>
      <w:r w:rsidRPr="003B1D67">
        <w:rPr>
          <w:rFonts w:cs="Times New Roman"/>
          <w:i/>
          <w:iCs/>
          <w:noProof/>
          <w:szCs w:val="24"/>
          <w:lang w:val="en-US"/>
        </w:rPr>
        <w:t>Proc. R. Soc. B Biol. Sci.</w:t>
      </w:r>
      <w:r w:rsidRPr="003B1D67">
        <w:rPr>
          <w:rFonts w:cs="Times New Roman"/>
          <w:noProof/>
          <w:szCs w:val="24"/>
          <w:lang w:val="en-US"/>
        </w:rPr>
        <w:t>, 282.</w:t>
      </w:r>
    </w:p>
    <w:p w14:paraId="44DCD02B"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Rahbek, C. &amp; Graves, G.R. (2001). Multiscale assessment of patterns of avian species richness. </w:t>
      </w:r>
      <w:r w:rsidRPr="003B1D67">
        <w:rPr>
          <w:rFonts w:cs="Times New Roman"/>
          <w:i/>
          <w:iCs/>
          <w:noProof/>
          <w:szCs w:val="24"/>
          <w:lang w:val="en-US"/>
        </w:rPr>
        <w:t>Proc. Natl. Acad. Sci.</w:t>
      </w:r>
      <w:r w:rsidRPr="003B1D67">
        <w:rPr>
          <w:rFonts w:cs="Times New Roman"/>
          <w:noProof/>
          <w:szCs w:val="24"/>
          <w:lang w:val="en-US"/>
        </w:rPr>
        <w:t>, 98, 4534–4539.</w:t>
      </w:r>
    </w:p>
    <w:p w14:paraId="662AE161"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Ree, R.H., Moore, B.R., Webb, C.O. &amp; Donoghue, M.J. (2005). A likelihood framework for inferring the evolution of geographic range on phylogenetic trees. </w:t>
      </w:r>
      <w:r w:rsidRPr="003B1D67">
        <w:rPr>
          <w:rFonts w:cs="Times New Roman"/>
          <w:i/>
          <w:iCs/>
          <w:noProof/>
          <w:szCs w:val="24"/>
          <w:lang w:val="en-US"/>
        </w:rPr>
        <w:t>Evolution (N. Y).</w:t>
      </w:r>
    </w:p>
    <w:p w14:paraId="16152553"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Ree, R.H. &amp; Sanmartín, I. (2018). Conceptual and statistical problems with the DEC+J model of founder-event speciation and its comparison with DEC via model selection. </w:t>
      </w:r>
      <w:r w:rsidRPr="003B1D67">
        <w:rPr>
          <w:rFonts w:cs="Times New Roman"/>
          <w:i/>
          <w:iCs/>
          <w:noProof/>
          <w:szCs w:val="24"/>
          <w:lang w:val="en-US"/>
        </w:rPr>
        <w:t>J. Biogeogr.</w:t>
      </w:r>
      <w:r w:rsidRPr="003B1D67">
        <w:rPr>
          <w:rFonts w:cs="Times New Roman"/>
          <w:noProof/>
          <w:szCs w:val="24"/>
          <w:lang w:val="en-US"/>
        </w:rPr>
        <w:t>, 45, 741–749.</w:t>
      </w:r>
    </w:p>
    <w:p w14:paraId="4445A7E2" w14:textId="77777777" w:rsidR="00CD1E6D" w:rsidRPr="00CD1E6D" w:rsidRDefault="00CD1E6D" w:rsidP="00CD1E6D">
      <w:pPr>
        <w:widowControl w:val="0"/>
        <w:autoSpaceDE w:val="0"/>
        <w:autoSpaceDN w:val="0"/>
        <w:adjustRightInd w:val="0"/>
        <w:ind w:left="480" w:hanging="480"/>
        <w:rPr>
          <w:rFonts w:cs="Times New Roman"/>
          <w:noProof/>
          <w:szCs w:val="24"/>
        </w:rPr>
      </w:pPr>
      <w:r w:rsidRPr="003B1D67">
        <w:rPr>
          <w:rFonts w:cs="Times New Roman"/>
          <w:noProof/>
          <w:szCs w:val="24"/>
          <w:lang w:val="en-US"/>
        </w:rPr>
        <w:t xml:space="preserve">Ricklefs, R.E. (2002). Splendid isolation: Historical ecology of the South American passerine fauna. </w:t>
      </w:r>
      <w:r w:rsidRPr="00CD1E6D">
        <w:rPr>
          <w:rFonts w:cs="Times New Roman"/>
          <w:i/>
          <w:iCs/>
          <w:noProof/>
          <w:szCs w:val="24"/>
        </w:rPr>
        <w:t>J. Avian Biol.</w:t>
      </w:r>
    </w:p>
    <w:p w14:paraId="3F4674EC"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CD1E6D">
        <w:rPr>
          <w:rFonts w:cs="Times New Roman"/>
          <w:noProof/>
          <w:szCs w:val="24"/>
        </w:rPr>
        <w:t xml:space="preserve">Rodríguez-Castañeda, G., Hof, A.R. &amp; Jansson, R. (2017). </w:t>
      </w:r>
      <w:r w:rsidRPr="003B1D67">
        <w:rPr>
          <w:rFonts w:cs="Times New Roman"/>
          <w:noProof/>
          <w:szCs w:val="24"/>
          <w:lang w:val="en-US"/>
        </w:rPr>
        <w:t xml:space="preserve">How bird clades diversify in response to climatic and geographic factors. </w:t>
      </w:r>
      <w:r w:rsidRPr="003B1D67">
        <w:rPr>
          <w:rFonts w:cs="Times New Roman"/>
          <w:i/>
          <w:iCs/>
          <w:noProof/>
          <w:szCs w:val="24"/>
          <w:lang w:val="en-US"/>
        </w:rPr>
        <w:t>Ecol. Lett.</w:t>
      </w:r>
    </w:p>
    <w:p w14:paraId="0D006A30"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Rohde, K. (1992). Latitudinal Gradients in Species Diversity: The Search for the Primary Cause. </w:t>
      </w:r>
      <w:r w:rsidRPr="003B1D67">
        <w:rPr>
          <w:rFonts w:cs="Times New Roman"/>
          <w:i/>
          <w:iCs/>
          <w:noProof/>
          <w:szCs w:val="24"/>
          <w:lang w:val="en-US"/>
        </w:rPr>
        <w:t>Oikos</w:t>
      </w:r>
      <w:r w:rsidRPr="003B1D67">
        <w:rPr>
          <w:rFonts w:cs="Times New Roman"/>
          <w:noProof/>
          <w:szCs w:val="24"/>
          <w:lang w:val="en-US"/>
        </w:rPr>
        <w:t>, 65, 514.</w:t>
      </w:r>
    </w:p>
    <w:p w14:paraId="63F66EDB"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Ronquist, F. (1997). </w:t>
      </w:r>
      <w:r w:rsidRPr="003B1D67">
        <w:rPr>
          <w:rFonts w:cs="Times New Roman"/>
          <w:i/>
          <w:iCs/>
          <w:noProof/>
          <w:szCs w:val="24"/>
          <w:lang w:val="en-US"/>
        </w:rPr>
        <w:t>Dispersal-vicariance analysis: A new approach to the quantification of historical biogeography</w:t>
      </w:r>
      <w:r w:rsidRPr="003B1D67">
        <w:rPr>
          <w:rFonts w:cs="Times New Roman"/>
          <w:noProof/>
          <w:szCs w:val="24"/>
          <w:lang w:val="en-US"/>
        </w:rPr>
        <w:t xml:space="preserve">. </w:t>
      </w:r>
      <w:r w:rsidRPr="003B1D67">
        <w:rPr>
          <w:rFonts w:cs="Times New Roman"/>
          <w:i/>
          <w:iCs/>
          <w:noProof/>
          <w:szCs w:val="24"/>
          <w:lang w:val="en-US"/>
        </w:rPr>
        <w:t>Syst. Biol</w:t>
      </w:r>
      <w:r w:rsidRPr="003B1D67">
        <w:rPr>
          <w:rFonts w:cs="Times New Roman"/>
          <w:noProof/>
          <w:szCs w:val="24"/>
          <w:lang w:val="en-US"/>
        </w:rPr>
        <w:t>.</w:t>
      </w:r>
    </w:p>
    <w:p w14:paraId="0007A2FA"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Ronquist, F. &amp; Sanmartín, I. (2011). Phylogenetic Methods in Biogeography. </w:t>
      </w:r>
      <w:r w:rsidRPr="003B1D67">
        <w:rPr>
          <w:rFonts w:cs="Times New Roman"/>
          <w:i/>
          <w:iCs/>
          <w:noProof/>
          <w:szCs w:val="24"/>
          <w:lang w:val="en-US"/>
        </w:rPr>
        <w:t>Annu. Rev. Ecol. Evol. Syst.</w:t>
      </w:r>
      <w:r w:rsidRPr="003B1D67">
        <w:rPr>
          <w:rFonts w:cs="Times New Roman"/>
          <w:noProof/>
          <w:szCs w:val="24"/>
          <w:lang w:val="en-US"/>
        </w:rPr>
        <w:t>, 42, 441–464.</w:t>
      </w:r>
    </w:p>
    <w:p w14:paraId="4003F503"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Smith, B.T. &amp; Klicka, J. (2010). The profound influence of the late Pliocene Panamanian uplift on the exchange, diversification, and distribution of new world birds. </w:t>
      </w:r>
      <w:r w:rsidRPr="003B1D67">
        <w:rPr>
          <w:rFonts w:cs="Times New Roman"/>
          <w:i/>
          <w:iCs/>
          <w:noProof/>
          <w:szCs w:val="24"/>
          <w:lang w:val="en-US"/>
        </w:rPr>
        <w:t>Ecography (Cop.).</w:t>
      </w:r>
      <w:r w:rsidRPr="003B1D67">
        <w:rPr>
          <w:rFonts w:cs="Times New Roman"/>
          <w:noProof/>
          <w:szCs w:val="24"/>
          <w:lang w:val="en-US"/>
        </w:rPr>
        <w:t>, 33, 333–342.</w:t>
      </w:r>
    </w:p>
    <w:p w14:paraId="72DB43AA"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Stephens, P.R. &amp; Wiens, J.J. (2003). Explaining Species Richness from Continents to Communities: The Time-for-Speciation Effect in Emydid Turtles. </w:t>
      </w:r>
      <w:r w:rsidRPr="003B1D67">
        <w:rPr>
          <w:rFonts w:cs="Times New Roman"/>
          <w:i/>
          <w:iCs/>
          <w:noProof/>
          <w:szCs w:val="24"/>
          <w:lang w:val="en-US"/>
        </w:rPr>
        <w:t>Am. Nat.</w:t>
      </w:r>
      <w:r w:rsidRPr="003B1D67">
        <w:rPr>
          <w:rFonts w:cs="Times New Roman"/>
          <w:noProof/>
          <w:szCs w:val="24"/>
          <w:lang w:val="en-US"/>
        </w:rPr>
        <w:t>, 161, 112–128.</w:t>
      </w:r>
    </w:p>
    <w:p w14:paraId="60BFB47C"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Webb. (2000). Exploring the Phylogenetic Structure of Ecological Communities: An Example for Rain Forest Trees. </w:t>
      </w:r>
      <w:r w:rsidRPr="003B1D67">
        <w:rPr>
          <w:rFonts w:cs="Times New Roman"/>
          <w:i/>
          <w:iCs/>
          <w:noProof/>
          <w:szCs w:val="24"/>
          <w:lang w:val="en-US"/>
        </w:rPr>
        <w:t>Am. Nat.</w:t>
      </w:r>
      <w:r w:rsidRPr="003B1D67">
        <w:rPr>
          <w:rFonts w:cs="Times New Roman"/>
          <w:noProof/>
          <w:szCs w:val="24"/>
          <w:lang w:val="en-US"/>
        </w:rPr>
        <w:t>, 156, 145–155.</w:t>
      </w:r>
    </w:p>
    <w:p w14:paraId="357BF042"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Webb, C.O., Ackerly, D.D., McPeek, M.A. &amp; Donoghue, M.J. (2002). Phylogenies and Community Ecology. </w:t>
      </w:r>
      <w:r w:rsidRPr="003B1D67">
        <w:rPr>
          <w:rFonts w:cs="Times New Roman"/>
          <w:i/>
          <w:iCs/>
          <w:noProof/>
          <w:szCs w:val="24"/>
          <w:lang w:val="en-US"/>
        </w:rPr>
        <w:t>Annu. Rev. Ecol. Syst.</w:t>
      </w:r>
      <w:r w:rsidRPr="003B1D67">
        <w:rPr>
          <w:rFonts w:cs="Times New Roman"/>
          <w:noProof/>
          <w:szCs w:val="24"/>
          <w:lang w:val="en-US"/>
        </w:rPr>
        <w:t>, 33, 475–505.</w:t>
      </w:r>
    </w:p>
    <w:p w14:paraId="6EBCED70"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Weir, J.T., Bermingham, E. &amp; Schluter, D. (2009). The Great American Biotic Interchange in birds. </w:t>
      </w:r>
      <w:r w:rsidRPr="003B1D67">
        <w:rPr>
          <w:rFonts w:cs="Times New Roman"/>
          <w:i/>
          <w:iCs/>
          <w:noProof/>
          <w:szCs w:val="24"/>
          <w:lang w:val="en-US"/>
        </w:rPr>
        <w:t>Proc. Natl. Acad. Sci.</w:t>
      </w:r>
      <w:r w:rsidRPr="003B1D67">
        <w:rPr>
          <w:rFonts w:cs="Times New Roman"/>
          <w:noProof/>
          <w:szCs w:val="24"/>
          <w:lang w:val="en-US"/>
        </w:rPr>
        <w:t>, 106, 21737–21742.</w:t>
      </w:r>
    </w:p>
    <w:p w14:paraId="60EDDD3E"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Weir, J.T. &amp; Schluter, D. (2007). The latitudinal gradient in recent speciation and extinction rates of birds and mammals. </w:t>
      </w:r>
      <w:r w:rsidRPr="003B1D67">
        <w:rPr>
          <w:rFonts w:cs="Times New Roman"/>
          <w:i/>
          <w:iCs/>
          <w:noProof/>
          <w:szCs w:val="24"/>
          <w:lang w:val="en-US"/>
        </w:rPr>
        <w:t>Science (80-. ).</w:t>
      </w:r>
      <w:r w:rsidRPr="003B1D67">
        <w:rPr>
          <w:rFonts w:cs="Times New Roman"/>
          <w:noProof/>
          <w:szCs w:val="24"/>
          <w:lang w:val="en-US"/>
        </w:rPr>
        <w:t>, 315, 1574–1576.</w:t>
      </w:r>
    </w:p>
    <w:p w14:paraId="204D8198"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Wiens, J.J. &amp; Donoghue, M.J. (2004). Historical biogeography, ecology and species richness. </w:t>
      </w:r>
      <w:r w:rsidRPr="003B1D67">
        <w:rPr>
          <w:rFonts w:cs="Times New Roman"/>
          <w:i/>
          <w:iCs/>
          <w:noProof/>
          <w:szCs w:val="24"/>
          <w:lang w:val="en-US"/>
        </w:rPr>
        <w:t>Trends Ecol. Evol.</w:t>
      </w:r>
    </w:p>
    <w:p w14:paraId="5871778A" w14:textId="77777777" w:rsidR="00CD1E6D" w:rsidRPr="003B1D67" w:rsidRDefault="00CD1E6D" w:rsidP="00CD1E6D">
      <w:pPr>
        <w:widowControl w:val="0"/>
        <w:autoSpaceDE w:val="0"/>
        <w:autoSpaceDN w:val="0"/>
        <w:adjustRightInd w:val="0"/>
        <w:ind w:left="480" w:hanging="480"/>
        <w:rPr>
          <w:rFonts w:cs="Times New Roman"/>
          <w:noProof/>
          <w:szCs w:val="24"/>
          <w:lang w:val="en-US"/>
        </w:rPr>
      </w:pPr>
      <w:r w:rsidRPr="003B1D67">
        <w:rPr>
          <w:rFonts w:cs="Times New Roman"/>
          <w:noProof/>
          <w:szCs w:val="24"/>
          <w:lang w:val="en-US"/>
        </w:rPr>
        <w:t xml:space="preserve">Wiens, J.J. &amp; Graham, C.H. (2005). Niche Conservatism: Integrating Evolution, Ecology, and Conservation Biology. </w:t>
      </w:r>
      <w:r w:rsidRPr="003B1D67">
        <w:rPr>
          <w:rFonts w:cs="Times New Roman"/>
          <w:i/>
          <w:iCs/>
          <w:noProof/>
          <w:szCs w:val="24"/>
          <w:lang w:val="en-US"/>
        </w:rPr>
        <w:t>Annu. Rev. Ecol. Evol. Syst.</w:t>
      </w:r>
      <w:r w:rsidRPr="003B1D67">
        <w:rPr>
          <w:rFonts w:cs="Times New Roman"/>
          <w:noProof/>
          <w:szCs w:val="24"/>
          <w:lang w:val="en-US"/>
        </w:rPr>
        <w:t>, 36, 519–539.</w:t>
      </w:r>
    </w:p>
    <w:p w14:paraId="1403C260" w14:textId="77777777" w:rsidR="00CD1E6D" w:rsidRPr="003B1D67" w:rsidRDefault="00CD1E6D" w:rsidP="00CD1E6D">
      <w:pPr>
        <w:widowControl w:val="0"/>
        <w:autoSpaceDE w:val="0"/>
        <w:autoSpaceDN w:val="0"/>
        <w:adjustRightInd w:val="0"/>
        <w:ind w:left="480" w:hanging="480"/>
        <w:rPr>
          <w:noProof/>
          <w:lang w:val="en-US"/>
        </w:rPr>
      </w:pPr>
      <w:r w:rsidRPr="003B1D67">
        <w:rPr>
          <w:rFonts w:cs="Times New Roman"/>
          <w:noProof/>
          <w:szCs w:val="24"/>
          <w:lang w:val="en-US"/>
        </w:rPr>
        <w:t xml:space="preserve">Willig, M.R., Kaufman, D.M. &amp; Stevens, R.D. (2003). Latitudinal Gradients of Biodiversity: Pattern, Process, Scale, and Synthesis. </w:t>
      </w:r>
      <w:r w:rsidRPr="003B1D67">
        <w:rPr>
          <w:rFonts w:cs="Times New Roman"/>
          <w:i/>
          <w:iCs/>
          <w:noProof/>
          <w:szCs w:val="24"/>
          <w:lang w:val="en-US"/>
        </w:rPr>
        <w:t>Annu. Rev. Ecol. Evol. Syst.</w:t>
      </w:r>
    </w:p>
    <w:p w14:paraId="70D33B9F" w14:textId="4FFBA533" w:rsidR="00DB41D6" w:rsidRPr="00036ABA" w:rsidRDefault="00525A2F" w:rsidP="00CD1E6D">
      <w:pPr>
        <w:widowControl w:val="0"/>
        <w:autoSpaceDE w:val="0"/>
        <w:autoSpaceDN w:val="0"/>
        <w:adjustRightInd w:val="0"/>
        <w:ind w:left="480" w:hanging="480"/>
        <w:rPr>
          <w:lang w:val="en-US"/>
        </w:rPr>
      </w:pPr>
      <w:r>
        <w:rPr>
          <w:lang w:val="pt-BR"/>
        </w:rPr>
        <w:fldChar w:fldCharType="end"/>
      </w:r>
      <w:r w:rsidR="00DB41D6" w:rsidRPr="00036ABA">
        <w:rPr>
          <w:lang w:val="en-US"/>
        </w:rPr>
        <w:br w:type="page"/>
      </w:r>
    </w:p>
    <w:p w14:paraId="72A3382C" w14:textId="77777777" w:rsidR="00525A2F" w:rsidRPr="001A52DD" w:rsidRDefault="00525A2F" w:rsidP="00525A2F">
      <w:pPr>
        <w:rPr>
          <w:rFonts w:ascii="Times New Roman" w:hAnsi="Times New Roman" w:cs="Times New Roman"/>
          <w:b/>
          <w:sz w:val="24"/>
          <w:szCs w:val="24"/>
          <w:lang w:val="en-US"/>
        </w:rPr>
      </w:pPr>
      <w:r w:rsidRPr="001A52DD">
        <w:rPr>
          <w:rFonts w:ascii="Times New Roman" w:hAnsi="Times New Roman" w:cs="Times New Roman"/>
          <w:b/>
          <w:sz w:val="24"/>
          <w:szCs w:val="24"/>
          <w:lang w:val="en-US"/>
        </w:rPr>
        <w:lastRenderedPageBreak/>
        <w:t>SUPPLEMENTARY INFORMATION</w:t>
      </w:r>
    </w:p>
    <w:p w14:paraId="7AAEE219" w14:textId="77777777" w:rsidR="00525A2F" w:rsidRPr="001A52DD" w:rsidRDefault="00525A2F" w:rsidP="00525A2F">
      <w:pPr>
        <w:rPr>
          <w:rFonts w:ascii="Times New Roman" w:hAnsi="Times New Roman" w:cs="Times New Roman"/>
          <w:b/>
          <w:sz w:val="24"/>
          <w:szCs w:val="24"/>
          <w:lang w:val="en-US"/>
        </w:rPr>
      </w:pPr>
    </w:p>
    <w:p w14:paraId="2224CB80" w14:textId="77777777" w:rsidR="001E38CA" w:rsidRPr="001A52DD" w:rsidRDefault="00525A2F" w:rsidP="004030BA">
      <w:pPr>
        <w:spacing w:line="480" w:lineRule="auto"/>
        <w:ind w:firstLine="0"/>
        <w:rPr>
          <w:rFonts w:ascii="Times New Roman" w:hAnsi="Times New Roman" w:cs="Times New Roman"/>
          <w:b/>
          <w:sz w:val="24"/>
          <w:szCs w:val="24"/>
          <w:lang w:val="en-US"/>
        </w:rPr>
      </w:pPr>
      <w:r w:rsidRPr="001A52DD">
        <w:rPr>
          <w:rFonts w:ascii="Times New Roman" w:hAnsi="Times New Roman"/>
          <w:b/>
          <w:sz w:val="24"/>
          <w:szCs w:val="24"/>
          <w:lang w:val="en-US"/>
        </w:rPr>
        <w:t xml:space="preserve">Table S1. </w:t>
      </w:r>
      <w:r w:rsidRPr="001A52DD">
        <w:rPr>
          <w:rFonts w:ascii="Times New Roman" w:hAnsi="Times New Roman"/>
          <w:sz w:val="24"/>
          <w:szCs w:val="24"/>
          <w:lang w:val="en-US"/>
        </w:rPr>
        <w:t>Differences between Tropical Niche Conservatism and Out of the Tropics</w:t>
      </w:r>
    </w:p>
    <w:tbl>
      <w:tblPr>
        <w:tblStyle w:val="Tabelacomgrade"/>
        <w:tblW w:w="103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6"/>
        <w:gridCol w:w="3260"/>
        <w:gridCol w:w="4304"/>
      </w:tblGrid>
      <w:tr w:rsidR="00525A2F" w:rsidRPr="001A52DD" w14:paraId="392D5658" w14:textId="77777777" w:rsidTr="002A6FB4">
        <w:trPr>
          <w:jc w:val="center"/>
        </w:trPr>
        <w:tc>
          <w:tcPr>
            <w:tcW w:w="2746" w:type="dxa"/>
            <w:tcBorders>
              <w:top w:val="single" w:sz="18" w:space="0" w:color="auto"/>
              <w:bottom w:val="single" w:sz="18" w:space="0" w:color="auto"/>
            </w:tcBorders>
          </w:tcPr>
          <w:p w14:paraId="789FAF0F"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p>
        </w:tc>
        <w:tc>
          <w:tcPr>
            <w:tcW w:w="3260" w:type="dxa"/>
            <w:tcBorders>
              <w:top w:val="single" w:sz="18" w:space="0" w:color="auto"/>
              <w:bottom w:val="single" w:sz="18" w:space="0" w:color="auto"/>
            </w:tcBorders>
          </w:tcPr>
          <w:p w14:paraId="210BD02E"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Tropical niche conservatism</w:t>
            </w:r>
          </w:p>
        </w:tc>
        <w:tc>
          <w:tcPr>
            <w:tcW w:w="4304" w:type="dxa"/>
            <w:tcBorders>
              <w:top w:val="single" w:sz="18" w:space="0" w:color="auto"/>
              <w:bottom w:val="single" w:sz="18" w:space="0" w:color="auto"/>
            </w:tcBorders>
          </w:tcPr>
          <w:p w14:paraId="5D3E46C2"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Out of the tropics</w:t>
            </w:r>
          </w:p>
        </w:tc>
      </w:tr>
      <w:tr w:rsidR="00525A2F" w:rsidRPr="001A52DD" w14:paraId="118E341B" w14:textId="77777777" w:rsidTr="002A6FB4">
        <w:trPr>
          <w:jc w:val="center"/>
        </w:trPr>
        <w:tc>
          <w:tcPr>
            <w:tcW w:w="2746" w:type="dxa"/>
            <w:tcBorders>
              <w:top w:val="single" w:sz="18" w:space="0" w:color="auto"/>
            </w:tcBorders>
          </w:tcPr>
          <w:p w14:paraId="1B564DF4"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Process</w:t>
            </w:r>
            <w:r w:rsidR="00036ABA">
              <w:rPr>
                <w:rFonts w:ascii="Times New Roman" w:hAnsi="Times New Roman" w:cs="Times New Roman"/>
                <w:sz w:val="24"/>
                <w:szCs w:val="24"/>
                <w:lang w:val="en-US"/>
              </w:rPr>
              <w:t>es</w:t>
            </w:r>
          </w:p>
        </w:tc>
        <w:tc>
          <w:tcPr>
            <w:tcW w:w="3260" w:type="dxa"/>
            <w:tcBorders>
              <w:top w:val="single" w:sz="18" w:space="0" w:color="auto"/>
            </w:tcBorders>
          </w:tcPr>
          <w:p w14:paraId="58F95744"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 xml:space="preserve">Diversification and </w:t>
            </w:r>
            <w:r w:rsidR="008331B3" w:rsidRPr="001A52DD">
              <w:rPr>
                <w:rFonts w:ascii="Times New Roman" w:hAnsi="Times New Roman" w:cs="Times New Roman"/>
                <w:sz w:val="24"/>
                <w:szCs w:val="24"/>
                <w:lang w:val="en-US"/>
              </w:rPr>
              <w:t>d</w:t>
            </w:r>
            <w:r w:rsidRPr="001A52DD">
              <w:rPr>
                <w:rFonts w:ascii="Times New Roman" w:hAnsi="Times New Roman" w:cs="Times New Roman"/>
                <w:sz w:val="24"/>
                <w:szCs w:val="24"/>
                <w:lang w:val="en-US"/>
              </w:rPr>
              <w:t>ispersion</w:t>
            </w:r>
          </w:p>
        </w:tc>
        <w:tc>
          <w:tcPr>
            <w:tcW w:w="4304" w:type="dxa"/>
            <w:tcBorders>
              <w:top w:val="single" w:sz="18" w:space="0" w:color="auto"/>
            </w:tcBorders>
          </w:tcPr>
          <w:p w14:paraId="7095AC6F" w14:textId="77777777" w:rsidR="000F66C5" w:rsidRPr="001A52DD" w:rsidRDefault="00525A2F" w:rsidP="000F66C5">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Diversification and dispersion</w:t>
            </w:r>
          </w:p>
          <w:p w14:paraId="39050B45" w14:textId="77777777" w:rsidR="000F66C5" w:rsidRPr="001A52DD" w:rsidRDefault="000F66C5" w:rsidP="000F66C5">
            <w:pPr>
              <w:pStyle w:val="SemEspaamento"/>
              <w:spacing w:line="360" w:lineRule="auto"/>
              <w:jc w:val="center"/>
              <w:rPr>
                <w:rFonts w:ascii="Times New Roman" w:hAnsi="Times New Roman" w:cs="Times New Roman"/>
                <w:sz w:val="24"/>
                <w:szCs w:val="24"/>
                <w:lang w:val="en-US"/>
              </w:rPr>
            </w:pPr>
          </w:p>
        </w:tc>
      </w:tr>
      <w:tr w:rsidR="00525A2F" w:rsidRPr="004D2E92" w14:paraId="19B43E8E" w14:textId="77777777" w:rsidTr="002A6FB4">
        <w:trPr>
          <w:trHeight w:val="1231"/>
          <w:jc w:val="center"/>
        </w:trPr>
        <w:tc>
          <w:tcPr>
            <w:tcW w:w="2746" w:type="dxa"/>
          </w:tcPr>
          <w:p w14:paraId="1771A1B7"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Assumption</w:t>
            </w:r>
          </w:p>
        </w:tc>
        <w:tc>
          <w:tcPr>
            <w:tcW w:w="3260" w:type="dxa"/>
          </w:tcPr>
          <w:p w14:paraId="7D559BE7"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Time to</w:t>
            </w:r>
            <w:r w:rsidR="008331B3" w:rsidRPr="001A52DD">
              <w:rPr>
                <w:rFonts w:ascii="Times New Roman" w:hAnsi="Times New Roman" w:cs="Times New Roman"/>
                <w:sz w:val="24"/>
                <w:szCs w:val="24"/>
                <w:lang w:val="en-US"/>
              </w:rPr>
              <w:t xml:space="preserve"> </w:t>
            </w:r>
            <w:r w:rsidRPr="001A52DD">
              <w:rPr>
                <w:rFonts w:ascii="Times New Roman" w:hAnsi="Times New Roman" w:cs="Times New Roman"/>
                <w:sz w:val="24"/>
                <w:szCs w:val="24"/>
                <w:lang w:val="en-US"/>
              </w:rPr>
              <w:t>diversification is greater in the tropics than in tem</w:t>
            </w:r>
            <w:r w:rsidR="009D5D24" w:rsidRPr="001A52DD">
              <w:rPr>
                <w:rFonts w:ascii="Times New Roman" w:hAnsi="Times New Roman" w:cs="Times New Roman"/>
                <w:sz w:val="24"/>
                <w:szCs w:val="24"/>
                <w:lang w:val="en-US"/>
              </w:rPr>
              <w:t>perate biomes</w:t>
            </w:r>
          </w:p>
          <w:p w14:paraId="584AF67C" w14:textId="77777777" w:rsidR="000F66C5" w:rsidRPr="001A52DD" w:rsidRDefault="000F66C5" w:rsidP="008331B3">
            <w:pPr>
              <w:pStyle w:val="SemEspaamento"/>
              <w:spacing w:line="360" w:lineRule="auto"/>
              <w:jc w:val="center"/>
              <w:rPr>
                <w:rFonts w:ascii="Times New Roman" w:hAnsi="Times New Roman" w:cs="Times New Roman"/>
                <w:sz w:val="24"/>
                <w:szCs w:val="24"/>
                <w:lang w:val="en-US"/>
              </w:rPr>
            </w:pPr>
          </w:p>
        </w:tc>
        <w:tc>
          <w:tcPr>
            <w:tcW w:w="4304" w:type="dxa"/>
          </w:tcPr>
          <w:p w14:paraId="4EDEDFC4"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 xml:space="preserve">Time to diversification is greater in the tropics than in temperate </w:t>
            </w:r>
            <w:r w:rsidR="009D5D24" w:rsidRPr="001A52DD">
              <w:rPr>
                <w:rFonts w:ascii="Times New Roman" w:hAnsi="Times New Roman" w:cs="Times New Roman"/>
                <w:sz w:val="24"/>
                <w:szCs w:val="24"/>
                <w:lang w:val="en-US"/>
              </w:rPr>
              <w:t>biomes</w:t>
            </w:r>
          </w:p>
          <w:p w14:paraId="573B518C" w14:textId="77777777" w:rsidR="008331B3" w:rsidRPr="001A52DD" w:rsidRDefault="008331B3" w:rsidP="008331B3">
            <w:pPr>
              <w:pStyle w:val="SemEspaamento"/>
              <w:spacing w:line="360" w:lineRule="auto"/>
              <w:jc w:val="center"/>
              <w:rPr>
                <w:rFonts w:ascii="Times New Roman" w:hAnsi="Times New Roman" w:cs="Times New Roman"/>
                <w:sz w:val="24"/>
                <w:szCs w:val="24"/>
                <w:lang w:val="en-US"/>
              </w:rPr>
            </w:pPr>
          </w:p>
        </w:tc>
      </w:tr>
      <w:tr w:rsidR="00525A2F" w:rsidRPr="004D2E92" w14:paraId="6469A156" w14:textId="77777777" w:rsidTr="002A6FB4">
        <w:trPr>
          <w:trHeight w:val="1337"/>
          <w:jc w:val="center"/>
        </w:trPr>
        <w:tc>
          <w:tcPr>
            <w:tcW w:w="2746" w:type="dxa"/>
          </w:tcPr>
          <w:p w14:paraId="32D08722"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Geographic origin of the clade</w:t>
            </w:r>
          </w:p>
        </w:tc>
        <w:tc>
          <w:tcPr>
            <w:tcW w:w="3260" w:type="dxa"/>
          </w:tcPr>
          <w:p w14:paraId="04DCEA03"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Tropical origins of major groups of organisms</w:t>
            </w:r>
          </w:p>
        </w:tc>
        <w:tc>
          <w:tcPr>
            <w:tcW w:w="4304" w:type="dxa"/>
          </w:tcPr>
          <w:p w14:paraId="2A0A3395" w14:textId="3228D099" w:rsidR="008331B3" w:rsidRPr="001A52DD" w:rsidRDefault="00525A2F" w:rsidP="00252250">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Tropic</w:t>
            </w:r>
            <w:r w:rsidR="009D5D24" w:rsidRPr="001A52DD">
              <w:rPr>
                <w:rFonts w:ascii="Times New Roman" w:hAnsi="Times New Roman" w:cs="Times New Roman"/>
                <w:sz w:val="24"/>
                <w:szCs w:val="24"/>
                <w:lang w:val="en-US"/>
              </w:rPr>
              <w:t xml:space="preserve">s </w:t>
            </w:r>
            <w:r w:rsidRPr="001A52DD">
              <w:rPr>
                <w:rFonts w:ascii="Times New Roman" w:hAnsi="Times New Roman" w:cs="Times New Roman"/>
                <w:sz w:val="24"/>
                <w:szCs w:val="24"/>
                <w:lang w:val="en-US"/>
              </w:rPr>
              <w:t xml:space="preserve">continually produce lineages and have a </w:t>
            </w:r>
            <w:r w:rsidR="00252250">
              <w:rPr>
                <w:rFonts w:ascii="Times New Roman" w:hAnsi="Times New Roman" w:cs="Times New Roman"/>
                <w:sz w:val="24"/>
                <w:szCs w:val="24"/>
                <w:lang w:val="en-US"/>
              </w:rPr>
              <w:t xml:space="preserve">frequent </w:t>
            </w:r>
            <w:r w:rsidRPr="001A52DD">
              <w:rPr>
                <w:rFonts w:ascii="Times New Roman" w:hAnsi="Times New Roman" w:cs="Times New Roman"/>
                <w:sz w:val="24"/>
                <w:szCs w:val="24"/>
                <w:lang w:val="en-US"/>
              </w:rPr>
              <w:t xml:space="preserve">movement from tropical to temperate </w:t>
            </w:r>
            <w:r w:rsidR="009D5D24" w:rsidRPr="001A52DD">
              <w:rPr>
                <w:rFonts w:ascii="Times New Roman" w:hAnsi="Times New Roman" w:cs="Times New Roman"/>
                <w:sz w:val="24"/>
                <w:szCs w:val="24"/>
                <w:lang w:val="en-US"/>
              </w:rPr>
              <w:t>biome</w:t>
            </w:r>
            <w:r w:rsidRPr="001A52DD">
              <w:rPr>
                <w:rFonts w:ascii="Times New Roman" w:hAnsi="Times New Roman" w:cs="Times New Roman"/>
                <w:sz w:val="24"/>
                <w:szCs w:val="24"/>
                <w:lang w:val="en-US"/>
              </w:rPr>
              <w:t>s</w:t>
            </w:r>
          </w:p>
        </w:tc>
      </w:tr>
      <w:tr w:rsidR="00525A2F" w:rsidRPr="004D2E92" w14:paraId="34D46A7E" w14:textId="77777777" w:rsidTr="002A6FB4">
        <w:trPr>
          <w:trHeight w:val="1347"/>
          <w:jc w:val="center"/>
        </w:trPr>
        <w:tc>
          <w:tcPr>
            <w:tcW w:w="2746" w:type="dxa"/>
          </w:tcPr>
          <w:p w14:paraId="435F41A6" w14:textId="77777777" w:rsidR="008331B3" w:rsidRPr="001A52DD" w:rsidRDefault="00525A2F" w:rsidP="002A6FB4">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Composition of assemblage</w:t>
            </w:r>
            <w:r w:rsidR="00036ABA">
              <w:rPr>
                <w:rFonts w:ascii="Times New Roman" w:hAnsi="Times New Roman" w:cs="Times New Roman"/>
                <w:sz w:val="24"/>
                <w:szCs w:val="24"/>
                <w:lang w:val="en-US"/>
              </w:rPr>
              <w:t>s</w:t>
            </w:r>
            <w:r w:rsidRPr="001A52DD">
              <w:rPr>
                <w:rFonts w:ascii="Times New Roman" w:hAnsi="Times New Roman" w:cs="Times New Roman"/>
                <w:sz w:val="24"/>
                <w:szCs w:val="24"/>
                <w:lang w:val="en-US"/>
              </w:rPr>
              <w:t xml:space="preserve"> in temperate </w:t>
            </w:r>
            <w:r w:rsidR="009D5D24" w:rsidRPr="001A52DD">
              <w:rPr>
                <w:rFonts w:ascii="Times New Roman" w:hAnsi="Times New Roman" w:cs="Times New Roman"/>
                <w:sz w:val="24"/>
                <w:szCs w:val="24"/>
                <w:lang w:val="en-US"/>
              </w:rPr>
              <w:t>biomes</w:t>
            </w:r>
          </w:p>
        </w:tc>
        <w:tc>
          <w:tcPr>
            <w:tcW w:w="3260" w:type="dxa"/>
          </w:tcPr>
          <w:p w14:paraId="38665C3D" w14:textId="77777777" w:rsidR="00525A2F" w:rsidRPr="001A52DD" w:rsidRDefault="00525A2F" w:rsidP="002A6FB4">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Endemic and clustered phylogenetically</w:t>
            </w:r>
          </w:p>
        </w:tc>
        <w:tc>
          <w:tcPr>
            <w:tcW w:w="4304" w:type="dxa"/>
          </w:tcPr>
          <w:p w14:paraId="49ED6F52"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 xml:space="preserve">Species are less closely related and Phylogenetically </w:t>
            </w:r>
            <w:proofErr w:type="spellStart"/>
            <w:r w:rsidRPr="001A52DD">
              <w:rPr>
                <w:rFonts w:ascii="Times New Roman" w:hAnsi="Times New Roman" w:cs="Times New Roman"/>
                <w:sz w:val="24"/>
                <w:szCs w:val="24"/>
                <w:lang w:val="en-US"/>
              </w:rPr>
              <w:t>overdispersed</w:t>
            </w:r>
            <w:proofErr w:type="spellEnd"/>
          </w:p>
        </w:tc>
      </w:tr>
      <w:tr w:rsidR="00525A2F" w:rsidRPr="001A52DD" w14:paraId="485BA55D" w14:textId="77777777" w:rsidTr="002A6FB4">
        <w:trPr>
          <w:jc w:val="center"/>
        </w:trPr>
        <w:tc>
          <w:tcPr>
            <w:tcW w:w="2746" w:type="dxa"/>
          </w:tcPr>
          <w:p w14:paraId="5FCF99CE" w14:textId="77777777" w:rsidR="008331B3" w:rsidRDefault="00525A2F" w:rsidP="002A6FB4">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Position in the phylogeny of switching events</w:t>
            </w:r>
          </w:p>
          <w:p w14:paraId="5406251C" w14:textId="77777777" w:rsidR="00412D40" w:rsidRPr="001A52DD" w:rsidRDefault="00412D40" w:rsidP="002A6FB4">
            <w:pPr>
              <w:pStyle w:val="SemEspaamento"/>
              <w:spacing w:line="360" w:lineRule="auto"/>
              <w:jc w:val="center"/>
              <w:rPr>
                <w:rFonts w:ascii="Times New Roman" w:hAnsi="Times New Roman" w:cs="Times New Roman"/>
                <w:sz w:val="24"/>
                <w:szCs w:val="24"/>
                <w:lang w:val="en-US"/>
              </w:rPr>
            </w:pPr>
          </w:p>
        </w:tc>
        <w:tc>
          <w:tcPr>
            <w:tcW w:w="3260" w:type="dxa"/>
          </w:tcPr>
          <w:p w14:paraId="0ACA8C00" w14:textId="5F6FD1C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Recent</w:t>
            </w:r>
            <w:r w:rsidR="00412D40">
              <w:rPr>
                <w:rFonts w:ascii="Times New Roman" w:hAnsi="Times New Roman" w:cs="Times New Roman"/>
                <w:sz w:val="24"/>
                <w:szCs w:val="24"/>
                <w:lang w:val="en-US"/>
              </w:rPr>
              <w:t>, near tips</w:t>
            </w:r>
          </w:p>
        </w:tc>
        <w:tc>
          <w:tcPr>
            <w:tcW w:w="4304" w:type="dxa"/>
          </w:tcPr>
          <w:p w14:paraId="176993E6"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Anywhere</w:t>
            </w:r>
          </w:p>
        </w:tc>
      </w:tr>
      <w:tr w:rsidR="00525A2F" w:rsidRPr="004D2E92" w14:paraId="4828BE09" w14:textId="77777777" w:rsidTr="002A6FB4">
        <w:trPr>
          <w:jc w:val="center"/>
        </w:trPr>
        <w:tc>
          <w:tcPr>
            <w:tcW w:w="2746" w:type="dxa"/>
            <w:tcBorders>
              <w:bottom w:val="single" w:sz="18" w:space="0" w:color="auto"/>
            </w:tcBorders>
          </w:tcPr>
          <w:p w14:paraId="7EE3AD35"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Dispersal</w:t>
            </w:r>
          </w:p>
        </w:tc>
        <w:tc>
          <w:tcPr>
            <w:tcW w:w="3260" w:type="dxa"/>
            <w:tcBorders>
              <w:bottom w:val="single" w:sz="18" w:space="0" w:color="auto"/>
            </w:tcBorders>
          </w:tcPr>
          <w:p w14:paraId="7F78D4F1"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Is rare</w:t>
            </w:r>
          </w:p>
          <w:p w14:paraId="598E2A25"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p>
        </w:tc>
        <w:tc>
          <w:tcPr>
            <w:tcW w:w="4304" w:type="dxa"/>
            <w:tcBorders>
              <w:bottom w:val="single" w:sz="18" w:space="0" w:color="auto"/>
            </w:tcBorders>
          </w:tcPr>
          <w:p w14:paraId="3DF3AC60" w14:textId="77777777" w:rsidR="00525A2F" w:rsidRPr="001A52DD" w:rsidRDefault="00525A2F" w:rsidP="008331B3">
            <w:pPr>
              <w:pStyle w:val="SemEspaamento"/>
              <w:spacing w:line="360" w:lineRule="auto"/>
              <w:jc w:val="center"/>
              <w:rPr>
                <w:rFonts w:ascii="Times New Roman" w:hAnsi="Times New Roman" w:cs="Times New Roman"/>
                <w:sz w:val="24"/>
                <w:szCs w:val="24"/>
                <w:lang w:val="en-US"/>
              </w:rPr>
            </w:pPr>
            <w:r w:rsidRPr="001A52DD">
              <w:rPr>
                <w:rFonts w:ascii="Times New Roman" w:hAnsi="Times New Roman" w:cs="Times New Roman"/>
                <w:sz w:val="24"/>
                <w:szCs w:val="24"/>
                <w:lang w:val="en-US"/>
              </w:rPr>
              <w:t>Frequent to tropical to extra-tropical but rare in direction to temperate to tropical</w:t>
            </w:r>
          </w:p>
        </w:tc>
      </w:tr>
    </w:tbl>
    <w:p w14:paraId="5E0F2CF8" w14:textId="77777777" w:rsidR="000F66C5" w:rsidRPr="00026EA4" w:rsidRDefault="00525A2F" w:rsidP="00985E34">
      <w:pPr>
        <w:spacing w:line="360" w:lineRule="auto"/>
        <w:ind w:firstLine="0"/>
        <w:rPr>
          <w:rFonts w:ascii="Times New Roman" w:hAnsi="Times New Roman" w:cs="Times New Roman"/>
          <w:b/>
          <w:sz w:val="24"/>
          <w:szCs w:val="24"/>
          <w:lang w:val="pt-BR"/>
        </w:rPr>
      </w:pPr>
      <w:r w:rsidRPr="001A52DD">
        <w:rPr>
          <w:rFonts w:ascii="Times New Roman" w:hAnsi="Times New Roman" w:cs="Times New Roman"/>
          <w:b/>
          <w:sz w:val="24"/>
          <w:szCs w:val="24"/>
          <w:lang w:val="en-US"/>
        </w:rPr>
        <w:t xml:space="preserve">References: </w:t>
      </w:r>
      <w:r w:rsidRPr="001A52DD">
        <w:rPr>
          <w:rFonts w:ascii="Times New Roman" w:hAnsi="Times New Roman" w:cs="Times New Roman"/>
          <w:b/>
          <w:sz w:val="24"/>
          <w:szCs w:val="24"/>
          <w:lang w:val="en-US"/>
        </w:rPr>
        <w:fldChar w:fldCharType="begin" w:fldLock="1"/>
      </w:r>
      <w:r w:rsidR="00956A35" w:rsidRPr="001A52DD">
        <w:rPr>
          <w:rFonts w:ascii="Times New Roman" w:hAnsi="Times New Roman" w:cs="Times New Roman"/>
          <w:b/>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hypothesis","type":"article-journal"},"uris":["http://www.mendeley.com/documents/?uuid=7d1cd333-cd5a-3772-9e2b-07dad4618737"]},{"id":"ITEM-2","itemData":{"DOI":"10.1111/j.1461-0248.2007.01020.x","ISBN":"1461-023X","ISSN":"1461023X","PMID":"17355570","abstract":"A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Letters","id":"ITEM-2","issued":{"date-parts":[["2007"]]},"title":"Evolution and the latitudinal diversity gradient: Speciation, extinction and biogeography","type":"article"},"uris":["http://www.mendeley.com/documents/?uuid=03cb6710-da4d-30e2-9f82-ae2359434722"]},{"id":"ITEM-3","itemData":{"DOI":"10.1126/science.1130880","ISBN":"0036-8075","ISSN":"00368075","PMID":"17023653","abstract":"The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W.","non-dropping-particle":"","parse-names":false,"suffix":""}],"container-title":"Science","id":"ITEM-3","issued":{"date-parts":[["2006"]]},"title":"Out of the tropics: Evolutionary dynamics of the latitudinal diversity gradient","type":"article-journal"},"uris":["http://www.mendeley.com/documents/?uuid=12602bbc-13dd-3dca-aa00-c090f5ae4638"]},{"id":"ITEM-4","itemData":{"DOI":"10.1016/j.tree.2004.09.011","ISBN":"0169-5347","ISSN":"01695347","PMID":"16701326","abstract":"Ecology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Evolution","id":"ITEM-4","issued":{"date-parts":[["2004"]]},"title":"Historical biogeography, ecology and species richness","type":"article"},"uris":["http://www.mendeley.com/documents/?uuid=a0954d07-b8c7-3300-8c49-26f5f98678b6"]},{"id":"ITEM-5","itemData":{"DOI":"10.1111/evo.12089","ISSN":"00143820","abstract":"We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w:instrText>
      </w:r>
      <w:r w:rsidR="00956A35" w:rsidRPr="00026EA4">
        <w:rPr>
          <w:rFonts w:ascii="Times New Roman" w:hAnsi="Times New Roman" w:cs="Times New Roman"/>
          <w:b/>
          <w:sz w:val="24"/>
          <w:szCs w:val="24"/>
          <w:lang w:val="pt-BR"/>
        </w:rPr>
        <w:instrText>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E.","non-dropping-particle":"","parse-names":false,"suffix":""}],"container-title":"Evolution","id":"ITEM-5","issue":"6","issued":{"date-parts":[["2013"]]},"page":"1741-1755","title":"What can multiple phylogenies say about the latitudinal diversity gradient? A new look at the tropical conservatism, out of the tropics, and diversification rate hypotheses","type":"article-journal","volume":"67"},"uris":["http://www.mendeley.com/documents/?uuid=36fc42ba-e9d5-433f-a091-2a173261b599"]}],"mendeley":{"formattedCitation":"(Wiens &amp; Donoghue 2004; Jablonski &lt;i&gt;et al.&lt;/i&gt; 2006; Mittelbach &lt;i&gt;et al.&lt;/i&gt; 2007; Jansson &lt;i&gt;et al.&lt;/i&gt; 2013; Duchêne &amp; Cardillo 2015)","plainTextFormattedCitation":"(Wiens &amp; Donoghue 2004; Jablonski et al. 2006; Mittelbach et al. 2007; Jansson et al. 2013; Duchêne &amp; Cardillo 2015)","previouslyFormattedCitation":"(Wiens &amp; Donoghue 2004; Jablonski &lt;i&gt;et al.&lt;/i&gt; 2006; Mittelbach &lt;i&gt;et al.&lt;/i&gt; 2007; Jansson &lt;i&gt;et al.&lt;/i&gt; 2013; Duchêne &amp; Cardillo 2015)"},"properties":{"noteIndex":0},"schema":"https://github.com/citation-style-language/schema/raw/master/csl-citation.json"}</w:instrText>
      </w:r>
      <w:r w:rsidRPr="001A52DD">
        <w:rPr>
          <w:rFonts w:ascii="Times New Roman" w:hAnsi="Times New Roman" w:cs="Times New Roman"/>
          <w:b/>
          <w:sz w:val="24"/>
          <w:szCs w:val="24"/>
          <w:lang w:val="en-US"/>
        </w:rPr>
        <w:fldChar w:fldCharType="separate"/>
      </w:r>
      <w:r w:rsidRPr="00026EA4">
        <w:rPr>
          <w:rFonts w:ascii="Times New Roman" w:hAnsi="Times New Roman" w:cs="Times New Roman"/>
          <w:noProof/>
          <w:sz w:val="24"/>
          <w:szCs w:val="24"/>
          <w:lang w:val="pt-BR"/>
        </w:rPr>
        <w:t xml:space="preserve">(Wiens &amp; Donoghue 2004; Jablonski </w:t>
      </w:r>
      <w:r w:rsidRPr="00026EA4">
        <w:rPr>
          <w:rFonts w:ascii="Times New Roman" w:hAnsi="Times New Roman" w:cs="Times New Roman"/>
          <w:i/>
          <w:noProof/>
          <w:sz w:val="24"/>
          <w:szCs w:val="24"/>
          <w:lang w:val="pt-BR"/>
        </w:rPr>
        <w:t>et al.</w:t>
      </w:r>
      <w:r w:rsidRPr="00026EA4">
        <w:rPr>
          <w:rFonts w:ascii="Times New Roman" w:hAnsi="Times New Roman" w:cs="Times New Roman"/>
          <w:noProof/>
          <w:sz w:val="24"/>
          <w:szCs w:val="24"/>
          <w:lang w:val="pt-BR"/>
        </w:rPr>
        <w:t xml:space="preserve"> 2006; Mittelbach </w:t>
      </w:r>
      <w:r w:rsidRPr="00026EA4">
        <w:rPr>
          <w:rFonts w:ascii="Times New Roman" w:hAnsi="Times New Roman" w:cs="Times New Roman"/>
          <w:i/>
          <w:noProof/>
          <w:sz w:val="24"/>
          <w:szCs w:val="24"/>
          <w:lang w:val="pt-BR"/>
        </w:rPr>
        <w:t>et al.</w:t>
      </w:r>
      <w:r w:rsidRPr="00026EA4">
        <w:rPr>
          <w:rFonts w:ascii="Times New Roman" w:hAnsi="Times New Roman" w:cs="Times New Roman"/>
          <w:noProof/>
          <w:sz w:val="24"/>
          <w:szCs w:val="24"/>
          <w:lang w:val="pt-BR"/>
        </w:rPr>
        <w:t xml:space="preserve"> 2007; Jansson </w:t>
      </w:r>
      <w:r w:rsidRPr="00026EA4">
        <w:rPr>
          <w:rFonts w:ascii="Times New Roman" w:hAnsi="Times New Roman" w:cs="Times New Roman"/>
          <w:i/>
          <w:noProof/>
          <w:sz w:val="24"/>
          <w:szCs w:val="24"/>
          <w:lang w:val="pt-BR"/>
        </w:rPr>
        <w:t>et al.</w:t>
      </w:r>
      <w:r w:rsidRPr="00026EA4">
        <w:rPr>
          <w:rFonts w:ascii="Times New Roman" w:hAnsi="Times New Roman" w:cs="Times New Roman"/>
          <w:noProof/>
          <w:sz w:val="24"/>
          <w:szCs w:val="24"/>
          <w:lang w:val="pt-BR"/>
        </w:rPr>
        <w:t xml:space="preserve"> 2013; Duchêne &amp; Cardillo 2015)</w:t>
      </w:r>
      <w:r w:rsidRPr="001A52DD">
        <w:rPr>
          <w:rFonts w:ascii="Times New Roman" w:hAnsi="Times New Roman" w:cs="Times New Roman"/>
          <w:b/>
          <w:sz w:val="24"/>
          <w:szCs w:val="24"/>
          <w:lang w:val="en-US"/>
        </w:rPr>
        <w:fldChar w:fldCharType="end"/>
      </w:r>
      <w:r w:rsidRPr="00026EA4">
        <w:rPr>
          <w:rFonts w:ascii="Times New Roman" w:hAnsi="Times New Roman" w:cs="Times New Roman"/>
          <w:b/>
          <w:sz w:val="24"/>
          <w:szCs w:val="24"/>
          <w:lang w:val="pt-BR"/>
        </w:rPr>
        <w:t xml:space="preserve"> </w:t>
      </w:r>
    </w:p>
    <w:p w14:paraId="073D0DCC" w14:textId="77777777" w:rsidR="00D42FF1" w:rsidRPr="00026EA4" w:rsidRDefault="00D42FF1" w:rsidP="00985E34">
      <w:pPr>
        <w:spacing w:line="360" w:lineRule="auto"/>
        <w:ind w:firstLine="0"/>
        <w:rPr>
          <w:rFonts w:ascii="Times New Roman" w:hAnsi="Times New Roman" w:cs="Times New Roman"/>
          <w:b/>
          <w:sz w:val="24"/>
          <w:szCs w:val="24"/>
          <w:lang w:val="pt-BR"/>
        </w:rPr>
      </w:pPr>
    </w:p>
    <w:p w14:paraId="4C470D92"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5CE0784C"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2A73E8C8"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3BB60D15"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5220C2F5"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4DE41329"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41BFE3C9"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79927254"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0238F854"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5E9B7313" w14:textId="77777777" w:rsidR="00DB41D6" w:rsidRPr="00026EA4" w:rsidRDefault="00DB41D6" w:rsidP="00985E34">
      <w:pPr>
        <w:spacing w:line="360" w:lineRule="auto"/>
        <w:ind w:firstLine="0"/>
        <w:rPr>
          <w:rFonts w:ascii="Times New Roman" w:hAnsi="Times New Roman" w:cs="Times New Roman"/>
          <w:b/>
          <w:sz w:val="24"/>
          <w:szCs w:val="24"/>
          <w:lang w:val="pt-BR"/>
        </w:rPr>
      </w:pPr>
    </w:p>
    <w:p w14:paraId="0C9A8177" w14:textId="77777777" w:rsidR="00525A2F" w:rsidRPr="004F4833" w:rsidRDefault="00525A2F" w:rsidP="00D42FF1">
      <w:pPr>
        <w:pStyle w:val="SemEspaamento"/>
        <w:spacing w:line="480" w:lineRule="auto"/>
        <w:jc w:val="both"/>
        <w:rPr>
          <w:rFonts w:ascii="Times New Roman" w:hAnsi="Times New Roman" w:cs="Times New Roman"/>
          <w:sz w:val="24"/>
          <w:szCs w:val="24"/>
          <w:lang w:val="pt-BR"/>
          <w:rPrChange w:id="90" w:author="Gabriel Nakamura" w:date="2019-07-22T14:44:00Z">
            <w:rPr>
              <w:rFonts w:ascii="Times New Roman" w:hAnsi="Times New Roman" w:cs="Times New Roman"/>
              <w:sz w:val="24"/>
              <w:szCs w:val="24"/>
              <w:lang w:val="en-US"/>
            </w:rPr>
          </w:rPrChange>
        </w:rPr>
      </w:pPr>
      <w:proofErr w:type="spellStart"/>
      <w:r w:rsidRPr="004F4833">
        <w:rPr>
          <w:rFonts w:ascii="Times New Roman" w:hAnsi="Times New Roman" w:cs="Times New Roman"/>
          <w:b/>
          <w:sz w:val="24"/>
          <w:szCs w:val="24"/>
          <w:lang w:val="pt-BR"/>
          <w:rPrChange w:id="91" w:author="Gabriel Nakamura" w:date="2019-07-22T14:44:00Z">
            <w:rPr>
              <w:rFonts w:ascii="Times New Roman" w:hAnsi="Times New Roman" w:cs="Times New Roman"/>
              <w:b/>
              <w:sz w:val="24"/>
              <w:szCs w:val="24"/>
              <w:lang w:val="en-US"/>
            </w:rPr>
          </w:rPrChange>
        </w:rPr>
        <w:t>Table</w:t>
      </w:r>
      <w:proofErr w:type="spellEnd"/>
      <w:r w:rsidRPr="004F4833">
        <w:rPr>
          <w:rFonts w:ascii="Times New Roman" w:hAnsi="Times New Roman" w:cs="Times New Roman"/>
          <w:b/>
          <w:sz w:val="24"/>
          <w:szCs w:val="24"/>
          <w:lang w:val="pt-BR"/>
          <w:rPrChange w:id="92" w:author="Gabriel Nakamura" w:date="2019-07-22T14:44:00Z">
            <w:rPr>
              <w:rFonts w:ascii="Times New Roman" w:hAnsi="Times New Roman" w:cs="Times New Roman"/>
              <w:b/>
              <w:sz w:val="24"/>
              <w:szCs w:val="24"/>
              <w:lang w:val="en-US"/>
            </w:rPr>
          </w:rPrChange>
        </w:rPr>
        <w:t xml:space="preserve"> S2. </w:t>
      </w:r>
      <w:r w:rsidRPr="004F4833">
        <w:rPr>
          <w:rFonts w:ascii="Times New Roman" w:hAnsi="Times New Roman" w:cs="Times New Roman"/>
          <w:sz w:val="24"/>
          <w:szCs w:val="24"/>
          <w:lang w:val="pt-BR"/>
          <w:rPrChange w:id="93" w:author="Gabriel Nakamura" w:date="2019-07-22T14:44:00Z">
            <w:rPr>
              <w:rFonts w:ascii="Times New Roman" w:hAnsi="Times New Roman" w:cs="Times New Roman"/>
              <w:sz w:val="24"/>
              <w:szCs w:val="24"/>
              <w:lang w:val="en-US"/>
            </w:rPr>
          </w:rPrChange>
        </w:rPr>
        <w:t xml:space="preserve">Log </w:t>
      </w:r>
      <w:proofErr w:type="spellStart"/>
      <w:r w:rsidRPr="004F4833">
        <w:rPr>
          <w:rFonts w:ascii="Times New Roman" w:hAnsi="Times New Roman" w:cs="Times New Roman"/>
          <w:sz w:val="24"/>
          <w:szCs w:val="24"/>
          <w:lang w:val="pt-BR"/>
          <w:rPrChange w:id="94" w:author="Gabriel Nakamura" w:date="2019-07-22T14:44:00Z">
            <w:rPr>
              <w:rFonts w:ascii="Times New Roman" w:hAnsi="Times New Roman" w:cs="Times New Roman"/>
              <w:sz w:val="24"/>
              <w:szCs w:val="24"/>
              <w:lang w:val="en-US"/>
            </w:rPr>
          </w:rPrChange>
        </w:rPr>
        <w:t>likelihood</w:t>
      </w:r>
      <w:proofErr w:type="spellEnd"/>
      <w:r w:rsidRPr="004F4833">
        <w:rPr>
          <w:rFonts w:ascii="Times New Roman" w:hAnsi="Times New Roman" w:cs="Times New Roman"/>
          <w:sz w:val="24"/>
          <w:szCs w:val="24"/>
          <w:lang w:val="pt-BR"/>
          <w:rPrChange w:id="95"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96" w:author="Gabriel Nakamura" w:date="2019-07-22T14:44:00Z">
            <w:rPr>
              <w:rFonts w:ascii="Times New Roman" w:hAnsi="Times New Roman" w:cs="Times New Roman"/>
              <w:sz w:val="24"/>
              <w:szCs w:val="24"/>
              <w:lang w:val="en-US"/>
            </w:rPr>
          </w:rPrChange>
        </w:rPr>
        <w:t>LnL</w:t>
      </w:r>
      <w:proofErr w:type="spellEnd"/>
      <w:r w:rsidRPr="004F4833">
        <w:rPr>
          <w:rFonts w:ascii="Times New Roman" w:hAnsi="Times New Roman" w:cs="Times New Roman"/>
          <w:sz w:val="24"/>
          <w:szCs w:val="24"/>
          <w:lang w:val="pt-BR"/>
          <w:rPrChange w:id="97"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98" w:author="Gabriel Nakamura" w:date="2019-07-22T14:44:00Z">
            <w:rPr>
              <w:rFonts w:ascii="Times New Roman" w:hAnsi="Times New Roman" w:cs="Times New Roman"/>
              <w:sz w:val="24"/>
              <w:szCs w:val="24"/>
              <w:lang w:val="en-US"/>
            </w:rPr>
          </w:rPrChange>
        </w:rPr>
        <w:t>Number</w:t>
      </w:r>
      <w:proofErr w:type="spellEnd"/>
      <w:r w:rsidRPr="004F4833">
        <w:rPr>
          <w:rFonts w:ascii="Times New Roman" w:hAnsi="Times New Roman" w:cs="Times New Roman"/>
          <w:sz w:val="24"/>
          <w:szCs w:val="24"/>
          <w:lang w:val="pt-BR"/>
          <w:rPrChange w:id="99"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00" w:author="Gabriel Nakamura" w:date="2019-07-22T14:44:00Z">
            <w:rPr>
              <w:rFonts w:ascii="Times New Roman" w:hAnsi="Times New Roman" w:cs="Times New Roman"/>
              <w:sz w:val="24"/>
              <w:szCs w:val="24"/>
              <w:lang w:val="en-US"/>
            </w:rPr>
          </w:rPrChange>
        </w:rPr>
        <w:t>of</w:t>
      </w:r>
      <w:proofErr w:type="spellEnd"/>
      <w:r w:rsidRPr="004F4833">
        <w:rPr>
          <w:rFonts w:ascii="Times New Roman" w:hAnsi="Times New Roman" w:cs="Times New Roman"/>
          <w:sz w:val="24"/>
          <w:szCs w:val="24"/>
          <w:lang w:val="pt-BR"/>
          <w:rPrChange w:id="101"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02" w:author="Gabriel Nakamura" w:date="2019-07-22T14:44:00Z">
            <w:rPr>
              <w:rFonts w:ascii="Times New Roman" w:hAnsi="Times New Roman" w:cs="Times New Roman"/>
              <w:sz w:val="24"/>
              <w:szCs w:val="24"/>
              <w:lang w:val="en-US"/>
            </w:rPr>
          </w:rPrChange>
        </w:rPr>
        <w:t>parameters</w:t>
      </w:r>
      <w:proofErr w:type="spellEnd"/>
      <w:r w:rsidRPr="004F4833">
        <w:rPr>
          <w:rFonts w:ascii="Times New Roman" w:hAnsi="Times New Roman" w:cs="Times New Roman"/>
          <w:sz w:val="24"/>
          <w:szCs w:val="24"/>
          <w:lang w:val="pt-BR"/>
          <w:rPrChange w:id="103" w:author="Gabriel Nakamura" w:date="2019-07-22T14:44:00Z">
            <w:rPr>
              <w:rFonts w:ascii="Times New Roman" w:hAnsi="Times New Roman" w:cs="Times New Roman"/>
              <w:sz w:val="24"/>
              <w:szCs w:val="24"/>
              <w:lang w:val="en-US"/>
            </w:rPr>
          </w:rPrChange>
        </w:rPr>
        <w:t xml:space="preserve">, AIC </w:t>
      </w:r>
      <w:proofErr w:type="spellStart"/>
      <w:r w:rsidRPr="004F4833">
        <w:rPr>
          <w:rFonts w:ascii="Times New Roman" w:hAnsi="Times New Roman" w:cs="Times New Roman"/>
          <w:sz w:val="24"/>
          <w:szCs w:val="24"/>
          <w:lang w:val="pt-BR"/>
          <w:rPrChange w:id="104" w:author="Gabriel Nakamura" w:date="2019-07-22T14:44:00Z">
            <w:rPr>
              <w:rFonts w:ascii="Times New Roman" w:hAnsi="Times New Roman" w:cs="Times New Roman"/>
              <w:sz w:val="24"/>
              <w:szCs w:val="24"/>
              <w:lang w:val="en-US"/>
            </w:rPr>
          </w:rPrChange>
        </w:rPr>
        <w:t>and</w:t>
      </w:r>
      <w:proofErr w:type="spellEnd"/>
      <w:r w:rsidRPr="004F4833">
        <w:rPr>
          <w:rFonts w:ascii="Times New Roman" w:hAnsi="Times New Roman" w:cs="Times New Roman"/>
          <w:sz w:val="24"/>
          <w:szCs w:val="24"/>
          <w:lang w:val="pt-BR"/>
          <w:rPrChange w:id="105" w:author="Gabriel Nakamura" w:date="2019-07-22T14:44:00Z">
            <w:rPr>
              <w:rFonts w:ascii="Times New Roman" w:hAnsi="Times New Roman" w:cs="Times New Roman"/>
              <w:sz w:val="24"/>
              <w:szCs w:val="24"/>
              <w:lang w:val="en-US"/>
            </w:rPr>
          </w:rPrChange>
        </w:rPr>
        <w:t xml:space="preserve"> AIC </w:t>
      </w:r>
      <w:proofErr w:type="spellStart"/>
      <w:r w:rsidRPr="004F4833">
        <w:rPr>
          <w:rFonts w:ascii="Times New Roman" w:hAnsi="Times New Roman" w:cs="Times New Roman"/>
          <w:sz w:val="24"/>
          <w:szCs w:val="24"/>
          <w:lang w:val="pt-BR"/>
          <w:rPrChange w:id="106" w:author="Gabriel Nakamura" w:date="2019-07-22T14:44:00Z">
            <w:rPr>
              <w:rFonts w:ascii="Times New Roman" w:hAnsi="Times New Roman" w:cs="Times New Roman"/>
              <w:sz w:val="24"/>
              <w:szCs w:val="24"/>
              <w:lang w:val="en-US"/>
            </w:rPr>
          </w:rPrChange>
        </w:rPr>
        <w:t>weight</w:t>
      </w:r>
      <w:proofErr w:type="spellEnd"/>
      <w:r w:rsidRPr="004F4833">
        <w:rPr>
          <w:rFonts w:ascii="Times New Roman" w:hAnsi="Times New Roman" w:cs="Times New Roman"/>
          <w:sz w:val="24"/>
          <w:szCs w:val="24"/>
          <w:lang w:val="pt-BR"/>
          <w:rPrChange w:id="107"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08" w:author="Gabriel Nakamura" w:date="2019-07-22T14:44:00Z">
            <w:rPr>
              <w:rFonts w:ascii="Times New Roman" w:hAnsi="Times New Roman" w:cs="Times New Roman"/>
              <w:sz w:val="24"/>
              <w:szCs w:val="24"/>
              <w:lang w:val="en-US"/>
            </w:rPr>
          </w:rPrChange>
        </w:rPr>
        <w:t>of</w:t>
      </w:r>
      <w:proofErr w:type="spellEnd"/>
      <w:r w:rsidRPr="004F4833">
        <w:rPr>
          <w:rFonts w:ascii="Times New Roman" w:hAnsi="Times New Roman" w:cs="Times New Roman"/>
          <w:sz w:val="24"/>
          <w:szCs w:val="24"/>
          <w:lang w:val="pt-BR"/>
          <w:rPrChange w:id="109"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10" w:author="Gabriel Nakamura" w:date="2019-07-22T14:44:00Z">
            <w:rPr>
              <w:rFonts w:ascii="Times New Roman" w:hAnsi="Times New Roman" w:cs="Times New Roman"/>
              <w:sz w:val="24"/>
              <w:szCs w:val="24"/>
              <w:lang w:val="en-US"/>
            </w:rPr>
          </w:rPrChange>
        </w:rPr>
        <w:t>the</w:t>
      </w:r>
      <w:proofErr w:type="spellEnd"/>
      <w:r w:rsidRPr="004F4833">
        <w:rPr>
          <w:rFonts w:ascii="Times New Roman" w:hAnsi="Times New Roman" w:cs="Times New Roman"/>
          <w:sz w:val="24"/>
          <w:szCs w:val="24"/>
          <w:lang w:val="pt-BR"/>
          <w:rPrChange w:id="111"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12" w:author="Gabriel Nakamura" w:date="2019-07-22T14:44:00Z">
            <w:rPr>
              <w:rFonts w:ascii="Times New Roman" w:hAnsi="Times New Roman" w:cs="Times New Roman"/>
              <w:sz w:val="24"/>
              <w:szCs w:val="24"/>
              <w:lang w:val="en-US"/>
            </w:rPr>
          </w:rPrChange>
        </w:rPr>
        <w:t>six</w:t>
      </w:r>
      <w:proofErr w:type="spellEnd"/>
      <w:r w:rsidRPr="004F4833">
        <w:rPr>
          <w:rFonts w:ascii="Times New Roman" w:hAnsi="Times New Roman" w:cs="Times New Roman"/>
          <w:sz w:val="24"/>
          <w:szCs w:val="24"/>
          <w:lang w:val="pt-BR"/>
          <w:rPrChange w:id="113"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14" w:author="Gabriel Nakamura" w:date="2019-07-22T14:44:00Z">
            <w:rPr>
              <w:rFonts w:ascii="Times New Roman" w:hAnsi="Times New Roman" w:cs="Times New Roman"/>
              <w:sz w:val="24"/>
              <w:szCs w:val="24"/>
              <w:lang w:val="en-US"/>
            </w:rPr>
          </w:rPrChange>
        </w:rPr>
        <w:t>models</w:t>
      </w:r>
      <w:proofErr w:type="spellEnd"/>
      <w:r w:rsidRPr="004F4833">
        <w:rPr>
          <w:rFonts w:ascii="Times New Roman" w:hAnsi="Times New Roman" w:cs="Times New Roman"/>
          <w:sz w:val="24"/>
          <w:szCs w:val="24"/>
          <w:lang w:val="pt-BR"/>
          <w:rPrChange w:id="115"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16" w:author="Gabriel Nakamura" w:date="2019-07-22T14:44:00Z">
            <w:rPr>
              <w:rFonts w:ascii="Times New Roman" w:hAnsi="Times New Roman" w:cs="Times New Roman"/>
              <w:sz w:val="24"/>
              <w:szCs w:val="24"/>
              <w:lang w:val="en-US"/>
            </w:rPr>
          </w:rPrChange>
        </w:rPr>
        <w:t>of</w:t>
      </w:r>
      <w:proofErr w:type="spellEnd"/>
      <w:r w:rsidRPr="004F4833">
        <w:rPr>
          <w:rFonts w:ascii="Times New Roman" w:hAnsi="Times New Roman" w:cs="Times New Roman"/>
          <w:sz w:val="24"/>
          <w:szCs w:val="24"/>
          <w:lang w:val="pt-BR"/>
          <w:rPrChange w:id="117" w:author="Gabriel Nakamura" w:date="2019-07-22T14:44:00Z">
            <w:rPr>
              <w:rFonts w:ascii="Times New Roman" w:hAnsi="Times New Roman" w:cs="Times New Roman"/>
              <w:sz w:val="24"/>
              <w:szCs w:val="24"/>
              <w:lang w:val="en-US"/>
            </w:rPr>
          </w:rPrChange>
        </w:rPr>
        <w:t xml:space="preserve"> ancestral </w:t>
      </w:r>
      <w:r w:rsidR="00F1758D" w:rsidRPr="004F4833">
        <w:rPr>
          <w:rFonts w:ascii="Times New Roman" w:hAnsi="Times New Roman" w:cs="Times New Roman"/>
          <w:sz w:val="24"/>
          <w:szCs w:val="24"/>
          <w:lang w:val="pt-BR"/>
          <w:rPrChange w:id="118" w:author="Gabriel Nakamura" w:date="2019-07-22T14:44:00Z">
            <w:rPr>
              <w:rFonts w:ascii="Times New Roman" w:hAnsi="Times New Roman" w:cs="Times New Roman"/>
              <w:sz w:val="24"/>
              <w:szCs w:val="24"/>
              <w:lang w:val="en-US"/>
            </w:rPr>
          </w:rPrChange>
        </w:rPr>
        <w:t xml:space="preserve">range </w:t>
      </w:r>
      <w:proofErr w:type="spellStart"/>
      <w:r w:rsidR="00F1758D" w:rsidRPr="004F4833">
        <w:rPr>
          <w:rFonts w:ascii="Times New Roman" w:hAnsi="Times New Roman" w:cs="Times New Roman"/>
          <w:sz w:val="24"/>
          <w:szCs w:val="24"/>
          <w:lang w:val="pt-BR"/>
          <w:rPrChange w:id="119" w:author="Gabriel Nakamura" w:date="2019-07-22T14:44:00Z">
            <w:rPr>
              <w:rFonts w:ascii="Times New Roman" w:hAnsi="Times New Roman" w:cs="Times New Roman"/>
              <w:sz w:val="24"/>
              <w:szCs w:val="24"/>
              <w:lang w:val="en-US"/>
            </w:rPr>
          </w:rPrChange>
        </w:rPr>
        <w:t>estimation</w:t>
      </w:r>
      <w:proofErr w:type="spellEnd"/>
      <w:r w:rsidR="00F1758D" w:rsidRPr="004F4833">
        <w:rPr>
          <w:rFonts w:ascii="Times New Roman" w:hAnsi="Times New Roman" w:cs="Times New Roman"/>
          <w:sz w:val="24"/>
          <w:szCs w:val="24"/>
          <w:lang w:val="pt-BR"/>
          <w:rPrChange w:id="120"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21" w:author="Gabriel Nakamura" w:date="2019-07-22T14:44:00Z">
            <w:rPr>
              <w:rFonts w:ascii="Times New Roman" w:hAnsi="Times New Roman" w:cs="Times New Roman"/>
              <w:sz w:val="24"/>
              <w:szCs w:val="24"/>
              <w:lang w:val="en-US"/>
            </w:rPr>
          </w:rPrChange>
        </w:rPr>
        <w:t>evaluated</w:t>
      </w:r>
      <w:proofErr w:type="spellEnd"/>
      <w:r w:rsidRPr="004F4833">
        <w:rPr>
          <w:rFonts w:ascii="Times New Roman" w:hAnsi="Times New Roman" w:cs="Times New Roman"/>
          <w:sz w:val="24"/>
          <w:szCs w:val="24"/>
          <w:lang w:val="pt-BR"/>
          <w:rPrChange w:id="122"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23" w:author="Gabriel Nakamura" w:date="2019-07-22T14:44:00Z">
            <w:rPr>
              <w:rFonts w:ascii="Times New Roman" w:hAnsi="Times New Roman" w:cs="Times New Roman"/>
              <w:sz w:val="24"/>
              <w:szCs w:val="24"/>
              <w:lang w:val="en-US"/>
            </w:rPr>
          </w:rPrChange>
        </w:rPr>
        <w:t>from</w:t>
      </w:r>
      <w:proofErr w:type="spellEnd"/>
      <w:r w:rsidRPr="004F4833">
        <w:rPr>
          <w:rFonts w:ascii="Times New Roman" w:hAnsi="Times New Roman" w:cs="Times New Roman"/>
          <w:sz w:val="24"/>
          <w:szCs w:val="24"/>
          <w:lang w:val="pt-BR"/>
          <w:rPrChange w:id="124"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25" w:author="Gabriel Nakamura" w:date="2019-07-22T14:44:00Z">
            <w:rPr>
              <w:rFonts w:ascii="Times New Roman" w:hAnsi="Times New Roman" w:cs="Times New Roman"/>
              <w:sz w:val="24"/>
              <w:szCs w:val="24"/>
              <w:lang w:val="en-US"/>
            </w:rPr>
          </w:rPrChange>
        </w:rPr>
        <w:t>the</w:t>
      </w:r>
      <w:proofErr w:type="spellEnd"/>
      <w:r w:rsidRPr="004F4833">
        <w:rPr>
          <w:rFonts w:ascii="Times New Roman" w:hAnsi="Times New Roman" w:cs="Times New Roman"/>
          <w:sz w:val="24"/>
          <w:szCs w:val="24"/>
          <w:lang w:val="pt-BR"/>
          <w:rPrChange w:id="126"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27" w:author="Gabriel Nakamura" w:date="2019-07-22T14:44:00Z">
            <w:rPr>
              <w:rFonts w:ascii="Times New Roman" w:hAnsi="Times New Roman" w:cs="Times New Roman"/>
              <w:sz w:val="24"/>
              <w:szCs w:val="24"/>
              <w:lang w:val="en-US"/>
            </w:rPr>
          </w:rPrChange>
        </w:rPr>
        <w:t>BioGeoBEARS</w:t>
      </w:r>
      <w:proofErr w:type="spellEnd"/>
      <w:r w:rsidRPr="004F4833">
        <w:rPr>
          <w:rFonts w:ascii="Times New Roman" w:hAnsi="Times New Roman" w:cs="Times New Roman"/>
          <w:sz w:val="24"/>
          <w:szCs w:val="24"/>
          <w:lang w:val="pt-BR"/>
          <w:rPrChange w:id="128"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29" w:author="Gabriel Nakamura" w:date="2019-07-22T14:44:00Z">
            <w:rPr>
              <w:rFonts w:ascii="Times New Roman" w:hAnsi="Times New Roman" w:cs="Times New Roman"/>
              <w:sz w:val="24"/>
              <w:szCs w:val="24"/>
              <w:lang w:val="en-US"/>
            </w:rPr>
          </w:rPrChange>
        </w:rPr>
        <w:t>analyses</w:t>
      </w:r>
      <w:proofErr w:type="spellEnd"/>
      <w:r w:rsidRPr="004F4833">
        <w:rPr>
          <w:rFonts w:ascii="Times New Roman" w:hAnsi="Times New Roman" w:cs="Times New Roman"/>
          <w:sz w:val="24"/>
          <w:szCs w:val="24"/>
          <w:lang w:val="pt-BR"/>
          <w:rPrChange w:id="130" w:author="Gabriel Nakamura" w:date="2019-07-22T14:44:00Z">
            <w:rPr>
              <w:rFonts w:ascii="Times New Roman" w:hAnsi="Times New Roman" w:cs="Times New Roman"/>
              <w:sz w:val="24"/>
              <w:szCs w:val="24"/>
              <w:lang w:val="en-US"/>
            </w:rPr>
          </w:rPrChange>
        </w:rPr>
        <w:t>.</w:t>
      </w:r>
    </w:p>
    <w:tbl>
      <w:tblPr>
        <w:tblStyle w:val="Tabelacomgrade"/>
        <w:tblW w:w="9356"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152"/>
        <w:gridCol w:w="2527"/>
        <w:gridCol w:w="2693"/>
        <w:gridCol w:w="850"/>
        <w:gridCol w:w="1134"/>
      </w:tblGrid>
      <w:tr w:rsidR="00525A2F" w:rsidRPr="004D2E92" w14:paraId="6984D7FC" w14:textId="77777777" w:rsidTr="00525A2F">
        <w:trPr>
          <w:trHeight w:val="591"/>
        </w:trPr>
        <w:tc>
          <w:tcPr>
            <w:tcW w:w="2152" w:type="dxa"/>
            <w:tcBorders>
              <w:top w:val="single" w:sz="18" w:space="0" w:color="auto"/>
              <w:bottom w:val="single" w:sz="18" w:space="0" w:color="auto"/>
            </w:tcBorders>
          </w:tcPr>
          <w:p w14:paraId="1E656961" w14:textId="77777777" w:rsidR="00525A2F" w:rsidRPr="004F4833" w:rsidRDefault="00525A2F" w:rsidP="004D2E92">
            <w:pPr>
              <w:pStyle w:val="SemEspaamento"/>
              <w:rPr>
                <w:rFonts w:ascii="Times New Roman" w:hAnsi="Times New Roman" w:cs="Times New Roman"/>
                <w:sz w:val="24"/>
                <w:szCs w:val="24"/>
                <w:lang w:val="pt-BR"/>
                <w:rPrChange w:id="131" w:author="Gabriel Nakamura" w:date="2019-07-22T14:44:00Z">
                  <w:rPr>
                    <w:rFonts w:ascii="Times New Roman" w:hAnsi="Times New Roman" w:cs="Times New Roman"/>
                    <w:sz w:val="24"/>
                    <w:szCs w:val="24"/>
                    <w:lang w:val="en-US"/>
                  </w:rPr>
                </w:rPrChange>
              </w:rPr>
            </w:pPr>
            <w:proofErr w:type="spellStart"/>
            <w:r w:rsidRPr="004F4833">
              <w:rPr>
                <w:rFonts w:ascii="Times New Roman" w:hAnsi="Times New Roman" w:cs="Times New Roman"/>
                <w:sz w:val="24"/>
                <w:szCs w:val="24"/>
                <w:lang w:val="pt-BR"/>
                <w:rPrChange w:id="132" w:author="Gabriel Nakamura" w:date="2019-07-22T14:44:00Z">
                  <w:rPr>
                    <w:rFonts w:ascii="Times New Roman" w:hAnsi="Times New Roman" w:cs="Times New Roman"/>
                    <w:sz w:val="24"/>
                    <w:szCs w:val="24"/>
                    <w:lang w:val="en-US"/>
                  </w:rPr>
                </w:rPrChange>
              </w:rPr>
              <w:t>Models</w:t>
            </w:r>
            <w:proofErr w:type="spellEnd"/>
          </w:p>
        </w:tc>
        <w:tc>
          <w:tcPr>
            <w:tcW w:w="2527" w:type="dxa"/>
            <w:tcBorders>
              <w:top w:val="single" w:sz="18" w:space="0" w:color="auto"/>
              <w:bottom w:val="single" w:sz="18" w:space="0" w:color="auto"/>
            </w:tcBorders>
          </w:tcPr>
          <w:p w14:paraId="33887C17" w14:textId="77777777" w:rsidR="00525A2F" w:rsidRPr="004F4833" w:rsidRDefault="00525A2F" w:rsidP="004D2E92">
            <w:pPr>
              <w:pStyle w:val="SemEspaamento"/>
              <w:rPr>
                <w:rFonts w:ascii="Times New Roman" w:hAnsi="Times New Roman" w:cs="Times New Roman"/>
                <w:sz w:val="24"/>
                <w:szCs w:val="24"/>
                <w:lang w:val="pt-BR"/>
                <w:rPrChange w:id="133" w:author="Gabriel Nakamura" w:date="2019-07-22T14:44:00Z">
                  <w:rPr>
                    <w:rFonts w:ascii="Times New Roman" w:hAnsi="Times New Roman" w:cs="Times New Roman"/>
                    <w:sz w:val="24"/>
                    <w:szCs w:val="24"/>
                    <w:lang w:val="en-US"/>
                  </w:rPr>
                </w:rPrChange>
              </w:rPr>
            </w:pPr>
            <w:r w:rsidRPr="004F4833">
              <w:rPr>
                <w:rFonts w:ascii="Times New Roman" w:hAnsi="Times New Roman" w:cs="Times New Roman"/>
                <w:sz w:val="24"/>
                <w:szCs w:val="24"/>
                <w:lang w:val="pt-BR"/>
                <w:rPrChange w:id="134" w:author="Gabriel Nakamura" w:date="2019-07-22T14:44:00Z">
                  <w:rPr>
                    <w:rFonts w:ascii="Times New Roman" w:hAnsi="Times New Roman" w:cs="Times New Roman"/>
                    <w:sz w:val="24"/>
                    <w:szCs w:val="24"/>
                    <w:lang w:val="en-US"/>
                  </w:rPr>
                </w:rPrChange>
              </w:rPr>
              <w:t xml:space="preserve">Log </w:t>
            </w:r>
            <w:proofErr w:type="spellStart"/>
            <w:r w:rsidRPr="004F4833">
              <w:rPr>
                <w:rFonts w:ascii="Times New Roman" w:hAnsi="Times New Roman" w:cs="Times New Roman"/>
                <w:sz w:val="24"/>
                <w:szCs w:val="24"/>
                <w:lang w:val="pt-BR"/>
                <w:rPrChange w:id="135" w:author="Gabriel Nakamura" w:date="2019-07-22T14:44:00Z">
                  <w:rPr>
                    <w:rFonts w:ascii="Times New Roman" w:hAnsi="Times New Roman" w:cs="Times New Roman"/>
                    <w:sz w:val="24"/>
                    <w:szCs w:val="24"/>
                    <w:lang w:val="en-US"/>
                  </w:rPr>
                </w:rPrChange>
              </w:rPr>
              <w:t>likelihood</w:t>
            </w:r>
            <w:proofErr w:type="spellEnd"/>
            <w:r w:rsidRPr="004F4833">
              <w:rPr>
                <w:rFonts w:ascii="Times New Roman" w:hAnsi="Times New Roman" w:cs="Times New Roman"/>
                <w:sz w:val="24"/>
                <w:szCs w:val="24"/>
                <w:lang w:val="pt-BR"/>
                <w:rPrChange w:id="136"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37" w:author="Gabriel Nakamura" w:date="2019-07-22T14:44:00Z">
                  <w:rPr>
                    <w:rFonts w:ascii="Times New Roman" w:hAnsi="Times New Roman" w:cs="Times New Roman"/>
                    <w:sz w:val="24"/>
                    <w:szCs w:val="24"/>
                    <w:lang w:val="en-US"/>
                  </w:rPr>
                </w:rPrChange>
              </w:rPr>
              <w:t>LnL</w:t>
            </w:r>
            <w:proofErr w:type="spellEnd"/>
            <w:r w:rsidRPr="004F4833">
              <w:rPr>
                <w:rFonts w:ascii="Times New Roman" w:hAnsi="Times New Roman" w:cs="Times New Roman"/>
                <w:sz w:val="24"/>
                <w:szCs w:val="24"/>
                <w:lang w:val="pt-BR"/>
                <w:rPrChange w:id="138" w:author="Gabriel Nakamura" w:date="2019-07-22T14:44:00Z">
                  <w:rPr>
                    <w:rFonts w:ascii="Times New Roman" w:hAnsi="Times New Roman" w:cs="Times New Roman"/>
                    <w:sz w:val="24"/>
                    <w:szCs w:val="24"/>
                    <w:lang w:val="en-US"/>
                  </w:rPr>
                </w:rPrChange>
              </w:rPr>
              <w:t>)</w:t>
            </w:r>
          </w:p>
        </w:tc>
        <w:tc>
          <w:tcPr>
            <w:tcW w:w="2693" w:type="dxa"/>
            <w:tcBorders>
              <w:top w:val="single" w:sz="18" w:space="0" w:color="auto"/>
              <w:bottom w:val="single" w:sz="18" w:space="0" w:color="auto"/>
            </w:tcBorders>
          </w:tcPr>
          <w:p w14:paraId="160D4DA2" w14:textId="77777777" w:rsidR="00525A2F" w:rsidRPr="004F4833" w:rsidRDefault="00525A2F" w:rsidP="004D2E92">
            <w:pPr>
              <w:pStyle w:val="SemEspaamento"/>
              <w:rPr>
                <w:rFonts w:ascii="Times New Roman" w:hAnsi="Times New Roman" w:cs="Times New Roman"/>
                <w:sz w:val="24"/>
                <w:szCs w:val="24"/>
                <w:lang w:val="pt-BR"/>
                <w:rPrChange w:id="139" w:author="Gabriel Nakamura" w:date="2019-07-22T14:44:00Z">
                  <w:rPr>
                    <w:rFonts w:ascii="Times New Roman" w:hAnsi="Times New Roman" w:cs="Times New Roman"/>
                    <w:sz w:val="24"/>
                    <w:szCs w:val="24"/>
                    <w:lang w:val="en-US"/>
                  </w:rPr>
                </w:rPrChange>
              </w:rPr>
            </w:pPr>
            <w:proofErr w:type="spellStart"/>
            <w:r w:rsidRPr="004F4833">
              <w:rPr>
                <w:rFonts w:ascii="Times New Roman" w:hAnsi="Times New Roman" w:cs="Times New Roman"/>
                <w:sz w:val="24"/>
                <w:szCs w:val="24"/>
                <w:lang w:val="pt-BR"/>
                <w:rPrChange w:id="140" w:author="Gabriel Nakamura" w:date="2019-07-22T14:44:00Z">
                  <w:rPr>
                    <w:rFonts w:ascii="Times New Roman" w:hAnsi="Times New Roman" w:cs="Times New Roman"/>
                    <w:sz w:val="24"/>
                    <w:szCs w:val="24"/>
                    <w:lang w:val="en-US"/>
                  </w:rPr>
                </w:rPrChange>
              </w:rPr>
              <w:t>Number</w:t>
            </w:r>
            <w:proofErr w:type="spellEnd"/>
            <w:r w:rsidRPr="004F4833">
              <w:rPr>
                <w:rFonts w:ascii="Times New Roman" w:hAnsi="Times New Roman" w:cs="Times New Roman"/>
                <w:sz w:val="24"/>
                <w:szCs w:val="24"/>
                <w:lang w:val="pt-BR"/>
                <w:rPrChange w:id="141"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42" w:author="Gabriel Nakamura" w:date="2019-07-22T14:44:00Z">
                  <w:rPr>
                    <w:rFonts w:ascii="Times New Roman" w:hAnsi="Times New Roman" w:cs="Times New Roman"/>
                    <w:sz w:val="24"/>
                    <w:szCs w:val="24"/>
                    <w:lang w:val="en-US"/>
                  </w:rPr>
                </w:rPrChange>
              </w:rPr>
              <w:t>of</w:t>
            </w:r>
            <w:proofErr w:type="spellEnd"/>
            <w:r w:rsidRPr="004F4833">
              <w:rPr>
                <w:rFonts w:ascii="Times New Roman" w:hAnsi="Times New Roman" w:cs="Times New Roman"/>
                <w:sz w:val="24"/>
                <w:szCs w:val="24"/>
                <w:lang w:val="pt-BR"/>
                <w:rPrChange w:id="143" w:author="Gabriel Nakamura" w:date="2019-07-22T14:44:00Z">
                  <w:rPr>
                    <w:rFonts w:ascii="Times New Roman" w:hAnsi="Times New Roman" w:cs="Times New Roman"/>
                    <w:sz w:val="24"/>
                    <w:szCs w:val="24"/>
                    <w:lang w:val="en-US"/>
                  </w:rPr>
                </w:rPrChange>
              </w:rPr>
              <w:t xml:space="preserve"> </w:t>
            </w:r>
            <w:proofErr w:type="spellStart"/>
            <w:r w:rsidRPr="004F4833">
              <w:rPr>
                <w:rFonts w:ascii="Times New Roman" w:hAnsi="Times New Roman" w:cs="Times New Roman"/>
                <w:sz w:val="24"/>
                <w:szCs w:val="24"/>
                <w:lang w:val="pt-BR"/>
                <w:rPrChange w:id="144" w:author="Gabriel Nakamura" w:date="2019-07-22T14:44:00Z">
                  <w:rPr>
                    <w:rFonts w:ascii="Times New Roman" w:hAnsi="Times New Roman" w:cs="Times New Roman"/>
                    <w:sz w:val="24"/>
                    <w:szCs w:val="24"/>
                    <w:lang w:val="en-US"/>
                  </w:rPr>
                </w:rPrChange>
              </w:rPr>
              <w:t>parameters</w:t>
            </w:r>
            <w:proofErr w:type="spellEnd"/>
          </w:p>
        </w:tc>
        <w:tc>
          <w:tcPr>
            <w:tcW w:w="850" w:type="dxa"/>
            <w:tcBorders>
              <w:top w:val="single" w:sz="18" w:space="0" w:color="auto"/>
              <w:bottom w:val="single" w:sz="18" w:space="0" w:color="auto"/>
            </w:tcBorders>
          </w:tcPr>
          <w:p w14:paraId="1767FA13" w14:textId="77777777" w:rsidR="00525A2F" w:rsidRPr="004F4833" w:rsidRDefault="00525A2F" w:rsidP="004D2E92">
            <w:pPr>
              <w:pStyle w:val="SemEspaamento"/>
              <w:rPr>
                <w:rFonts w:ascii="Times New Roman" w:eastAsia="Times New Roman" w:hAnsi="Times New Roman" w:cs="Times New Roman"/>
                <w:color w:val="000000"/>
                <w:sz w:val="24"/>
                <w:szCs w:val="24"/>
                <w:lang w:val="pt-BR" w:eastAsia="pt-BR"/>
                <w:rPrChange w:id="145" w:author="Gabriel Nakamura" w:date="2019-07-22T14:44:00Z">
                  <w:rPr>
                    <w:rFonts w:ascii="Times New Roman" w:eastAsia="Times New Roman" w:hAnsi="Times New Roman" w:cs="Times New Roman"/>
                    <w:color w:val="000000"/>
                    <w:sz w:val="24"/>
                    <w:szCs w:val="24"/>
                    <w:lang w:val="en-US" w:eastAsia="pt-BR"/>
                  </w:rPr>
                </w:rPrChange>
              </w:rPr>
            </w:pPr>
            <w:r w:rsidRPr="004F4833">
              <w:rPr>
                <w:rFonts w:ascii="Times New Roman" w:eastAsia="Times New Roman" w:hAnsi="Times New Roman" w:cs="Times New Roman"/>
                <w:color w:val="000000"/>
                <w:sz w:val="24"/>
                <w:szCs w:val="24"/>
                <w:lang w:val="pt-BR" w:eastAsia="pt-BR"/>
                <w:rPrChange w:id="146" w:author="Gabriel Nakamura" w:date="2019-07-22T14:44:00Z">
                  <w:rPr>
                    <w:rFonts w:ascii="Times New Roman" w:eastAsia="Times New Roman" w:hAnsi="Times New Roman" w:cs="Times New Roman"/>
                    <w:color w:val="000000"/>
                    <w:sz w:val="24"/>
                    <w:szCs w:val="24"/>
                    <w:lang w:val="en-US" w:eastAsia="pt-BR"/>
                  </w:rPr>
                </w:rPrChange>
              </w:rPr>
              <w:t>AIC</w:t>
            </w:r>
          </w:p>
        </w:tc>
        <w:tc>
          <w:tcPr>
            <w:tcW w:w="1134" w:type="dxa"/>
            <w:tcBorders>
              <w:top w:val="single" w:sz="18" w:space="0" w:color="auto"/>
              <w:bottom w:val="single" w:sz="18" w:space="0" w:color="auto"/>
            </w:tcBorders>
          </w:tcPr>
          <w:p w14:paraId="0AF1638D" w14:textId="77777777" w:rsidR="00525A2F" w:rsidRPr="004F4833" w:rsidRDefault="00525A2F" w:rsidP="004D2E92">
            <w:pPr>
              <w:pStyle w:val="SemEspaamento"/>
              <w:rPr>
                <w:rFonts w:ascii="Times New Roman" w:eastAsia="Times New Roman" w:hAnsi="Times New Roman" w:cs="Times New Roman"/>
                <w:color w:val="000000"/>
                <w:sz w:val="24"/>
                <w:szCs w:val="24"/>
                <w:lang w:val="pt-BR" w:eastAsia="pt-BR"/>
                <w:rPrChange w:id="147" w:author="Gabriel Nakamura" w:date="2019-07-22T14:44:00Z">
                  <w:rPr>
                    <w:rFonts w:ascii="Times New Roman" w:eastAsia="Times New Roman" w:hAnsi="Times New Roman" w:cs="Times New Roman"/>
                    <w:color w:val="000000"/>
                    <w:sz w:val="24"/>
                    <w:szCs w:val="24"/>
                    <w:lang w:val="en-US" w:eastAsia="pt-BR"/>
                  </w:rPr>
                </w:rPrChange>
              </w:rPr>
            </w:pPr>
            <w:proofErr w:type="spellStart"/>
            <w:r w:rsidRPr="004F4833">
              <w:rPr>
                <w:rFonts w:ascii="Times New Roman" w:eastAsia="Times New Roman" w:hAnsi="Times New Roman" w:cs="Times New Roman"/>
                <w:color w:val="000000"/>
                <w:sz w:val="24"/>
                <w:szCs w:val="24"/>
                <w:lang w:val="pt-BR" w:eastAsia="pt-BR"/>
                <w:rPrChange w:id="148" w:author="Gabriel Nakamura" w:date="2019-07-22T14:44:00Z">
                  <w:rPr>
                    <w:rFonts w:ascii="Times New Roman" w:eastAsia="Times New Roman" w:hAnsi="Times New Roman" w:cs="Times New Roman"/>
                    <w:color w:val="000000"/>
                    <w:sz w:val="24"/>
                    <w:szCs w:val="24"/>
                    <w:lang w:val="en-US" w:eastAsia="pt-BR"/>
                  </w:rPr>
                </w:rPrChange>
              </w:rPr>
              <w:t>AIC_wt</w:t>
            </w:r>
            <w:proofErr w:type="spellEnd"/>
          </w:p>
        </w:tc>
      </w:tr>
      <w:tr w:rsidR="00525A2F" w:rsidRPr="004D2E92" w14:paraId="173BE77B" w14:textId="77777777" w:rsidTr="00525A2F">
        <w:trPr>
          <w:trHeight w:val="268"/>
        </w:trPr>
        <w:tc>
          <w:tcPr>
            <w:tcW w:w="2152" w:type="dxa"/>
            <w:tcBorders>
              <w:top w:val="single" w:sz="18" w:space="0" w:color="auto"/>
            </w:tcBorders>
          </w:tcPr>
          <w:p w14:paraId="285ECE7E"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DEC</w:t>
            </w:r>
          </w:p>
          <w:p w14:paraId="5824797C"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p>
        </w:tc>
        <w:tc>
          <w:tcPr>
            <w:tcW w:w="2527" w:type="dxa"/>
            <w:tcBorders>
              <w:top w:val="single" w:sz="18" w:space="0" w:color="auto"/>
            </w:tcBorders>
          </w:tcPr>
          <w:p w14:paraId="0A556F5B"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-1872</w:t>
            </w:r>
          </w:p>
        </w:tc>
        <w:tc>
          <w:tcPr>
            <w:tcW w:w="2693" w:type="dxa"/>
            <w:tcBorders>
              <w:top w:val="single" w:sz="18" w:space="0" w:color="auto"/>
            </w:tcBorders>
          </w:tcPr>
          <w:p w14:paraId="0A9D995A"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2</w:t>
            </w:r>
          </w:p>
        </w:tc>
        <w:tc>
          <w:tcPr>
            <w:tcW w:w="850" w:type="dxa"/>
            <w:tcBorders>
              <w:top w:val="single" w:sz="18" w:space="0" w:color="auto"/>
            </w:tcBorders>
          </w:tcPr>
          <w:p w14:paraId="5B10DA60"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3748</w:t>
            </w:r>
          </w:p>
        </w:tc>
        <w:tc>
          <w:tcPr>
            <w:tcW w:w="1134" w:type="dxa"/>
            <w:tcBorders>
              <w:top w:val="single" w:sz="18" w:space="0" w:color="auto"/>
            </w:tcBorders>
          </w:tcPr>
          <w:p w14:paraId="3096760F"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8.7e-107</w:t>
            </w:r>
          </w:p>
        </w:tc>
      </w:tr>
      <w:tr w:rsidR="00525A2F" w:rsidRPr="004D2E92" w14:paraId="71817470" w14:textId="77777777" w:rsidTr="00525A2F">
        <w:trPr>
          <w:trHeight w:val="268"/>
        </w:trPr>
        <w:tc>
          <w:tcPr>
            <w:tcW w:w="2152" w:type="dxa"/>
          </w:tcPr>
          <w:p w14:paraId="702C1ED7"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DEC+J</w:t>
            </w:r>
          </w:p>
          <w:p w14:paraId="67A8110B"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p>
        </w:tc>
        <w:tc>
          <w:tcPr>
            <w:tcW w:w="2527" w:type="dxa"/>
          </w:tcPr>
          <w:p w14:paraId="35A2C56A"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-1872</w:t>
            </w:r>
          </w:p>
        </w:tc>
        <w:tc>
          <w:tcPr>
            <w:tcW w:w="2693" w:type="dxa"/>
          </w:tcPr>
          <w:p w14:paraId="407C34FF"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3</w:t>
            </w:r>
          </w:p>
        </w:tc>
        <w:tc>
          <w:tcPr>
            <w:tcW w:w="850" w:type="dxa"/>
          </w:tcPr>
          <w:p w14:paraId="7809EB08"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3750</w:t>
            </w:r>
          </w:p>
        </w:tc>
        <w:tc>
          <w:tcPr>
            <w:tcW w:w="1134" w:type="dxa"/>
          </w:tcPr>
          <w:p w14:paraId="2F8A8E4A"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3.1e-107</w:t>
            </w:r>
          </w:p>
        </w:tc>
      </w:tr>
      <w:tr w:rsidR="00525A2F" w:rsidRPr="004D2E92" w14:paraId="257F0629" w14:textId="77777777" w:rsidTr="00525A2F">
        <w:trPr>
          <w:trHeight w:val="268"/>
        </w:trPr>
        <w:tc>
          <w:tcPr>
            <w:tcW w:w="2152" w:type="dxa"/>
          </w:tcPr>
          <w:p w14:paraId="0E5CD870"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DIVALIKE</w:t>
            </w:r>
          </w:p>
          <w:p w14:paraId="1AE7FBF5"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p>
        </w:tc>
        <w:tc>
          <w:tcPr>
            <w:tcW w:w="2527" w:type="dxa"/>
          </w:tcPr>
          <w:p w14:paraId="50B9B37B"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-2002</w:t>
            </w:r>
          </w:p>
        </w:tc>
        <w:tc>
          <w:tcPr>
            <w:tcW w:w="2693" w:type="dxa"/>
          </w:tcPr>
          <w:p w14:paraId="7F27487A"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2</w:t>
            </w:r>
          </w:p>
        </w:tc>
        <w:tc>
          <w:tcPr>
            <w:tcW w:w="850" w:type="dxa"/>
          </w:tcPr>
          <w:p w14:paraId="21146583"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4009</w:t>
            </w:r>
          </w:p>
        </w:tc>
        <w:tc>
          <w:tcPr>
            <w:tcW w:w="1134" w:type="dxa"/>
          </w:tcPr>
          <w:p w14:paraId="2687095D"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2.4e-163</w:t>
            </w:r>
          </w:p>
        </w:tc>
      </w:tr>
      <w:tr w:rsidR="00525A2F" w:rsidRPr="004D2E92" w14:paraId="62872676" w14:textId="77777777" w:rsidTr="00525A2F">
        <w:trPr>
          <w:trHeight w:val="268"/>
        </w:trPr>
        <w:tc>
          <w:tcPr>
            <w:tcW w:w="2152" w:type="dxa"/>
          </w:tcPr>
          <w:p w14:paraId="151C106A"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DIVALIKE+J</w:t>
            </w:r>
          </w:p>
          <w:p w14:paraId="70AE6ADA"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p>
        </w:tc>
        <w:tc>
          <w:tcPr>
            <w:tcW w:w="2527" w:type="dxa"/>
          </w:tcPr>
          <w:p w14:paraId="6E461DCF"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-2003</w:t>
            </w:r>
          </w:p>
        </w:tc>
        <w:tc>
          <w:tcPr>
            <w:tcW w:w="2693" w:type="dxa"/>
          </w:tcPr>
          <w:p w14:paraId="12F28EB4"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3</w:t>
            </w:r>
          </w:p>
        </w:tc>
        <w:tc>
          <w:tcPr>
            <w:tcW w:w="850" w:type="dxa"/>
          </w:tcPr>
          <w:p w14:paraId="7E5956A5"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4011</w:t>
            </w:r>
          </w:p>
        </w:tc>
        <w:tc>
          <w:tcPr>
            <w:tcW w:w="1134" w:type="dxa"/>
          </w:tcPr>
          <w:p w14:paraId="445DEE2E"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7.6e-164</w:t>
            </w:r>
          </w:p>
        </w:tc>
      </w:tr>
      <w:tr w:rsidR="00525A2F" w:rsidRPr="004D2E92" w14:paraId="5D505712" w14:textId="77777777" w:rsidTr="00525A2F">
        <w:trPr>
          <w:trHeight w:val="550"/>
        </w:trPr>
        <w:tc>
          <w:tcPr>
            <w:tcW w:w="2152" w:type="dxa"/>
          </w:tcPr>
          <w:p w14:paraId="75DB6F34"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BAYAREALIKE</w:t>
            </w:r>
          </w:p>
        </w:tc>
        <w:tc>
          <w:tcPr>
            <w:tcW w:w="2527" w:type="dxa"/>
          </w:tcPr>
          <w:p w14:paraId="7E462522"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-1660</w:t>
            </w:r>
          </w:p>
        </w:tc>
        <w:tc>
          <w:tcPr>
            <w:tcW w:w="2693" w:type="dxa"/>
          </w:tcPr>
          <w:p w14:paraId="640B844F"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2</w:t>
            </w:r>
          </w:p>
        </w:tc>
        <w:tc>
          <w:tcPr>
            <w:tcW w:w="850" w:type="dxa"/>
          </w:tcPr>
          <w:p w14:paraId="28DFA763"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3323</w:t>
            </w:r>
          </w:p>
        </w:tc>
        <w:tc>
          <w:tcPr>
            <w:tcW w:w="1134" w:type="dxa"/>
          </w:tcPr>
          <w:p w14:paraId="27254EE4"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1.7e-14</w:t>
            </w:r>
          </w:p>
        </w:tc>
      </w:tr>
      <w:tr w:rsidR="00525A2F" w:rsidRPr="004D2E92" w14:paraId="60961BBB" w14:textId="77777777" w:rsidTr="00525A2F">
        <w:trPr>
          <w:trHeight w:val="550"/>
        </w:trPr>
        <w:tc>
          <w:tcPr>
            <w:tcW w:w="2152" w:type="dxa"/>
          </w:tcPr>
          <w:p w14:paraId="6E292A00"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BAYAREALIKE+J</w:t>
            </w:r>
          </w:p>
        </w:tc>
        <w:tc>
          <w:tcPr>
            <w:tcW w:w="2527" w:type="dxa"/>
          </w:tcPr>
          <w:p w14:paraId="3C3D2162"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-1627</w:t>
            </w:r>
          </w:p>
        </w:tc>
        <w:tc>
          <w:tcPr>
            <w:tcW w:w="2693" w:type="dxa"/>
          </w:tcPr>
          <w:p w14:paraId="10368F49"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3</w:t>
            </w:r>
          </w:p>
        </w:tc>
        <w:tc>
          <w:tcPr>
            <w:tcW w:w="850" w:type="dxa"/>
          </w:tcPr>
          <w:p w14:paraId="18239F77"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3260</w:t>
            </w:r>
          </w:p>
        </w:tc>
        <w:tc>
          <w:tcPr>
            <w:tcW w:w="1134" w:type="dxa"/>
          </w:tcPr>
          <w:p w14:paraId="29A957B2" w14:textId="77777777" w:rsidR="00525A2F" w:rsidRPr="00026EA4" w:rsidRDefault="00525A2F" w:rsidP="0066655A">
            <w:pPr>
              <w:pStyle w:val="SemEspaamento"/>
              <w:jc w:val="both"/>
              <w:rPr>
                <w:rFonts w:ascii="Times New Roman" w:eastAsia="Times New Roman" w:hAnsi="Times New Roman" w:cs="Times New Roman"/>
                <w:color w:val="000000"/>
                <w:sz w:val="24"/>
                <w:szCs w:val="24"/>
                <w:lang w:val="pt-BR" w:eastAsia="pt-BR"/>
              </w:rPr>
            </w:pPr>
            <w:r w:rsidRPr="00026EA4">
              <w:rPr>
                <w:rFonts w:ascii="Times New Roman" w:eastAsia="Times New Roman" w:hAnsi="Times New Roman" w:cs="Times New Roman"/>
                <w:color w:val="000000"/>
                <w:sz w:val="24"/>
                <w:szCs w:val="24"/>
                <w:lang w:val="pt-BR" w:eastAsia="pt-BR"/>
              </w:rPr>
              <w:t>1.00</w:t>
            </w:r>
          </w:p>
        </w:tc>
      </w:tr>
    </w:tbl>
    <w:p w14:paraId="48DF95A2" w14:textId="77777777" w:rsidR="00DB41D6" w:rsidRPr="00026EA4" w:rsidRDefault="00DB41D6" w:rsidP="00525A2F">
      <w:pPr>
        <w:spacing w:line="480" w:lineRule="auto"/>
        <w:jc w:val="both"/>
        <w:rPr>
          <w:rFonts w:ascii="Times New Roman" w:eastAsia="Arial" w:hAnsi="Times New Roman" w:cs="Times New Roman"/>
          <w:b/>
          <w:sz w:val="24"/>
          <w:szCs w:val="24"/>
          <w:lang w:val="pt-BR"/>
        </w:rPr>
      </w:pPr>
    </w:p>
    <w:p w14:paraId="447C5206" w14:textId="77777777" w:rsidR="00525A2F" w:rsidRPr="00026EA4" w:rsidRDefault="00525A2F" w:rsidP="00525A2F">
      <w:pPr>
        <w:spacing w:line="480" w:lineRule="auto"/>
        <w:jc w:val="both"/>
        <w:rPr>
          <w:rFonts w:ascii="Times New Roman" w:eastAsiaTheme="minorHAnsi" w:hAnsi="Times New Roman" w:cs="Times New Roman"/>
          <w:color w:val="000000"/>
          <w:sz w:val="24"/>
          <w:szCs w:val="24"/>
          <w:lang w:val="pt-BR" w:eastAsia="en-US"/>
        </w:rPr>
      </w:pPr>
      <w:r w:rsidRPr="00026EA4">
        <w:rPr>
          <w:rFonts w:ascii="Times New Roman" w:eastAsia="Arial" w:hAnsi="Times New Roman" w:cs="Times New Roman"/>
          <w:b/>
          <w:sz w:val="24"/>
          <w:szCs w:val="24"/>
          <w:lang w:val="pt-BR"/>
        </w:rPr>
        <w:t>CONCLUSÃO</w:t>
      </w:r>
    </w:p>
    <w:p w14:paraId="1380E7B7" w14:textId="2BC09DA6" w:rsidR="003F3934" w:rsidRPr="009922BB" w:rsidRDefault="00813C90" w:rsidP="00CD1E6D">
      <w:pPr>
        <w:spacing w:line="480" w:lineRule="auto"/>
        <w:jc w:val="both"/>
        <w:rPr>
          <w:lang w:val="pt-BR"/>
        </w:rPr>
      </w:pPr>
      <w:r w:rsidRPr="00E8515D">
        <w:rPr>
          <w:rFonts w:ascii="Times New Roman" w:eastAsiaTheme="minorHAnsi" w:hAnsi="Times New Roman" w:cs="Times New Roman"/>
          <w:sz w:val="24"/>
          <w:szCs w:val="24"/>
          <w:lang w:val="pt-BR" w:eastAsia="en-US"/>
        </w:rPr>
        <w:t xml:space="preserve">Mostramos </w:t>
      </w:r>
      <w:r w:rsidR="00525A2F" w:rsidRPr="00E8515D">
        <w:rPr>
          <w:rFonts w:ascii="Times New Roman" w:eastAsiaTheme="minorHAnsi" w:hAnsi="Times New Roman" w:cs="Times New Roman"/>
          <w:sz w:val="24"/>
          <w:szCs w:val="24"/>
          <w:lang w:val="pt-BR" w:eastAsia="en-US"/>
        </w:rPr>
        <w:t xml:space="preserve">a importância de considerarmos </w:t>
      </w:r>
      <w:r w:rsidRPr="00E8515D">
        <w:rPr>
          <w:rFonts w:ascii="Times New Roman" w:eastAsiaTheme="minorHAnsi" w:hAnsi="Times New Roman" w:cs="Times New Roman"/>
          <w:sz w:val="24"/>
          <w:szCs w:val="24"/>
          <w:lang w:val="pt-BR" w:eastAsia="en-US"/>
        </w:rPr>
        <w:t>os eventos de</w:t>
      </w:r>
      <w:r w:rsidR="00525A2F" w:rsidRPr="00E8515D">
        <w:rPr>
          <w:rFonts w:ascii="Times New Roman" w:eastAsiaTheme="minorHAnsi" w:hAnsi="Times New Roman" w:cs="Times New Roman"/>
          <w:sz w:val="24"/>
          <w:szCs w:val="24"/>
          <w:lang w:val="pt-BR" w:eastAsia="en-US"/>
        </w:rPr>
        <w:t xml:space="preserve"> dispersão e </w:t>
      </w:r>
      <w:r w:rsidRPr="00E8515D">
        <w:rPr>
          <w:rFonts w:ascii="Times New Roman" w:eastAsiaTheme="minorHAnsi" w:hAnsi="Times New Roman" w:cs="Times New Roman"/>
          <w:sz w:val="24"/>
          <w:szCs w:val="24"/>
          <w:lang w:val="pt-BR" w:eastAsia="en-US"/>
        </w:rPr>
        <w:t xml:space="preserve">de </w:t>
      </w:r>
      <w:r w:rsidR="00525A2F" w:rsidRPr="00E8515D">
        <w:rPr>
          <w:rFonts w:ascii="Times New Roman" w:eastAsiaTheme="minorHAnsi" w:hAnsi="Times New Roman" w:cs="Times New Roman"/>
          <w:sz w:val="24"/>
          <w:szCs w:val="24"/>
          <w:lang w:val="pt-BR" w:eastAsia="en-US"/>
        </w:rPr>
        <w:t xml:space="preserve">quando o ancestral de cada espécie chegou ao bioma. Ao analisar estes componentes, conseguimos distinguir </w:t>
      </w:r>
      <w:r w:rsidR="00525A2F" w:rsidRPr="00E8515D">
        <w:rPr>
          <w:rFonts w:ascii="Times New Roman" w:hAnsi="Times New Roman" w:cs="Times New Roman"/>
          <w:sz w:val="24"/>
          <w:szCs w:val="24"/>
          <w:lang w:val="pt-BR"/>
        </w:rPr>
        <w:t>duas proeminentes hipóteses que tentam explicar o gradiente latitudinal de riqueza de espécies</w:t>
      </w:r>
      <w:r w:rsidR="009922BB">
        <w:rPr>
          <w:rFonts w:ascii="Times New Roman" w:hAnsi="Times New Roman" w:cs="Times New Roman"/>
          <w:sz w:val="24"/>
          <w:szCs w:val="24"/>
          <w:lang w:val="pt-BR"/>
        </w:rPr>
        <w:t>. C</w:t>
      </w:r>
      <w:r w:rsidR="009922BB" w:rsidRPr="004542D9">
        <w:rPr>
          <w:rFonts w:ascii="Times New Roman" w:eastAsiaTheme="minorHAnsi" w:hAnsi="Times New Roman" w:cs="Times New Roman"/>
          <w:sz w:val="24"/>
          <w:szCs w:val="24"/>
          <w:lang w:val="pt-BR" w:eastAsia="en-US"/>
        </w:rPr>
        <w:t xml:space="preserve">oncluímos que nossos resultados apoiam amplamente as expectativas da </w:t>
      </w:r>
      <w:r w:rsidR="009922BB">
        <w:rPr>
          <w:rFonts w:ascii="Times New Roman" w:eastAsiaTheme="minorHAnsi" w:hAnsi="Times New Roman" w:cs="Times New Roman"/>
          <w:sz w:val="24"/>
          <w:szCs w:val="24"/>
          <w:lang w:val="pt-BR" w:eastAsia="en-US"/>
        </w:rPr>
        <w:t>C</w:t>
      </w:r>
      <w:r w:rsidR="009922BB" w:rsidRPr="004542D9">
        <w:rPr>
          <w:rFonts w:ascii="Times New Roman" w:eastAsiaTheme="minorHAnsi" w:hAnsi="Times New Roman" w:cs="Times New Roman"/>
          <w:sz w:val="24"/>
          <w:szCs w:val="24"/>
          <w:lang w:val="pt-BR" w:eastAsia="en-US"/>
        </w:rPr>
        <w:t xml:space="preserve">onservação de </w:t>
      </w:r>
      <w:r w:rsidR="009922BB">
        <w:rPr>
          <w:rFonts w:ascii="Times New Roman" w:eastAsiaTheme="minorHAnsi" w:hAnsi="Times New Roman" w:cs="Times New Roman"/>
          <w:sz w:val="24"/>
          <w:szCs w:val="24"/>
          <w:lang w:val="pt-BR" w:eastAsia="en-US"/>
        </w:rPr>
        <w:t>N</w:t>
      </w:r>
      <w:r w:rsidR="009922BB" w:rsidRPr="004542D9">
        <w:rPr>
          <w:rFonts w:ascii="Times New Roman" w:eastAsiaTheme="minorHAnsi" w:hAnsi="Times New Roman" w:cs="Times New Roman"/>
          <w:sz w:val="24"/>
          <w:szCs w:val="24"/>
          <w:lang w:val="pt-BR" w:eastAsia="en-US"/>
        </w:rPr>
        <w:t xml:space="preserve">icho </w:t>
      </w:r>
      <w:r w:rsidR="009922BB">
        <w:rPr>
          <w:rFonts w:ascii="Times New Roman" w:eastAsiaTheme="minorHAnsi" w:hAnsi="Times New Roman" w:cs="Times New Roman"/>
          <w:sz w:val="24"/>
          <w:szCs w:val="24"/>
          <w:lang w:val="pt-BR" w:eastAsia="en-US"/>
        </w:rPr>
        <w:t>T</w:t>
      </w:r>
      <w:r w:rsidR="009922BB" w:rsidRPr="004542D9">
        <w:rPr>
          <w:rFonts w:ascii="Times New Roman" w:eastAsiaTheme="minorHAnsi" w:hAnsi="Times New Roman" w:cs="Times New Roman"/>
          <w:sz w:val="24"/>
          <w:szCs w:val="24"/>
          <w:lang w:val="pt-BR" w:eastAsia="en-US"/>
        </w:rPr>
        <w:t>ropical e que os resultados são menos consistente</w:t>
      </w:r>
      <w:r w:rsidR="009922BB">
        <w:rPr>
          <w:rFonts w:ascii="Times New Roman" w:eastAsiaTheme="minorHAnsi" w:hAnsi="Times New Roman" w:cs="Times New Roman"/>
          <w:sz w:val="24"/>
          <w:szCs w:val="24"/>
          <w:lang w:val="pt-BR" w:eastAsia="en-US"/>
        </w:rPr>
        <w:t xml:space="preserve">s com as predições para a hipótese </w:t>
      </w:r>
      <w:r w:rsidR="009922BB" w:rsidRPr="004542D9">
        <w:rPr>
          <w:rFonts w:ascii="Times New Roman" w:eastAsiaTheme="minorHAnsi" w:hAnsi="Times New Roman" w:cs="Times New Roman"/>
          <w:sz w:val="24"/>
          <w:szCs w:val="24"/>
          <w:lang w:val="pt-BR" w:eastAsia="en-US"/>
        </w:rPr>
        <w:t xml:space="preserve">Fora dos trópicos. </w:t>
      </w:r>
      <w:r w:rsidR="009922BB">
        <w:rPr>
          <w:rFonts w:ascii="Times New Roman" w:eastAsiaTheme="minorHAnsi" w:hAnsi="Times New Roman" w:cs="Times New Roman"/>
          <w:sz w:val="24"/>
          <w:szCs w:val="24"/>
          <w:lang w:val="pt-BR" w:eastAsia="en-US"/>
        </w:rPr>
        <w:t xml:space="preserve">Colocando em perspectiva que o tempo para diversificação, à conservação de nicho latitudinal e a dispersão como mecanismos que explicam o gradiente latitudinal de diversidade em aves. </w:t>
      </w:r>
      <w:r w:rsidR="00525A2F" w:rsidRPr="00E8515D">
        <w:rPr>
          <w:rFonts w:ascii="Times New Roman" w:eastAsiaTheme="minorHAnsi" w:hAnsi="Times New Roman" w:cs="Times New Roman"/>
          <w:sz w:val="24"/>
          <w:szCs w:val="24"/>
          <w:lang w:val="pt-BR" w:eastAsia="en-US"/>
        </w:rPr>
        <w:t xml:space="preserve"> </w:t>
      </w:r>
      <w:r w:rsidR="00671935" w:rsidRPr="00E8515D">
        <w:rPr>
          <w:rFonts w:ascii="Times New Roman" w:eastAsiaTheme="minorHAnsi" w:hAnsi="Times New Roman" w:cs="Times New Roman"/>
          <w:sz w:val="24"/>
          <w:szCs w:val="24"/>
          <w:lang w:val="pt-BR" w:eastAsia="en-US"/>
        </w:rPr>
        <w:t xml:space="preserve">Isto </w:t>
      </w:r>
      <w:r w:rsidR="009922BB">
        <w:rPr>
          <w:rFonts w:ascii="Times New Roman" w:eastAsiaTheme="minorHAnsi" w:hAnsi="Times New Roman" w:cs="Times New Roman"/>
          <w:sz w:val="24"/>
          <w:szCs w:val="24"/>
          <w:lang w:val="pt-BR" w:eastAsia="en-US"/>
        </w:rPr>
        <w:t xml:space="preserve">trás </w:t>
      </w:r>
      <w:r w:rsidR="00671935" w:rsidRPr="00E8515D">
        <w:rPr>
          <w:rFonts w:ascii="Times New Roman" w:eastAsiaTheme="minorHAnsi" w:hAnsi="Times New Roman" w:cs="Times New Roman"/>
          <w:sz w:val="24"/>
          <w:szCs w:val="24"/>
          <w:lang w:val="pt-BR" w:eastAsia="en-US"/>
        </w:rPr>
        <w:t xml:space="preserve">implicações na distribuição atual da </w:t>
      </w:r>
      <w:r w:rsidR="00E8515D" w:rsidRPr="00CD1E6D">
        <w:rPr>
          <w:rFonts w:ascii="Times New Roman" w:eastAsiaTheme="minorHAnsi" w:hAnsi="Times New Roman" w:cs="Times New Roman"/>
          <w:sz w:val="24"/>
          <w:szCs w:val="24"/>
          <w:lang w:val="pt-BR" w:eastAsia="en-US"/>
        </w:rPr>
        <w:t>biodiversidade, uma vez que se os tr</w:t>
      </w:r>
      <w:r w:rsidR="00E8515D" w:rsidRPr="00E8515D">
        <w:rPr>
          <w:rFonts w:ascii="Times New Roman" w:eastAsiaTheme="minorHAnsi" w:hAnsi="Times New Roman" w:cs="Times New Roman"/>
          <w:sz w:val="24"/>
          <w:szCs w:val="24"/>
          <w:lang w:val="pt-BR" w:eastAsia="en-US"/>
        </w:rPr>
        <w:t xml:space="preserve">ópicos são as origens das linhagens e que </w:t>
      </w:r>
      <w:r w:rsidR="009922BB">
        <w:rPr>
          <w:rFonts w:ascii="Times New Roman" w:eastAsiaTheme="minorHAnsi" w:hAnsi="Times New Roman" w:cs="Times New Roman"/>
          <w:sz w:val="24"/>
          <w:szCs w:val="24"/>
          <w:lang w:val="pt-BR" w:eastAsia="en-US"/>
        </w:rPr>
        <w:t xml:space="preserve">se </w:t>
      </w:r>
      <w:r w:rsidR="00E8515D" w:rsidRPr="00E8515D">
        <w:rPr>
          <w:rFonts w:ascii="Times New Roman" w:eastAsiaTheme="minorHAnsi" w:hAnsi="Times New Roman" w:cs="Times New Roman"/>
          <w:sz w:val="24"/>
          <w:szCs w:val="24"/>
          <w:lang w:val="pt-BR" w:eastAsia="en-US"/>
        </w:rPr>
        <w:t>os eventos dispersivos contribuíram para a riqueza</w:t>
      </w:r>
      <w:r w:rsidR="009922BB">
        <w:rPr>
          <w:rFonts w:ascii="Times New Roman" w:eastAsiaTheme="minorHAnsi" w:hAnsi="Times New Roman" w:cs="Times New Roman"/>
          <w:sz w:val="24"/>
          <w:szCs w:val="24"/>
          <w:lang w:val="pt-BR" w:eastAsia="en-US"/>
        </w:rPr>
        <w:t xml:space="preserve"> encontrada</w:t>
      </w:r>
      <w:r w:rsidR="00E8515D" w:rsidRPr="00E8515D">
        <w:rPr>
          <w:rFonts w:ascii="Times New Roman" w:eastAsiaTheme="minorHAnsi" w:hAnsi="Times New Roman" w:cs="Times New Roman"/>
          <w:sz w:val="24"/>
          <w:szCs w:val="24"/>
          <w:lang w:val="pt-BR" w:eastAsia="en-US"/>
        </w:rPr>
        <w:t xml:space="preserve"> nas zonas temperadas perdas</w:t>
      </w:r>
      <w:r w:rsidR="009922BB" w:rsidRPr="00E8515D">
        <w:rPr>
          <w:rFonts w:ascii="Times New Roman" w:eastAsiaTheme="minorHAnsi" w:hAnsi="Times New Roman" w:cs="Times New Roman"/>
          <w:sz w:val="24"/>
          <w:szCs w:val="24"/>
          <w:lang w:val="pt-BR" w:eastAsia="en-US"/>
        </w:rPr>
        <w:t xml:space="preserve"> </w:t>
      </w:r>
      <w:r w:rsidR="009922BB">
        <w:rPr>
          <w:rFonts w:ascii="Times New Roman" w:eastAsiaTheme="minorHAnsi" w:hAnsi="Times New Roman" w:cs="Times New Roman"/>
          <w:sz w:val="24"/>
          <w:szCs w:val="24"/>
          <w:lang w:val="pt-BR" w:eastAsia="en-US"/>
        </w:rPr>
        <w:t>de biodiversidade, nos biomas tropicais</w:t>
      </w:r>
      <w:r w:rsidR="00CE5C4A">
        <w:rPr>
          <w:rFonts w:ascii="Times New Roman" w:eastAsiaTheme="minorHAnsi" w:hAnsi="Times New Roman" w:cs="Times New Roman"/>
          <w:sz w:val="24"/>
          <w:szCs w:val="24"/>
          <w:lang w:val="pt-BR" w:eastAsia="en-US"/>
        </w:rPr>
        <w:t xml:space="preserve">, </w:t>
      </w:r>
      <w:r w:rsidR="00E8515D" w:rsidRPr="00E8515D">
        <w:rPr>
          <w:rFonts w:ascii="Times New Roman" w:eastAsiaTheme="minorHAnsi" w:hAnsi="Times New Roman" w:cs="Times New Roman"/>
          <w:sz w:val="24"/>
          <w:szCs w:val="24"/>
          <w:lang w:val="pt-BR" w:eastAsia="en-US"/>
        </w:rPr>
        <w:t xml:space="preserve">trará consequências evolutivas para </w:t>
      </w:r>
      <w:r w:rsidR="00CE5C4A">
        <w:rPr>
          <w:rFonts w:ascii="Times New Roman" w:eastAsiaTheme="minorHAnsi" w:hAnsi="Times New Roman" w:cs="Times New Roman"/>
          <w:sz w:val="24"/>
          <w:szCs w:val="24"/>
          <w:lang w:val="pt-BR" w:eastAsia="en-US"/>
        </w:rPr>
        <w:t>tod</w:t>
      </w:r>
      <w:r w:rsidR="009922BB" w:rsidRPr="00E8515D">
        <w:rPr>
          <w:rFonts w:ascii="Times New Roman" w:eastAsiaTheme="minorHAnsi" w:hAnsi="Times New Roman" w:cs="Times New Roman"/>
          <w:sz w:val="24"/>
          <w:szCs w:val="24"/>
          <w:lang w:val="pt-BR" w:eastAsia="en-US"/>
        </w:rPr>
        <w:t>os</w:t>
      </w:r>
      <w:r w:rsidR="00CE5C4A">
        <w:rPr>
          <w:rFonts w:ascii="Times New Roman" w:eastAsiaTheme="minorHAnsi" w:hAnsi="Times New Roman" w:cs="Times New Roman"/>
          <w:sz w:val="24"/>
          <w:szCs w:val="24"/>
          <w:lang w:val="pt-BR" w:eastAsia="en-US"/>
        </w:rPr>
        <w:t xml:space="preserve"> os</w:t>
      </w:r>
      <w:r w:rsidR="00DB5F78">
        <w:rPr>
          <w:rFonts w:ascii="Times New Roman" w:eastAsiaTheme="minorHAnsi" w:hAnsi="Times New Roman" w:cs="Times New Roman"/>
          <w:sz w:val="24"/>
          <w:szCs w:val="24"/>
          <w:lang w:val="pt-BR" w:eastAsia="en-US"/>
        </w:rPr>
        <w:t xml:space="preserve"> </w:t>
      </w:r>
      <w:r w:rsidR="009922BB" w:rsidRPr="00E8515D">
        <w:rPr>
          <w:rFonts w:ascii="Times New Roman" w:eastAsiaTheme="minorHAnsi" w:hAnsi="Times New Roman" w:cs="Times New Roman"/>
          <w:sz w:val="24"/>
          <w:szCs w:val="24"/>
          <w:lang w:val="pt-BR" w:eastAsia="en-US"/>
        </w:rPr>
        <w:t xml:space="preserve">biomas. </w:t>
      </w:r>
      <w:r w:rsidR="009922BB">
        <w:rPr>
          <w:rFonts w:ascii="Times New Roman" w:hAnsi="Times New Roman" w:cs="Times New Roman"/>
          <w:sz w:val="24"/>
          <w:szCs w:val="24"/>
          <w:shd w:val="clear" w:color="auto" w:fill="F8F9FA"/>
          <w:lang w:val="pt-BR"/>
        </w:rPr>
        <w:t xml:space="preserve"> </w:t>
      </w:r>
    </w:p>
    <w:sectPr w:rsidR="003F3934" w:rsidRPr="009922B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abriel Nakamura" w:date="2019-07-22T14:53:00Z" w:initials="GN">
    <w:p w14:paraId="0D2EACC8" w14:textId="6C1AEC40" w:rsidR="00A026DD" w:rsidRDefault="00A026DD">
      <w:pPr>
        <w:pStyle w:val="Textodecomentrio"/>
      </w:pPr>
      <w:r>
        <w:rPr>
          <w:rStyle w:val="Refdecomentrio"/>
        </w:rPr>
        <w:annotationRef/>
      </w:r>
      <w:proofErr w:type="spellStart"/>
      <w:r>
        <w:t>Não</w:t>
      </w:r>
      <w:proofErr w:type="spellEnd"/>
      <w:r>
        <w:t xml:space="preserve"> </w:t>
      </w:r>
      <w:proofErr w:type="spellStart"/>
      <w:r>
        <w:t>sei</w:t>
      </w:r>
      <w:proofErr w:type="spellEnd"/>
      <w:r>
        <w:t xml:space="preserve"> se </w:t>
      </w:r>
      <w:proofErr w:type="spellStart"/>
      <w:r>
        <w:t>eu</w:t>
      </w:r>
      <w:proofErr w:type="spellEnd"/>
      <w:r>
        <w:t xml:space="preserve"> </w:t>
      </w:r>
      <w:proofErr w:type="spellStart"/>
      <w:r>
        <w:t>começaria</w:t>
      </w:r>
      <w:proofErr w:type="spellEnd"/>
      <w:r>
        <w:t xml:space="preserve"> </w:t>
      </w:r>
      <w:proofErr w:type="spellStart"/>
      <w:r>
        <w:t>assim</w:t>
      </w:r>
      <w:proofErr w:type="spellEnd"/>
      <w:r>
        <w:t xml:space="preserve"> o resumo. Acho que seria </w:t>
      </w:r>
      <w:proofErr w:type="spellStart"/>
      <w:r>
        <w:t>mais</w:t>
      </w:r>
      <w:proofErr w:type="spellEnd"/>
      <w:r>
        <w:t xml:space="preserve"> interesante </w:t>
      </w:r>
      <w:proofErr w:type="spellStart"/>
      <w:r>
        <w:t>começar</w:t>
      </w:r>
      <w:proofErr w:type="spellEnd"/>
      <w:r>
        <w:t xml:space="preserve"> </w:t>
      </w:r>
      <w:proofErr w:type="spellStart"/>
      <w:r>
        <w:t>dizendo</w:t>
      </w:r>
      <w:proofErr w:type="spellEnd"/>
      <w:r>
        <w:t xml:space="preserve"> como os eventos evolutivos </w:t>
      </w:r>
      <w:proofErr w:type="spellStart"/>
      <w:r>
        <w:t>podem</w:t>
      </w:r>
      <w:proofErr w:type="spellEnd"/>
      <w:r>
        <w:t xml:space="preserve"> moldar as comunidades… algo </w:t>
      </w:r>
      <w:proofErr w:type="spellStart"/>
      <w:r>
        <w:t>nessa</w:t>
      </w:r>
      <w:proofErr w:type="spellEnd"/>
      <w:r>
        <w:t xml:space="preserve"> </w:t>
      </w:r>
      <w:proofErr w:type="spellStart"/>
      <w:r>
        <w:t>linha</w:t>
      </w:r>
      <w:proofErr w:type="spellEnd"/>
      <w:r>
        <w:t xml:space="preserve">. </w:t>
      </w:r>
      <w:proofErr w:type="spellStart"/>
      <w:r>
        <w:t>Isso</w:t>
      </w:r>
      <w:proofErr w:type="spellEnd"/>
      <w:r>
        <w:t xml:space="preserve"> </w:t>
      </w:r>
      <w:proofErr w:type="spellStart"/>
      <w:r>
        <w:t>já</w:t>
      </w:r>
      <w:proofErr w:type="spellEnd"/>
      <w:r>
        <w:t xml:space="preserve"> </w:t>
      </w:r>
      <w:proofErr w:type="spellStart"/>
      <w:r>
        <w:t>deixaria</w:t>
      </w:r>
      <w:proofErr w:type="spellEnd"/>
      <w:r>
        <w:t xml:space="preserve"> claro que o que </w:t>
      </w:r>
      <w:proofErr w:type="spellStart"/>
      <w:r>
        <w:t>você</w:t>
      </w:r>
      <w:proofErr w:type="spellEnd"/>
      <w:r>
        <w:t xml:space="preserve"> está investigando </w:t>
      </w:r>
      <w:proofErr w:type="spellStart"/>
      <w:r>
        <w:t>são</w:t>
      </w:r>
      <w:proofErr w:type="spellEnd"/>
      <w:r>
        <w:t xml:space="preserve"> </w:t>
      </w:r>
      <w:proofErr w:type="spellStart"/>
      <w:r>
        <w:t>efeitos</w:t>
      </w:r>
      <w:proofErr w:type="spellEnd"/>
      <w:r>
        <w:t xml:space="preserve"> de </w:t>
      </w:r>
      <w:proofErr w:type="spellStart"/>
      <w:r>
        <w:t>processos</w:t>
      </w:r>
      <w:proofErr w:type="spellEnd"/>
      <w:r>
        <w:t xml:space="preserve"> </w:t>
      </w:r>
      <w:proofErr w:type="spellStart"/>
      <w:r>
        <w:t>em</w:t>
      </w:r>
      <w:proofErr w:type="spellEnd"/>
      <w:r>
        <w:t xml:space="preserve"> escala evolutiva sobre as comunidades.</w:t>
      </w:r>
    </w:p>
  </w:comment>
  <w:comment w:id="3" w:author="Gabriel Nakamura" w:date="2019-07-22T14:44:00Z" w:initials="GN">
    <w:p w14:paraId="4ACF559D" w14:textId="7C75F60B" w:rsidR="00A026DD" w:rsidRDefault="00A026DD">
      <w:pPr>
        <w:pStyle w:val="Textodecomentrio"/>
      </w:pPr>
      <w:r>
        <w:rPr>
          <w:rStyle w:val="Refdecomentrio"/>
        </w:rPr>
        <w:annotationRef/>
      </w:r>
      <w:r>
        <w:t xml:space="preserve">Mas e se esas </w:t>
      </w:r>
      <w:proofErr w:type="spellStart"/>
      <w:r>
        <w:t>linhagens</w:t>
      </w:r>
      <w:proofErr w:type="spellEnd"/>
      <w:r>
        <w:t xml:space="preserve"> </w:t>
      </w:r>
      <w:proofErr w:type="spellStart"/>
      <w:r>
        <w:t>fossem</w:t>
      </w:r>
      <w:proofErr w:type="spellEnd"/>
      <w:r>
        <w:t xml:space="preserve"> de </w:t>
      </w:r>
      <w:proofErr w:type="spellStart"/>
      <w:r>
        <w:t>clados</w:t>
      </w:r>
      <w:proofErr w:type="spellEnd"/>
      <w:r>
        <w:t xml:space="preserve"> </w:t>
      </w:r>
      <w:proofErr w:type="spellStart"/>
      <w:r>
        <w:t>muito</w:t>
      </w:r>
      <w:proofErr w:type="spellEnd"/>
      <w:r>
        <w:t xml:space="preserve"> distintos, as comunidades </w:t>
      </w:r>
      <w:proofErr w:type="spellStart"/>
      <w:r>
        <w:t>não</w:t>
      </w:r>
      <w:proofErr w:type="spellEnd"/>
      <w:r>
        <w:t xml:space="preserve"> </w:t>
      </w:r>
      <w:proofErr w:type="spellStart"/>
      <w:r>
        <w:t>seriam</w:t>
      </w:r>
      <w:proofErr w:type="spellEnd"/>
      <w:r>
        <w:t xml:space="preserve"> agrupadas…</w:t>
      </w:r>
    </w:p>
  </w:comment>
  <w:comment w:id="4" w:author="Gabriel Nakamura" w:date="2019-07-22T14:45:00Z" w:initials="GN">
    <w:p w14:paraId="685E569A" w14:textId="4F67F45C" w:rsidR="00A026DD" w:rsidRDefault="00A026DD">
      <w:pPr>
        <w:pStyle w:val="Textodecomentrio"/>
      </w:pPr>
      <w:r>
        <w:rPr>
          <w:rStyle w:val="Refdecomentrio"/>
        </w:rPr>
        <w:annotationRef/>
      </w:r>
      <w:r>
        <w:t xml:space="preserve">Aquí é o contrario do que </w:t>
      </w:r>
      <w:proofErr w:type="spellStart"/>
      <w:r>
        <w:t>eu</w:t>
      </w:r>
      <w:proofErr w:type="spellEnd"/>
      <w:r>
        <w:t xml:space="preserve"> </w:t>
      </w:r>
      <w:proofErr w:type="spellStart"/>
      <w:r>
        <w:t>disse</w:t>
      </w:r>
      <w:proofErr w:type="spellEnd"/>
      <w:r>
        <w:t xml:space="preserve"> anteriormente. </w:t>
      </w:r>
      <w:proofErr w:type="gramStart"/>
      <w:r>
        <w:t xml:space="preserve">E se as </w:t>
      </w:r>
      <w:proofErr w:type="spellStart"/>
      <w:r>
        <w:t>linhagens</w:t>
      </w:r>
      <w:proofErr w:type="spellEnd"/>
      <w:r>
        <w:t xml:space="preserve"> </w:t>
      </w:r>
      <w:proofErr w:type="spellStart"/>
      <w:r>
        <w:t>fossem</w:t>
      </w:r>
      <w:proofErr w:type="spellEnd"/>
      <w:r>
        <w:t xml:space="preserve"> </w:t>
      </w:r>
      <w:proofErr w:type="spellStart"/>
      <w:r>
        <w:t>muito</w:t>
      </w:r>
      <w:proofErr w:type="spellEnd"/>
      <w:r>
        <w:t xml:space="preserve"> próximas?</w:t>
      </w:r>
      <w:proofErr w:type="gramEnd"/>
      <w:r>
        <w:t xml:space="preserve"> </w:t>
      </w:r>
      <w:proofErr w:type="gramStart"/>
      <w:r>
        <w:t>Seria disperso?</w:t>
      </w:r>
      <w:proofErr w:type="gramEnd"/>
      <w:r>
        <w:t xml:space="preserve"> Acho que </w:t>
      </w:r>
      <w:proofErr w:type="spellStart"/>
      <w:r>
        <w:t>essas</w:t>
      </w:r>
      <w:proofErr w:type="spellEnd"/>
      <w:r>
        <w:t xml:space="preserve"> </w:t>
      </w:r>
      <w:proofErr w:type="spellStart"/>
      <w:r>
        <w:t>duas</w:t>
      </w:r>
      <w:proofErr w:type="spellEnd"/>
      <w:r>
        <w:t xml:space="preserve"> frases </w:t>
      </w:r>
      <w:proofErr w:type="spellStart"/>
      <w:r>
        <w:t>devem</w:t>
      </w:r>
      <w:proofErr w:type="spellEnd"/>
      <w:r>
        <w:t xml:space="preserve"> ser escritas </w:t>
      </w:r>
      <w:proofErr w:type="spellStart"/>
      <w:r>
        <w:t>novamente</w:t>
      </w:r>
      <w:proofErr w:type="spellEnd"/>
      <w:r>
        <w:t>.</w:t>
      </w:r>
    </w:p>
  </w:comment>
  <w:comment w:id="5" w:author="Gabriel Nakamura" w:date="2019-07-22T14:47:00Z" w:initials="GN">
    <w:p w14:paraId="06246C09" w14:textId="3E6E844F" w:rsidR="00A026DD" w:rsidRPr="004F4833" w:rsidRDefault="00A026DD">
      <w:pPr>
        <w:pStyle w:val="Textodecomentrio"/>
        <w:rPr>
          <w:lang w:val="pt-BR"/>
        </w:rPr>
      </w:pPr>
      <w:r w:rsidRPr="004F4833">
        <w:rPr>
          <w:rStyle w:val="Refdecomentrio"/>
          <w:lang w:val="pt-BR"/>
        </w:rPr>
        <w:annotationRef/>
      </w:r>
      <w:r w:rsidRPr="004F4833">
        <w:rPr>
          <w:lang w:val="pt-BR"/>
        </w:rPr>
        <w:t>O que foi feito vem depois, aqui você deve primeiro introduzir o problema</w:t>
      </w:r>
      <w:r>
        <w:rPr>
          <w:lang w:val="pt-BR"/>
        </w:rPr>
        <w:t>. Então diga qual é a implicação referente a ideia da assembleia... e não o que foi feito. Isso vem depois.</w:t>
      </w:r>
    </w:p>
  </w:comment>
  <w:comment w:id="8" w:author="Gabriel Nakamura" w:date="2019-07-22T14:52:00Z" w:initials="GN">
    <w:p w14:paraId="4B98EACD" w14:textId="564D7B2B" w:rsidR="00A026DD" w:rsidRDefault="00A026DD">
      <w:pPr>
        <w:pStyle w:val="Textodecomentrio"/>
      </w:pPr>
      <w:r>
        <w:rPr>
          <w:rStyle w:val="Refdecomentrio"/>
        </w:rPr>
        <w:annotationRef/>
      </w:r>
      <w:proofErr w:type="spellStart"/>
      <w:r>
        <w:t>Recentes</w:t>
      </w:r>
      <w:proofErr w:type="spellEnd"/>
      <w:r>
        <w:t xml:space="preserve"> </w:t>
      </w:r>
    </w:p>
  </w:comment>
  <w:comment w:id="10" w:author="Gabriel Nakamura" w:date="2019-07-22T14:55:00Z" w:initials="GN">
    <w:p w14:paraId="6B4D8A90" w14:textId="4B3F63C6" w:rsidR="00A026DD" w:rsidRDefault="00A026DD">
      <w:pPr>
        <w:pStyle w:val="Textodecomentrio"/>
      </w:pPr>
      <w:r>
        <w:rPr>
          <w:rStyle w:val="Refdecomentrio"/>
        </w:rPr>
        <w:annotationRef/>
      </w:r>
      <w:r>
        <w:t xml:space="preserve">Aquí vale o </w:t>
      </w:r>
      <w:proofErr w:type="spellStart"/>
      <w:r>
        <w:t>mesmo</w:t>
      </w:r>
      <w:proofErr w:type="spellEnd"/>
      <w:r>
        <w:t xml:space="preserve"> comentario que </w:t>
      </w:r>
      <w:proofErr w:type="spellStart"/>
      <w:r>
        <w:t>fiz</w:t>
      </w:r>
      <w:proofErr w:type="spellEnd"/>
      <w:r>
        <w:t xml:space="preserve"> no resumo</w:t>
      </w:r>
    </w:p>
  </w:comment>
  <w:comment w:id="12" w:author="Gabriel Nakamura" w:date="2019-07-22T16:35:00Z" w:initials="GN">
    <w:p w14:paraId="70A69E00" w14:textId="77777777" w:rsidR="00A026DD" w:rsidRDefault="00A026DD">
      <w:pPr>
        <w:pStyle w:val="Textodecomentrio"/>
        <w:rPr>
          <w:lang w:val="pt-BR"/>
        </w:rPr>
      </w:pPr>
      <w:r>
        <w:rPr>
          <w:rStyle w:val="Refdecomentrio"/>
        </w:rPr>
        <w:annotationRef/>
      </w:r>
      <w:r>
        <w:t>D</w:t>
      </w:r>
      <w:r w:rsidRPr="00E6786D">
        <w:rPr>
          <w:lang w:val="pt-BR"/>
        </w:rPr>
        <w:t xml:space="preserve">e maneira geral, a introdução melhorou, mas acho que ainda falta focar no que se está testando. Em muitos trechos você fala sobre a frequência de dispersão, mas isso não foi </w:t>
      </w:r>
      <w:r>
        <w:rPr>
          <w:lang w:val="pt-BR"/>
        </w:rPr>
        <w:t>testado</w:t>
      </w:r>
      <w:r w:rsidRPr="00E6786D">
        <w:rPr>
          <w:lang w:val="pt-BR"/>
        </w:rPr>
        <w:t>. A idade de chegada só é mencionada quase no fim, e ela é que é testada com os métodos propostos, então acho que deve dar mais ênfase a ela</w:t>
      </w:r>
      <w:r>
        <w:rPr>
          <w:lang w:val="pt-BR"/>
        </w:rPr>
        <w:t xml:space="preserve">. Comece pensando sobre o problema. Qual o problema em se testar as duas hipóteses que você coloca apenas calculando NRI? Como seria a solução? </w:t>
      </w:r>
    </w:p>
    <w:p w14:paraId="48597780" w14:textId="36BF4F4A" w:rsidR="00A026DD" w:rsidRDefault="00A026DD">
      <w:pPr>
        <w:pStyle w:val="Textodecomentrio"/>
      </w:pPr>
    </w:p>
  </w:comment>
  <w:comment w:id="18" w:author="Gabriel Nakamura" w:date="2019-07-22T15:51:00Z" w:initials="GN">
    <w:p w14:paraId="1AA566AD" w14:textId="469FB055" w:rsidR="00A026DD" w:rsidRPr="00290913" w:rsidRDefault="00A026DD">
      <w:pPr>
        <w:pStyle w:val="Textodecomentrio"/>
        <w:rPr>
          <w:lang w:val="pt-BR"/>
        </w:rPr>
      </w:pPr>
      <w:r>
        <w:rPr>
          <w:rStyle w:val="Refdecomentrio"/>
        </w:rPr>
        <w:annotationRef/>
      </w:r>
      <w:r w:rsidRPr="00290913">
        <w:rPr>
          <w:lang w:val="pt-BR"/>
        </w:rPr>
        <w:t xml:space="preserve">Tem </w:t>
      </w:r>
      <w:proofErr w:type="gramStart"/>
      <w:r w:rsidRPr="00290913">
        <w:rPr>
          <w:lang w:val="pt-BR"/>
        </w:rPr>
        <w:t xml:space="preserve">um </w:t>
      </w:r>
      <w:r>
        <w:rPr>
          <w:lang w:val="pt-BR"/>
        </w:rPr>
        <w:t>“</w:t>
      </w:r>
      <w:r w:rsidRPr="00290913">
        <w:rPr>
          <w:lang w:val="pt-BR"/>
        </w:rPr>
        <w:t>dois pontos</w:t>
      </w:r>
      <w:r>
        <w:rPr>
          <w:lang w:val="pt-BR"/>
        </w:rPr>
        <w:t>”</w:t>
      </w:r>
      <w:proofErr w:type="gramEnd"/>
      <w:r w:rsidRPr="00290913">
        <w:rPr>
          <w:lang w:val="pt-BR"/>
        </w:rPr>
        <w:t xml:space="preserve"> no inicio da frase e em </w:t>
      </w:r>
      <w:r>
        <w:rPr>
          <w:lang w:val="pt-BR"/>
        </w:rPr>
        <w:t>seguida tem outro. Acho que fica difícil acompanhar assim. Tenta dar uma reformulada neste trecho</w:t>
      </w:r>
    </w:p>
  </w:comment>
  <w:comment w:id="23" w:author="Gabriel Nakamura" w:date="2019-07-22T15:54:00Z" w:initials="GN">
    <w:p w14:paraId="5A3E947F" w14:textId="7289D467" w:rsidR="00A026DD" w:rsidRPr="00290913" w:rsidRDefault="00A026DD">
      <w:pPr>
        <w:pStyle w:val="Textodecomentrio"/>
        <w:rPr>
          <w:lang w:val="pt-BR"/>
        </w:rPr>
      </w:pPr>
      <w:r>
        <w:rPr>
          <w:rStyle w:val="Refdecomentrio"/>
        </w:rPr>
        <w:annotationRef/>
      </w:r>
      <w:r w:rsidRPr="00290913">
        <w:rPr>
          <w:lang w:val="pt-BR"/>
        </w:rPr>
        <w:t>Este parágrafo você introduz realmente o problema que os métodos que usamos possibilita resolver</w:t>
      </w:r>
      <w:r>
        <w:rPr>
          <w:lang w:val="pt-BR"/>
        </w:rPr>
        <w:t>. Antes você fala muito de frequência de dispersão, mas isso não é testado... Acho que tem que dar menos ênfase nisso e mais no tempo que os clados ocuparam cada região, como você fez aqui</w:t>
      </w:r>
    </w:p>
  </w:comment>
  <w:comment w:id="25" w:author="Gabriel Nakamura" w:date="2019-07-22T15:56:00Z" w:initials="GN">
    <w:p w14:paraId="013846CB" w14:textId="677C38DA" w:rsidR="00A026DD" w:rsidRPr="004F7482" w:rsidRDefault="00A026DD" w:rsidP="00D6436A">
      <w:pPr>
        <w:pStyle w:val="Textodecomentrio"/>
        <w:rPr>
          <w:lang w:val="pt-BR"/>
        </w:rPr>
      </w:pPr>
      <w:r>
        <w:rPr>
          <w:rStyle w:val="Refdecomentrio"/>
        </w:rPr>
        <w:annotationRef/>
      </w:r>
      <w:proofErr w:type="spellStart"/>
      <w:r>
        <w:t>Isso</w:t>
      </w:r>
      <w:proofErr w:type="spellEnd"/>
      <w:r>
        <w:t xml:space="preserve"> é método, </w:t>
      </w:r>
      <w:proofErr w:type="spellStart"/>
      <w:r>
        <w:t>não</w:t>
      </w:r>
      <w:proofErr w:type="spellEnd"/>
      <w:r>
        <w:t xml:space="preserve"> objetivo. </w:t>
      </w:r>
      <w:proofErr w:type="spellStart"/>
      <w:r>
        <w:t>Primeiro</w:t>
      </w:r>
      <w:proofErr w:type="spellEnd"/>
      <w:r>
        <w:t xml:space="preserve"> </w:t>
      </w:r>
      <w:proofErr w:type="spellStart"/>
      <w:r>
        <w:t>vem</w:t>
      </w:r>
      <w:proofErr w:type="spellEnd"/>
      <w:r>
        <w:t xml:space="preserve"> o que </w:t>
      </w:r>
      <w:proofErr w:type="spellStart"/>
      <w:r>
        <w:t>você</w:t>
      </w:r>
      <w:proofErr w:type="spellEnd"/>
      <w:r>
        <w:t xml:space="preserve"> pretende responder, </w:t>
      </w:r>
      <w:proofErr w:type="spellStart"/>
      <w:r>
        <w:t>depois</w:t>
      </w:r>
      <w:proofErr w:type="spellEnd"/>
      <w:r>
        <w:t xml:space="preserve"> como </w:t>
      </w:r>
      <w:proofErr w:type="spellStart"/>
      <w:r>
        <w:t>você</w:t>
      </w:r>
      <w:proofErr w:type="spellEnd"/>
      <w:r>
        <w:t xml:space="preserve"> </w:t>
      </w:r>
      <w:proofErr w:type="spellStart"/>
      <w:r>
        <w:t>respondeu</w:t>
      </w:r>
      <w:proofErr w:type="spellEnd"/>
      <w:r>
        <w:t xml:space="preserve">. </w:t>
      </w:r>
    </w:p>
  </w:comment>
  <w:comment w:id="26" w:author="Gabriel Nakamura" w:date="2019-07-22T15:57:00Z" w:initials="GN">
    <w:p w14:paraId="6E5FF9C6" w14:textId="0971F8FE" w:rsidR="00A026DD" w:rsidRPr="004C3619" w:rsidRDefault="00A026DD">
      <w:pPr>
        <w:pStyle w:val="Textodecomentrio"/>
        <w:rPr>
          <w:lang w:val="pt-BR"/>
        </w:rPr>
      </w:pPr>
      <w:r w:rsidRPr="004C3619">
        <w:rPr>
          <w:rStyle w:val="Refdecomentrio"/>
          <w:lang w:val="pt-BR"/>
        </w:rPr>
        <w:annotationRef/>
      </w:r>
      <w:r w:rsidRPr="004C3619">
        <w:rPr>
          <w:lang w:val="pt-BR"/>
        </w:rPr>
        <w:t>Essa frase está solta aqu</w:t>
      </w:r>
      <w:r>
        <w:rPr>
          <w:lang w:val="pt-BR"/>
        </w:rPr>
        <w:t>i</w:t>
      </w:r>
      <w:r w:rsidRPr="004C3619">
        <w:rPr>
          <w:lang w:val="pt-BR"/>
        </w:rPr>
        <w:t xml:space="preserve"> no fim do texto. Acho que ela não é necessária. A ideia de qualquer estudo é refutar hipóteses que acreditamos apresentar inconsistências</w:t>
      </w:r>
      <w:r>
        <w:rPr>
          <w:lang w:val="pt-BR"/>
        </w:rPr>
        <w:t xml:space="preserve"> teóricas ou metodológicas na forma em que foram respondidas anteriormente</w:t>
      </w:r>
    </w:p>
  </w:comment>
  <w:comment w:id="28" w:author="Gabriel Nakamura" w:date="2019-07-22T16:23:00Z" w:initials="GN">
    <w:p w14:paraId="2B9B423F" w14:textId="0AA1A1EC" w:rsidR="00A026DD" w:rsidRDefault="00A026DD">
      <w:pPr>
        <w:pStyle w:val="Textodecomentrio"/>
      </w:pPr>
      <w:r>
        <w:rPr>
          <w:rStyle w:val="Refdecomentrio"/>
        </w:rPr>
        <w:annotationRef/>
      </w:r>
      <w:proofErr w:type="spellStart"/>
      <w:r>
        <w:t>Sugiro</w:t>
      </w:r>
      <w:proofErr w:type="spellEnd"/>
      <w:r>
        <w:t xml:space="preserve"> usar a </w:t>
      </w:r>
      <w:proofErr w:type="spellStart"/>
      <w:r>
        <w:t>ferramenta</w:t>
      </w:r>
      <w:proofErr w:type="spellEnd"/>
      <w:r>
        <w:t xml:space="preserve"> de </w:t>
      </w:r>
      <w:proofErr w:type="spellStart"/>
      <w:r>
        <w:t>quebra</w:t>
      </w:r>
      <w:proofErr w:type="spellEnd"/>
      <w:r>
        <w:t xml:space="preserve"> de páginas. Se </w:t>
      </w:r>
      <w:proofErr w:type="spellStart"/>
      <w:r>
        <w:t>você</w:t>
      </w:r>
      <w:proofErr w:type="spellEnd"/>
      <w:r>
        <w:t xml:space="preserve"> </w:t>
      </w:r>
      <w:proofErr w:type="spellStart"/>
      <w:r>
        <w:t>sempre</w:t>
      </w:r>
      <w:proofErr w:type="spellEnd"/>
      <w:r>
        <w:t xml:space="preserve"> dar </w:t>
      </w:r>
      <w:proofErr w:type="spellStart"/>
      <w:r>
        <w:t>enter</w:t>
      </w:r>
      <w:proofErr w:type="spellEnd"/>
      <w:r>
        <w:t xml:space="preserve"> o texto pode ir </w:t>
      </w:r>
      <w:proofErr w:type="spellStart"/>
      <w:r>
        <w:t>desformatando</w:t>
      </w:r>
      <w:proofErr w:type="spellEnd"/>
      <w:r>
        <w:t xml:space="preserve"> a medida que </w:t>
      </w:r>
      <w:proofErr w:type="spellStart"/>
      <w:r>
        <w:t>inclui</w:t>
      </w:r>
      <w:proofErr w:type="spellEnd"/>
      <w:r>
        <w:t xml:space="preserve"> </w:t>
      </w:r>
      <w:proofErr w:type="spellStart"/>
      <w:r>
        <w:t>coisas</w:t>
      </w:r>
      <w:proofErr w:type="spellEnd"/>
      <w:r>
        <w:t xml:space="preserve"> </w:t>
      </w:r>
      <w:proofErr w:type="spellStart"/>
      <w:proofErr w:type="gramStart"/>
      <w:r>
        <w:t>nele.Fico</w:t>
      </w:r>
      <w:proofErr w:type="spellEnd"/>
      <w:proofErr w:type="gramEnd"/>
      <w:r>
        <w:t xml:space="preserve"> pensando </w:t>
      </w:r>
      <w:proofErr w:type="spellStart"/>
      <w:r>
        <w:t>também</w:t>
      </w:r>
      <w:proofErr w:type="spellEnd"/>
      <w:r>
        <w:t xml:space="preserve"> se </w:t>
      </w:r>
      <w:proofErr w:type="spellStart"/>
      <w:r>
        <w:t>essa</w:t>
      </w:r>
      <w:proofErr w:type="spellEnd"/>
      <w:r>
        <w:t xml:space="preserve"> </w:t>
      </w:r>
      <w:proofErr w:type="spellStart"/>
      <w:r>
        <w:t>tabela</w:t>
      </w:r>
      <w:proofErr w:type="spellEnd"/>
      <w:r>
        <w:t xml:space="preserve"> toda </w:t>
      </w:r>
      <w:proofErr w:type="spellStart"/>
      <w:r>
        <w:t>não</w:t>
      </w:r>
      <w:proofErr w:type="spellEnd"/>
      <w:r>
        <w:t xml:space="preserve"> </w:t>
      </w:r>
      <w:proofErr w:type="spellStart"/>
      <w:r>
        <w:t>poderia</w:t>
      </w:r>
      <w:proofErr w:type="spellEnd"/>
      <w:r>
        <w:t xml:space="preserve"> ir no material suplementar. </w:t>
      </w:r>
    </w:p>
  </w:comment>
  <w:comment w:id="29" w:author="Gabriel Nakamura" w:date="2019-07-22T16:31:00Z" w:initials="GN">
    <w:p w14:paraId="5F6B248C" w14:textId="7BF36BC0" w:rsidR="00A026DD" w:rsidRDefault="00A026DD">
      <w:pPr>
        <w:pStyle w:val="Textodecomentrio"/>
        <w:rPr>
          <w:lang w:val="pt-BR"/>
        </w:rPr>
      </w:pPr>
      <w:r w:rsidRPr="00906AF1">
        <w:rPr>
          <w:rStyle w:val="Refdecomentrio"/>
          <w:lang w:val="pt-BR"/>
        </w:rPr>
        <w:annotationRef/>
      </w:r>
      <w:r w:rsidRPr="00906AF1">
        <w:rPr>
          <w:lang w:val="pt-BR"/>
        </w:rPr>
        <w:t>Tenta padronizar o tama</w:t>
      </w:r>
      <w:r>
        <w:rPr>
          <w:lang w:val="pt-BR"/>
        </w:rPr>
        <w:t xml:space="preserve">nho dos gráficos, o gráfico de NRI para OTT está muito mais alongado que o gráfico do TNC. </w:t>
      </w:r>
    </w:p>
    <w:p w14:paraId="44798E40" w14:textId="724AFB1F" w:rsidR="00A026DD" w:rsidRPr="00906AF1" w:rsidRDefault="00A026DD">
      <w:pPr>
        <w:pStyle w:val="Textodecomentrio"/>
        <w:rPr>
          <w:lang w:val="pt-BR"/>
        </w:rPr>
      </w:pPr>
    </w:p>
    <w:p w14:paraId="2330BEBA" w14:textId="7469CE1C" w:rsidR="00A026DD" w:rsidRDefault="00A026DD">
      <w:pPr>
        <w:pStyle w:val="Textodecomentrio"/>
        <w:rPr>
          <w:lang w:val="pt-BR"/>
        </w:rPr>
      </w:pPr>
      <w:r w:rsidRPr="00906AF1">
        <w:rPr>
          <w:lang w:val="pt-BR"/>
        </w:rPr>
        <w:t>Na parte do TNC, na filogenia não mostra onde o ancestral do bioma tropical chegou.</w:t>
      </w:r>
    </w:p>
    <w:p w14:paraId="1A14FDF6" w14:textId="325F8E86" w:rsidR="00A026DD" w:rsidRDefault="00A026DD">
      <w:pPr>
        <w:pStyle w:val="Textodecomentrio"/>
        <w:rPr>
          <w:lang w:val="pt-BR"/>
        </w:rPr>
      </w:pPr>
    </w:p>
    <w:p w14:paraId="16EB8173" w14:textId="7A004029" w:rsidR="00A026DD" w:rsidRPr="00906AF1" w:rsidRDefault="00A026DD">
      <w:pPr>
        <w:pStyle w:val="Textodecomentrio"/>
        <w:rPr>
          <w:lang w:val="pt-BR"/>
        </w:rPr>
      </w:pPr>
      <w:r>
        <w:rPr>
          <w:lang w:val="pt-BR"/>
        </w:rPr>
        <w:t xml:space="preserve">Além disso falta editar melhor essa figura. No canto esquerdo inferior eu consigo ver setas de comando do </w:t>
      </w:r>
      <w:proofErr w:type="spellStart"/>
      <w:r>
        <w:rPr>
          <w:lang w:val="pt-BR"/>
        </w:rPr>
        <w:t>power-point</w:t>
      </w:r>
      <w:proofErr w:type="spellEnd"/>
    </w:p>
    <w:p w14:paraId="5F4C1FAA" w14:textId="6F9E33A9" w:rsidR="00A026DD" w:rsidRPr="00906AF1" w:rsidRDefault="00A026DD">
      <w:pPr>
        <w:pStyle w:val="Textodecomentrio"/>
        <w:rPr>
          <w:lang w:val="pt-BR"/>
        </w:rPr>
      </w:pPr>
    </w:p>
  </w:comment>
  <w:comment w:id="35" w:author="Gabriel Nakamura" w:date="2019-07-22T16:44:00Z" w:initials="GN">
    <w:p w14:paraId="77D6B055" w14:textId="4FE62805" w:rsidR="00A026DD" w:rsidRPr="00E6786D" w:rsidRDefault="00A026DD">
      <w:pPr>
        <w:pStyle w:val="Textodecomentrio"/>
        <w:rPr>
          <w:lang w:val="pt-BR"/>
        </w:rPr>
      </w:pPr>
      <w:r>
        <w:rPr>
          <w:rStyle w:val="Refdecomentrio"/>
        </w:rPr>
        <w:annotationRef/>
      </w:r>
      <w:r w:rsidRPr="00E6786D">
        <w:rPr>
          <w:lang w:val="pt-BR"/>
        </w:rPr>
        <w:t xml:space="preserve">Médias são representadas com um traço acima do símbolo. A equação do NRI não apresenta </w:t>
      </w:r>
      <w:r>
        <w:rPr>
          <w:lang w:val="pt-BR"/>
        </w:rPr>
        <w:t xml:space="preserve">essa sintaxe. Dá uma olhada no livro do </w:t>
      </w:r>
      <w:proofErr w:type="spellStart"/>
      <w:r>
        <w:rPr>
          <w:lang w:val="pt-BR"/>
        </w:rPr>
        <w:t>Paradis</w:t>
      </w:r>
      <w:proofErr w:type="spellEnd"/>
      <w:r>
        <w:rPr>
          <w:lang w:val="pt-BR"/>
        </w:rPr>
        <w:t xml:space="preserve"> ou do </w:t>
      </w:r>
      <w:proofErr w:type="spellStart"/>
      <w:r>
        <w:rPr>
          <w:lang w:val="pt-BR"/>
        </w:rPr>
        <w:t>Cadotte</w:t>
      </w:r>
      <w:proofErr w:type="spellEnd"/>
      <w:r>
        <w:rPr>
          <w:lang w:val="pt-BR"/>
        </w:rPr>
        <w:t>, para ver como ela é.</w:t>
      </w:r>
    </w:p>
  </w:comment>
  <w:comment w:id="36" w:author="Gabriel Nakamura" w:date="2019-07-22T20:45:00Z" w:initials="GN">
    <w:p w14:paraId="2075D7A3" w14:textId="3FF0C080" w:rsidR="00A026DD" w:rsidRPr="00827704" w:rsidRDefault="00A026DD">
      <w:pPr>
        <w:pStyle w:val="Textodecomentrio"/>
        <w:rPr>
          <w:lang w:val="pt-BR"/>
        </w:rPr>
      </w:pPr>
      <w:r w:rsidRPr="00A026DD">
        <w:rPr>
          <w:rStyle w:val="Refdecomentrio"/>
          <w:lang w:val="pt-BR"/>
        </w:rPr>
        <w:annotationRef/>
      </w:r>
      <w:r w:rsidRPr="00A026DD">
        <w:rPr>
          <w:lang w:val="pt-BR"/>
        </w:rPr>
        <w:t>O significado dos termos também não é bem esse</w:t>
      </w:r>
      <w:r w:rsidR="00827704">
        <w:rPr>
          <w:lang w:val="pt-BR"/>
        </w:rPr>
        <w:t xml:space="preserve">. </w:t>
      </w:r>
      <w:proofErr w:type="spellStart"/>
      <w:r w:rsidR="00827704">
        <w:rPr>
          <w:lang w:val="pt-BR"/>
        </w:rPr>
        <w:t>Xobs</w:t>
      </w:r>
      <w:proofErr w:type="spellEnd"/>
      <w:r w:rsidR="00827704">
        <w:rPr>
          <w:lang w:val="pt-BR"/>
        </w:rPr>
        <w:t xml:space="preserve"> é o valor de NRI observado (</w:t>
      </w:r>
      <w:proofErr w:type="spellStart"/>
      <w:r w:rsidR="00827704">
        <w:rPr>
          <w:lang w:val="pt-BR"/>
        </w:rPr>
        <w:t>NRI</w:t>
      </w:r>
      <w:r w:rsidR="00827704" w:rsidRPr="00827704">
        <w:rPr>
          <w:vertAlign w:val="subscript"/>
          <w:lang w:val="pt-BR"/>
        </w:rPr>
        <w:t>obs</w:t>
      </w:r>
      <w:proofErr w:type="spellEnd"/>
      <w:r w:rsidR="00827704">
        <w:rPr>
          <w:lang w:val="pt-BR"/>
        </w:rPr>
        <w:t xml:space="preserve">). Onde está X(n) deveria ser </w:t>
      </w:r>
      <w:proofErr w:type="spellStart"/>
      <w:r w:rsidR="00827704">
        <w:rPr>
          <w:lang w:val="pt-BR"/>
        </w:rPr>
        <w:t>NRI</w:t>
      </w:r>
      <w:r w:rsidR="00827704" w:rsidRPr="00827704">
        <w:rPr>
          <w:vertAlign w:val="subscript"/>
          <w:lang w:val="pt-BR"/>
        </w:rPr>
        <w:t>null</w:t>
      </w:r>
      <w:proofErr w:type="spellEnd"/>
      <w:r w:rsidR="00827704">
        <w:rPr>
          <w:lang w:val="pt-BR"/>
        </w:rPr>
        <w:t xml:space="preserve">. Onde está </w:t>
      </w:r>
      <w:proofErr w:type="spellStart"/>
      <w:r w:rsidR="00827704">
        <w:rPr>
          <w:lang w:val="pt-BR"/>
        </w:rPr>
        <w:t>sdX</w:t>
      </w:r>
      <w:r w:rsidR="00827704" w:rsidRPr="00827704">
        <w:rPr>
          <w:vertAlign w:val="subscript"/>
          <w:lang w:val="pt-BR"/>
        </w:rPr>
        <w:t>n</w:t>
      </w:r>
      <w:proofErr w:type="spellEnd"/>
      <w:r w:rsidR="00827704">
        <w:rPr>
          <w:vertAlign w:val="subscript"/>
          <w:lang w:val="pt-BR"/>
        </w:rPr>
        <w:t xml:space="preserve"> </w:t>
      </w:r>
      <w:r w:rsidR="00827704">
        <w:rPr>
          <w:lang w:val="pt-BR"/>
        </w:rPr>
        <w:t xml:space="preserve">deveria ser </w:t>
      </w:r>
      <w:proofErr w:type="spellStart"/>
      <w:r w:rsidR="00827704">
        <w:rPr>
          <w:lang w:val="pt-BR"/>
        </w:rPr>
        <w:t>sdNRI</w:t>
      </w:r>
      <w:r w:rsidR="00827704" w:rsidRPr="00827704">
        <w:rPr>
          <w:vertAlign w:val="subscript"/>
          <w:lang w:val="pt-BR"/>
        </w:rPr>
        <w:t>null</w:t>
      </w:r>
      <w:proofErr w:type="spellEnd"/>
    </w:p>
  </w:comment>
  <w:comment w:id="37" w:author="Gabriel Nakamura" w:date="2019-07-22T16:48:00Z" w:initials="GN">
    <w:p w14:paraId="2988A973" w14:textId="1BC78B69" w:rsidR="00A026DD" w:rsidRPr="00F4303F" w:rsidRDefault="00A026DD">
      <w:pPr>
        <w:pStyle w:val="Textodecomentrio"/>
        <w:rPr>
          <w:lang w:val="pt-BR"/>
        </w:rPr>
      </w:pPr>
      <w:r w:rsidRPr="00F4303F">
        <w:rPr>
          <w:rStyle w:val="Refdecomentrio"/>
          <w:lang w:val="pt-BR"/>
        </w:rPr>
        <w:annotationRef/>
      </w:r>
      <w:r w:rsidRPr="00F4303F">
        <w:rPr>
          <w:lang w:val="pt-BR"/>
        </w:rPr>
        <w:t>Valores de NRI sempre indicam isso</w:t>
      </w:r>
      <w:r>
        <w:rPr>
          <w:lang w:val="pt-BR"/>
        </w:rPr>
        <w:t>, não precisa ser dito</w:t>
      </w:r>
    </w:p>
  </w:comment>
  <w:comment w:id="38" w:author="Gabriel Nakamura" w:date="2019-07-22T16:48:00Z" w:initials="GN">
    <w:p w14:paraId="513BFBCF" w14:textId="1BFDD610" w:rsidR="00A026DD" w:rsidRPr="00F4303F" w:rsidRDefault="00A026DD" w:rsidP="00F4303F">
      <w:pPr>
        <w:pStyle w:val="Textodecomentrio"/>
        <w:rPr>
          <w:lang w:val="pt-BR"/>
        </w:rPr>
      </w:pPr>
      <w:r w:rsidRPr="00F4303F">
        <w:rPr>
          <w:rStyle w:val="Refdecomentrio"/>
          <w:lang w:val="pt-BR"/>
        </w:rPr>
        <w:annotationRef/>
      </w:r>
      <w:r w:rsidRPr="00F4303F">
        <w:rPr>
          <w:lang w:val="pt-BR"/>
        </w:rPr>
        <w:t xml:space="preserve">Os valores foram comparados </w:t>
      </w:r>
      <w:r>
        <w:rPr>
          <w:lang w:val="pt-BR"/>
        </w:rPr>
        <w:t>entre células de região temperada e tropical, não foi? E não par a par, como está dito.</w:t>
      </w:r>
    </w:p>
  </w:comment>
  <w:comment w:id="41" w:author="Gabriel Nakamura" w:date="2019-07-22T20:51:00Z" w:initials="GN">
    <w:p w14:paraId="2C5A3722" w14:textId="666ABC24" w:rsidR="00827704" w:rsidRPr="00827704" w:rsidRDefault="00827704">
      <w:pPr>
        <w:pStyle w:val="Textodecomentrio"/>
        <w:rPr>
          <w:lang w:val="pt-BR"/>
        </w:rPr>
      </w:pPr>
      <w:r w:rsidRPr="00827704">
        <w:rPr>
          <w:rStyle w:val="Refdecomentrio"/>
          <w:lang w:val="pt-BR"/>
        </w:rPr>
        <w:annotationRef/>
      </w:r>
      <w:r w:rsidRPr="00827704">
        <w:rPr>
          <w:lang w:val="pt-BR"/>
        </w:rPr>
        <w:t>Na verdade</w:t>
      </w:r>
      <w:r>
        <w:rPr>
          <w:lang w:val="pt-BR"/>
        </w:rPr>
        <w:t>,</w:t>
      </w:r>
      <w:r w:rsidRPr="00827704">
        <w:rPr>
          <w:lang w:val="pt-BR"/>
        </w:rPr>
        <w:t xml:space="preserve"> quando o ancestral</w:t>
      </w:r>
      <w:r>
        <w:rPr>
          <w:lang w:val="pt-BR"/>
        </w:rPr>
        <w:t xml:space="preserve"> chegou já é a medida que você pretende obter. Para isso você combina a informação obtida a partir de uma reconstrução de caracteres com a composição atual das comunidades. </w:t>
      </w:r>
    </w:p>
  </w:comment>
  <w:comment w:id="42" w:author="Gabriel Nakamura" w:date="2019-07-22T20:53:00Z" w:initials="GN">
    <w:p w14:paraId="27C08FB7" w14:textId="60D935E6" w:rsidR="00827704" w:rsidRDefault="00827704">
      <w:pPr>
        <w:pStyle w:val="Textodecomentrio"/>
      </w:pPr>
      <w:r>
        <w:rPr>
          <w:rStyle w:val="Refdecomentrio"/>
        </w:rPr>
        <w:annotationRef/>
      </w:r>
      <w:proofErr w:type="spellStart"/>
      <w:r>
        <w:t>Range</w:t>
      </w:r>
      <w:proofErr w:type="spellEnd"/>
      <w:r>
        <w:t xml:space="preserve"> </w:t>
      </w:r>
      <w:proofErr w:type="spellStart"/>
      <w:r>
        <w:t>ou</w:t>
      </w:r>
      <w:proofErr w:type="spellEnd"/>
      <w:r>
        <w:t xml:space="preserve"> bioma. Acho que </w:t>
      </w:r>
      <w:proofErr w:type="spellStart"/>
      <w:r>
        <w:t>são</w:t>
      </w:r>
      <w:proofErr w:type="spellEnd"/>
      <w:r>
        <w:t xml:space="preserve"> </w:t>
      </w:r>
      <w:proofErr w:type="spellStart"/>
      <w:r>
        <w:t>coisas</w:t>
      </w:r>
      <w:proofErr w:type="spellEnd"/>
      <w:r>
        <w:t xml:space="preserve"> distintas. </w:t>
      </w:r>
      <w:proofErr w:type="spellStart"/>
      <w:r>
        <w:t>Agora</w:t>
      </w:r>
      <w:proofErr w:type="spellEnd"/>
      <w:r>
        <w:t xml:space="preserve"> </w:t>
      </w:r>
      <w:proofErr w:type="spellStart"/>
      <w:r>
        <w:t>eu</w:t>
      </w:r>
      <w:proofErr w:type="spellEnd"/>
      <w:r>
        <w:t xml:space="preserve"> </w:t>
      </w:r>
      <w:proofErr w:type="spellStart"/>
      <w:r>
        <w:t>fiquei</w:t>
      </w:r>
      <w:proofErr w:type="spellEnd"/>
      <w:r>
        <w:t xml:space="preserve"> na </w:t>
      </w:r>
      <w:proofErr w:type="spellStart"/>
      <w:r>
        <w:t>dúvida</w:t>
      </w:r>
      <w:proofErr w:type="spellEnd"/>
      <w:r>
        <w:t xml:space="preserve"> sobre o que </w:t>
      </w:r>
      <w:proofErr w:type="spellStart"/>
      <w:r>
        <w:t>você</w:t>
      </w:r>
      <w:proofErr w:type="spellEnd"/>
      <w:r>
        <w:t xml:space="preserve"> </w:t>
      </w:r>
      <w:proofErr w:type="spellStart"/>
      <w:r>
        <w:t>estimou</w:t>
      </w:r>
      <w:proofErr w:type="spellEnd"/>
      <w:r>
        <w:t xml:space="preserve"> </w:t>
      </w:r>
      <w:proofErr w:type="spellStart"/>
      <w:r>
        <w:t>com</w:t>
      </w:r>
      <w:proofErr w:type="spellEnd"/>
      <w:r>
        <w:t xml:space="preserve"> o </w:t>
      </w:r>
      <w:proofErr w:type="spellStart"/>
      <w:r>
        <w:t>BioGeoBEARS</w:t>
      </w:r>
      <w:proofErr w:type="spellEnd"/>
      <w:r>
        <w:t xml:space="preserve">, </w:t>
      </w:r>
      <w:proofErr w:type="spellStart"/>
      <w:r>
        <w:t>foi</w:t>
      </w:r>
      <w:proofErr w:type="spellEnd"/>
      <w:r>
        <w:t xml:space="preserve"> o </w:t>
      </w:r>
      <w:proofErr w:type="spellStart"/>
      <w:r>
        <w:t>range</w:t>
      </w:r>
      <w:proofErr w:type="spellEnd"/>
      <w:r>
        <w:t xml:space="preserve"> e </w:t>
      </w:r>
      <w:proofErr w:type="spellStart"/>
      <w:r>
        <w:t>depois</w:t>
      </w:r>
      <w:proofErr w:type="spellEnd"/>
      <w:r>
        <w:t xml:space="preserve"> </w:t>
      </w:r>
      <w:proofErr w:type="spellStart"/>
      <w:r>
        <w:t>categorizou</w:t>
      </w:r>
      <w:proofErr w:type="spellEnd"/>
      <w:r>
        <w:t xml:space="preserve"> </w:t>
      </w:r>
      <w:proofErr w:type="spellStart"/>
      <w:r>
        <w:t>em</w:t>
      </w:r>
      <w:proofErr w:type="spellEnd"/>
      <w:r>
        <w:t xml:space="preserve"> bioma </w:t>
      </w:r>
      <w:proofErr w:type="spellStart"/>
      <w:r>
        <w:t>ou</w:t>
      </w:r>
      <w:proofErr w:type="spellEnd"/>
      <w:r>
        <w:t xml:space="preserve"> </w:t>
      </w:r>
      <w:proofErr w:type="spellStart"/>
      <w:r>
        <w:t>foi</w:t>
      </w:r>
      <w:proofErr w:type="spellEnd"/>
      <w:r>
        <w:t xml:space="preserve"> </w:t>
      </w:r>
      <w:proofErr w:type="spellStart"/>
      <w:r>
        <w:t>direto</w:t>
      </w:r>
      <w:proofErr w:type="spellEnd"/>
      <w:r>
        <w:t xml:space="preserve"> o bioma?</w:t>
      </w:r>
    </w:p>
  </w:comment>
  <w:comment w:id="44" w:author="Gabriel Nakamura" w:date="2019-07-22T17:45:00Z" w:initials="GN">
    <w:p w14:paraId="524094DE" w14:textId="07F59B9D" w:rsidR="00A026DD" w:rsidRPr="003A0C12" w:rsidRDefault="00A026DD">
      <w:pPr>
        <w:pStyle w:val="Textodecomentrio"/>
        <w:rPr>
          <w:lang w:val="pt-BR"/>
        </w:rPr>
      </w:pPr>
      <w:r>
        <w:rPr>
          <w:rStyle w:val="Refdecomentrio"/>
        </w:rPr>
        <w:annotationRef/>
      </w:r>
      <w:r w:rsidRPr="003A0C12">
        <w:rPr>
          <w:lang w:val="pt-BR"/>
        </w:rPr>
        <w:t>Acho que essa contagem está confundindo. Acima termina</w:t>
      </w:r>
      <w:r w:rsidR="00827704">
        <w:rPr>
          <w:lang w:val="pt-BR"/>
        </w:rPr>
        <w:t xml:space="preserve"> </w:t>
      </w:r>
      <w:r w:rsidRPr="003A0C12">
        <w:rPr>
          <w:lang w:val="pt-BR"/>
        </w:rPr>
        <w:t xml:space="preserve">com 2 depois recomeça a contagem, isso atrapalha a fluidez do texto </w:t>
      </w:r>
    </w:p>
  </w:comment>
  <w:comment w:id="43" w:author="Gabriel Nakamura" w:date="2019-07-22T17:48:00Z" w:initials="GN">
    <w:p w14:paraId="0F084C1A" w14:textId="2AF070FD" w:rsidR="00A026DD" w:rsidRPr="00827704" w:rsidRDefault="00A026DD">
      <w:pPr>
        <w:pStyle w:val="Textodecomentrio"/>
        <w:rPr>
          <w:lang w:val="pt-BR"/>
        </w:rPr>
      </w:pPr>
      <w:r>
        <w:rPr>
          <w:rStyle w:val="Refdecomentrio"/>
        </w:rPr>
        <w:annotationRef/>
      </w:r>
      <w:r w:rsidRPr="00827704">
        <w:rPr>
          <w:lang w:val="pt-BR"/>
        </w:rPr>
        <w:t xml:space="preserve">Parágrafo muito grande, isso dificulta bastante acompanhar a ideia. Tente dar uma reformulada nele, está um pouco confuso. </w:t>
      </w:r>
    </w:p>
  </w:comment>
  <w:comment w:id="50" w:author="Gabriel Nakamura" w:date="2019-07-22T17:49:00Z" w:initials="GN">
    <w:p w14:paraId="0F016BCD" w14:textId="50230EA6" w:rsidR="00A026DD" w:rsidRDefault="00A026DD">
      <w:pPr>
        <w:pStyle w:val="Textodecomentrio"/>
      </w:pPr>
      <w:r>
        <w:rPr>
          <w:rStyle w:val="Refdecomentrio"/>
        </w:rPr>
        <w:annotationRef/>
      </w:r>
      <w:proofErr w:type="spellStart"/>
      <w:r>
        <w:t>Não</w:t>
      </w:r>
      <w:proofErr w:type="spellEnd"/>
      <w:r>
        <w:t xml:space="preserve"> é </w:t>
      </w:r>
      <w:proofErr w:type="spellStart"/>
      <w:r>
        <w:t>uma</w:t>
      </w:r>
      <w:proofErr w:type="spellEnd"/>
      <w:r>
        <w:t xml:space="preserve"> </w:t>
      </w:r>
      <w:proofErr w:type="spellStart"/>
      <w:r>
        <w:t>variável</w:t>
      </w:r>
      <w:proofErr w:type="spellEnd"/>
      <w:r>
        <w:t xml:space="preserve"> categórica? </w:t>
      </w:r>
      <w:proofErr w:type="spellStart"/>
      <w:r>
        <w:t>Quando</w:t>
      </w:r>
      <w:proofErr w:type="spellEnd"/>
      <w:r>
        <w:t xml:space="preserve"> fala </w:t>
      </w:r>
      <w:proofErr w:type="spellStart"/>
      <w:r>
        <w:t>em</w:t>
      </w:r>
      <w:proofErr w:type="spellEnd"/>
      <w:r>
        <w:t xml:space="preserve"> </w:t>
      </w:r>
      <w:proofErr w:type="spellStart"/>
      <w:r>
        <w:t>geographical</w:t>
      </w:r>
      <w:proofErr w:type="spellEnd"/>
      <w:r>
        <w:t xml:space="preserve"> </w:t>
      </w:r>
      <w:proofErr w:type="spellStart"/>
      <w:r>
        <w:t>ranges</w:t>
      </w:r>
      <w:proofErr w:type="spellEnd"/>
      <w:r>
        <w:t xml:space="preserve"> </w:t>
      </w:r>
      <w:proofErr w:type="spellStart"/>
      <w:r>
        <w:t>eu</w:t>
      </w:r>
      <w:proofErr w:type="spellEnd"/>
      <w:r>
        <w:t xml:space="preserve"> </w:t>
      </w:r>
      <w:proofErr w:type="spellStart"/>
      <w:r>
        <w:t>entendo</w:t>
      </w:r>
      <w:proofErr w:type="spellEnd"/>
      <w:r>
        <w:t xml:space="preserve"> algo </w:t>
      </w:r>
      <w:proofErr w:type="spellStart"/>
      <w:r>
        <w:t>contínuo</w:t>
      </w:r>
      <w:proofErr w:type="spellEnd"/>
      <w:r>
        <w:t xml:space="preserve">. </w:t>
      </w:r>
      <w:proofErr w:type="gramStart"/>
      <w:r>
        <w:t xml:space="preserve">Aquí </w:t>
      </w:r>
      <w:proofErr w:type="spellStart"/>
      <w:r>
        <w:t>nãao</w:t>
      </w:r>
      <w:proofErr w:type="spellEnd"/>
      <w:r>
        <w:t xml:space="preserve"> é apenas a </w:t>
      </w:r>
      <w:proofErr w:type="spellStart"/>
      <w:r>
        <w:t>classificação</w:t>
      </w:r>
      <w:proofErr w:type="spellEnd"/>
      <w:r>
        <w:t xml:space="preserve"> de </w:t>
      </w:r>
      <w:proofErr w:type="spellStart"/>
      <w:r>
        <w:t>qual</w:t>
      </w:r>
      <w:proofErr w:type="spellEnd"/>
      <w:r>
        <w:t xml:space="preserve"> bioma a </w:t>
      </w:r>
      <w:proofErr w:type="spellStart"/>
      <w:r>
        <w:t>esp</w:t>
      </w:r>
      <w:r w:rsidR="008C6A8B">
        <w:t>é</w:t>
      </w:r>
      <w:r>
        <w:t>cie</w:t>
      </w:r>
      <w:proofErr w:type="spellEnd"/>
      <w:r>
        <w:t xml:space="preserve"> se </w:t>
      </w:r>
      <w:proofErr w:type="spellStart"/>
      <w:r>
        <w:t>encontra</w:t>
      </w:r>
      <w:proofErr w:type="spellEnd"/>
      <w:r>
        <w:t>?</w:t>
      </w:r>
      <w:proofErr w:type="gramEnd"/>
    </w:p>
  </w:comment>
  <w:comment w:id="51" w:author="Gabriel Nakamura" w:date="2019-07-22T17:50:00Z" w:initials="GN">
    <w:p w14:paraId="03DEFD7C" w14:textId="6EBF2CDF" w:rsidR="00A026DD" w:rsidRDefault="00A026DD">
      <w:pPr>
        <w:pStyle w:val="Textodecomentrio"/>
      </w:pPr>
      <w:r>
        <w:rPr>
          <w:rStyle w:val="Refdecomentrio"/>
        </w:rPr>
        <w:annotationRef/>
      </w:r>
      <w:r>
        <w:t xml:space="preserve">Os </w:t>
      </w:r>
      <w:proofErr w:type="spellStart"/>
      <w:r>
        <w:t>nodes</w:t>
      </w:r>
      <w:proofErr w:type="spellEnd"/>
      <w:r>
        <w:t xml:space="preserve"> </w:t>
      </w:r>
      <w:proofErr w:type="spellStart"/>
      <w:r>
        <w:t>são</w:t>
      </w:r>
      <w:proofErr w:type="spellEnd"/>
      <w:r>
        <w:t xml:space="preserve"> os </w:t>
      </w:r>
      <w:proofErr w:type="spellStart"/>
      <w:r>
        <w:t>ancestrais</w:t>
      </w:r>
      <w:proofErr w:type="spellEnd"/>
      <w:r>
        <w:t>.</w:t>
      </w:r>
    </w:p>
  </w:comment>
  <w:comment w:id="55" w:author="Gabriel Nakamura" w:date="2019-07-22T17:52:00Z" w:initials="GN">
    <w:p w14:paraId="1F1D4697" w14:textId="0DF906FD" w:rsidR="00A026DD" w:rsidRDefault="00A026DD">
      <w:pPr>
        <w:pStyle w:val="Textodecomentrio"/>
      </w:pPr>
      <w:r>
        <w:rPr>
          <w:rStyle w:val="Refdecomentrio"/>
        </w:rPr>
        <w:annotationRef/>
      </w:r>
      <w:proofErr w:type="spellStart"/>
      <w:r>
        <w:t>Essa</w:t>
      </w:r>
      <w:proofErr w:type="spellEnd"/>
      <w:r>
        <w:t xml:space="preserve"> parte está </w:t>
      </w:r>
      <w:proofErr w:type="spellStart"/>
      <w:r>
        <w:t>bem</w:t>
      </w:r>
      <w:proofErr w:type="spellEnd"/>
      <w:r>
        <w:t xml:space="preserve"> confusa, acho que vale a pena tentar reformular a </w:t>
      </w:r>
      <w:proofErr w:type="spellStart"/>
      <w:r>
        <w:t>ideia</w:t>
      </w:r>
      <w:proofErr w:type="spellEnd"/>
      <w:r>
        <w:t xml:space="preserve"> que </w:t>
      </w:r>
      <w:proofErr w:type="spellStart"/>
      <w:r>
        <w:t>quer</w:t>
      </w:r>
      <w:proofErr w:type="spellEnd"/>
      <w:r>
        <w:t xml:space="preserve"> transmitir</w:t>
      </w:r>
    </w:p>
  </w:comment>
  <w:comment w:id="57" w:author="Gabriel Nakamura" w:date="2019-07-22T17:54:00Z" w:initials="GN">
    <w:p w14:paraId="258DE16B" w14:textId="483CC230" w:rsidR="00A026DD" w:rsidRDefault="00A026DD">
      <w:pPr>
        <w:pStyle w:val="Textodecomentrio"/>
      </w:pPr>
      <w:r>
        <w:rPr>
          <w:rStyle w:val="Refdecomentrio"/>
        </w:rPr>
        <w:annotationRef/>
      </w:r>
      <w:r>
        <w:t xml:space="preserve">Acho que </w:t>
      </w:r>
      <w:proofErr w:type="spellStart"/>
      <w:r>
        <w:t>isso</w:t>
      </w:r>
      <w:proofErr w:type="spellEnd"/>
      <w:r>
        <w:t xml:space="preserve"> </w:t>
      </w:r>
      <w:proofErr w:type="spellStart"/>
      <w:r>
        <w:t>foi</w:t>
      </w:r>
      <w:proofErr w:type="spellEnd"/>
      <w:r>
        <w:t xml:space="preserve"> </w:t>
      </w:r>
      <w:proofErr w:type="spellStart"/>
      <w:r>
        <w:t>dito</w:t>
      </w:r>
      <w:proofErr w:type="spellEnd"/>
      <w:r>
        <w:t xml:space="preserve"> </w:t>
      </w:r>
      <w:proofErr w:type="spellStart"/>
      <w:r>
        <w:t>lá</w:t>
      </w:r>
      <w:proofErr w:type="spellEnd"/>
      <w:r>
        <w:t xml:space="preserve"> </w:t>
      </w:r>
      <w:proofErr w:type="spellStart"/>
      <w:r>
        <w:t>em</w:t>
      </w:r>
      <w:proofErr w:type="spellEnd"/>
      <w:r>
        <w:t xml:space="preserve"> cima </w:t>
      </w:r>
      <w:proofErr w:type="spellStart"/>
      <w:r>
        <w:t>já</w:t>
      </w:r>
      <w:proofErr w:type="spellEnd"/>
    </w:p>
  </w:comment>
  <w:comment w:id="56" w:author="Gabriel Nakamura" w:date="2019-07-22T17:54:00Z" w:initials="GN">
    <w:p w14:paraId="5DF291F0" w14:textId="0A744590" w:rsidR="00A026DD" w:rsidRDefault="00A026DD">
      <w:pPr>
        <w:pStyle w:val="Textodecomentrio"/>
      </w:pPr>
      <w:r>
        <w:rPr>
          <w:rStyle w:val="Refdecomentrio"/>
        </w:rPr>
        <w:annotationRef/>
      </w:r>
      <w:proofErr w:type="spellStart"/>
      <w:r>
        <w:t>Isso</w:t>
      </w:r>
      <w:proofErr w:type="spellEnd"/>
      <w:r>
        <w:t xml:space="preserve"> </w:t>
      </w:r>
      <w:proofErr w:type="spellStart"/>
      <w:r>
        <w:t>tudo</w:t>
      </w:r>
      <w:proofErr w:type="spellEnd"/>
      <w:r>
        <w:t xml:space="preserve"> </w:t>
      </w:r>
      <w:proofErr w:type="spellStart"/>
      <w:r>
        <w:t>não</w:t>
      </w:r>
      <w:proofErr w:type="spellEnd"/>
      <w:r>
        <w:t xml:space="preserve"> pode ser resumido </w:t>
      </w:r>
      <w:proofErr w:type="spellStart"/>
      <w:r>
        <w:t>em</w:t>
      </w:r>
      <w:proofErr w:type="spellEnd"/>
      <w:r>
        <w:t xml:space="preserve"> </w:t>
      </w:r>
      <w:proofErr w:type="spellStart"/>
      <w:r>
        <w:t>uma</w:t>
      </w:r>
      <w:proofErr w:type="spellEnd"/>
      <w:r>
        <w:t xml:space="preserve"> frase, que </w:t>
      </w:r>
      <w:proofErr w:type="spellStart"/>
      <w:r>
        <w:t>diz</w:t>
      </w:r>
      <w:proofErr w:type="spellEnd"/>
      <w:r>
        <w:t xml:space="preserve"> que </w:t>
      </w:r>
      <w:proofErr w:type="spellStart"/>
      <w:r>
        <w:t>que</w:t>
      </w:r>
      <w:proofErr w:type="spellEnd"/>
      <w:r>
        <w:t xml:space="preserve"> </w:t>
      </w:r>
      <w:proofErr w:type="spellStart"/>
      <w:r>
        <w:t>foi</w:t>
      </w:r>
      <w:proofErr w:type="spellEnd"/>
      <w:r>
        <w:t xml:space="preserve"> mapeado </w:t>
      </w:r>
      <w:proofErr w:type="spellStart"/>
      <w:r>
        <w:t>qual</w:t>
      </w:r>
      <w:proofErr w:type="spellEnd"/>
      <w:r>
        <w:t xml:space="preserve"> o bioma de cada especie? </w:t>
      </w:r>
      <w:proofErr w:type="spellStart"/>
      <w:r>
        <w:t>Quanto</w:t>
      </w:r>
      <w:proofErr w:type="spellEnd"/>
      <w:r>
        <w:t xml:space="preserve"> </w:t>
      </w:r>
      <w:proofErr w:type="spellStart"/>
      <w:r>
        <w:t>mais</w:t>
      </w:r>
      <w:proofErr w:type="spellEnd"/>
      <w:r>
        <w:t xml:space="preserve"> </w:t>
      </w:r>
      <w:proofErr w:type="spellStart"/>
      <w:r>
        <w:t>direto</w:t>
      </w:r>
      <w:proofErr w:type="spellEnd"/>
      <w:r>
        <w:t xml:space="preserve"> </w:t>
      </w:r>
      <w:proofErr w:type="spellStart"/>
      <w:r>
        <w:t>for</w:t>
      </w:r>
      <w:proofErr w:type="spellEnd"/>
      <w:r>
        <w:t xml:space="preserve"> </w:t>
      </w:r>
      <w:proofErr w:type="spellStart"/>
      <w:r>
        <w:t>melhor</w:t>
      </w:r>
      <w:proofErr w:type="spellEnd"/>
      <w:r>
        <w:t>.</w:t>
      </w:r>
    </w:p>
  </w:comment>
  <w:comment w:id="58" w:author="Gabriel Nakamura" w:date="2019-07-22T17:55:00Z" w:initials="GN">
    <w:p w14:paraId="299D4B01" w14:textId="274D55B3" w:rsidR="00A026DD" w:rsidRPr="00FF4079" w:rsidRDefault="00A026DD">
      <w:pPr>
        <w:pStyle w:val="Textodecomentrio"/>
        <w:rPr>
          <w:lang w:val="pt-BR"/>
        </w:rPr>
      </w:pPr>
      <w:r>
        <w:rPr>
          <w:rStyle w:val="Refdecomentrio"/>
        </w:rPr>
        <w:annotationRef/>
      </w:r>
      <w:r>
        <w:rPr>
          <w:lang w:val="pt-BR"/>
        </w:rPr>
        <w:t>Não entendi... Ali você pode dizer simplesmente que a tem uma matriz de ocorrência das espécies em cada uma das comunidades...</w:t>
      </w:r>
    </w:p>
  </w:comment>
  <w:comment w:id="60" w:author="Gabriel Nakamura" w:date="2019-07-22T21:02:00Z" w:initials="GN">
    <w:p w14:paraId="745E11DA" w14:textId="2E17C73D" w:rsidR="008C6A8B" w:rsidRDefault="008C6A8B">
      <w:pPr>
        <w:pStyle w:val="Textodecomentrio"/>
      </w:pPr>
      <w:r>
        <w:rPr>
          <w:rStyle w:val="Refdecomentrio"/>
        </w:rPr>
        <w:annotationRef/>
      </w:r>
      <w:r>
        <w:t xml:space="preserve">Acho que está </w:t>
      </w:r>
      <w:proofErr w:type="spellStart"/>
      <w:r>
        <w:t>bem</w:t>
      </w:r>
      <w:proofErr w:type="spellEnd"/>
      <w:r>
        <w:t xml:space="preserve"> confusa </w:t>
      </w:r>
      <w:proofErr w:type="spellStart"/>
      <w:r>
        <w:t>essa</w:t>
      </w:r>
      <w:proofErr w:type="spellEnd"/>
      <w:r>
        <w:t xml:space="preserve"> parte. </w:t>
      </w:r>
      <w:proofErr w:type="spellStart"/>
      <w:r>
        <w:t>Poderia</w:t>
      </w:r>
      <w:proofErr w:type="spellEnd"/>
      <w:r>
        <w:t xml:space="preserve"> reformular </w:t>
      </w:r>
      <w:proofErr w:type="spellStart"/>
      <w:r>
        <w:t>ela</w:t>
      </w:r>
      <w:proofErr w:type="spellEnd"/>
      <w:r>
        <w:t xml:space="preserve"> </w:t>
      </w:r>
      <w:proofErr w:type="spellStart"/>
      <w:r>
        <w:t>começando</w:t>
      </w:r>
      <w:proofErr w:type="spellEnd"/>
      <w:r>
        <w:t xml:space="preserve"> explicando o que é a </w:t>
      </w:r>
      <w:proofErr w:type="spellStart"/>
      <w:r>
        <w:t>idade</w:t>
      </w:r>
      <w:proofErr w:type="spellEnd"/>
      <w:r>
        <w:t xml:space="preserve"> da </w:t>
      </w:r>
      <w:proofErr w:type="spellStart"/>
      <w:r>
        <w:t>assembleia</w:t>
      </w:r>
      <w:proofErr w:type="spellEnd"/>
      <w:r>
        <w:t>, algo do tipo:</w:t>
      </w:r>
    </w:p>
    <w:p w14:paraId="404720C5" w14:textId="77777777" w:rsidR="008C6A8B" w:rsidRDefault="008C6A8B">
      <w:pPr>
        <w:pStyle w:val="Textodecomentrio"/>
      </w:pPr>
    </w:p>
    <w:p w14:paraId="0926679B" w14:textId="515F8A96" w:rsidR="008C6A8B" w:rsidRDefault="008C6A8B">
      <w:pPr>
        <w:pStyle w:val="Textodecomentrio"/>
        <w:rPr>
          <w:lang w:val="en-US"/>
        </w:rPr>
      </w:pPr>
      <w:r w:rsidRPr="008C6A8B">
        <w:rPr>
          <w:lang w:val="en-US"/>
        </w:rPr>
        <w:t>The age of each assemblage was calculated as being the mean</w:t>
      </w:r>
      <w:r>
        <w:rPr>
          <w:lang w:val="en-US"/>
        </w:rPr>
        <w:t xml:space="preserve"> period of</w:t>
      </w:r>
      <w:r w:rsidRPr="008C6A8B">
        <w:rPr>
          <w:lang w:val="en-US"/>
        </w:rPr>
        <w:t xml:space="preserve"> </w:t>
      </w:r>
      <w:r>
        <w:rPr>
          <w:lang w:val="en-US"/>
        </w:rPr>
        <w:t>time</w:t>
      </w:r>
      <w:r w:rsidRPr="008C6A8B">
        <w:rPr>
          <w:lang w:val="en-US"/>
        </w:rPr>
        <w:t xml:space="preserve"> at which </w:t>
      </w:r>
      <w:r>
        <w:rPr>
          <w:lang w:val="en-US"/>
        </w:rPr>
        <w:t xml:space="preserve">the </w:t>
      </w:r>
      <w:r w:rsidR="00382A5A">
        <w:rPr>
          <w:lang w:val="en-US"/>
        </w:rPr>
        <w:t xml:space="preserve">ancestors </w:t>
      </w:r>
      <w:r>
        <w:rPr>
          <w:lang w:val="en-US"/>
        </w:rPr>
        <w:t xml:space="preserve">spend in the biome </w:t>
      </w:r>
      <w:r w:rsidRPr="008C6A8B">
        <w:rPr>
          <w:lang w:val="en-US"/>
        </w:rPr>
        <w:t>wh</w:t>
      </w:r>
      <w:r>
        <w:rPr>
          <w:lang w:val="en-US"/>
        </w:rPr>
        <w:t>ich t</w:t>
      </w:r>
      <w:r w:rsidR="00382A5A">
        <w:rPr>
          <w:lang w:val="en-US"/>
        </w:rPr>
        <w:t>he</w:t>
      </w:r>
      <w:r>
        <w:rPr>
          <w:lang w:val="en-US"/>
        </w:rPr>
        <w:t xml:space="preserve"> currently</w:t>
      </w:r>
      <w:r w:rsidR="00382A5A">
        <w:rPr>
          <w:lang w:val="en-US"/>
        </w:rPr>
        <w:t xml:space="preserve"> species</w:t>
      </w:r>
      <w:r>
        <w:rPr>
          <w:lang w:val="en-US"/>
        </w:rPr>
        <w:t xml:space="preserve"> occur</w:t>
      </w:r>
      <w:r w:rsidR="00382A5A">
        <w:rPr>
          <w:lang w:val="en-US"/>
        </w:rPr>
        <w:t xml:space="preserve">… </w:t>
      </w:r>
    </w:p>
    <w:p w14:paraId="5954882A" w14:textId="77777777" w:rsidR="00382A5A" w:rsidRDefault="00382A5A">
      <w:pPr>
        <w:pStyle w:val="Textodecomentrio"/>
        <w:rPr>
          <w:lang w:val="en-US"/>
        </w:rPr>
      </w:pPr>
    </w:p>
    <w:p w14:paraId="7EB9105F" w14:textId="4E709DB8" w:rsidR="00382A5A" w:rsidRPr="008C6A8B" w:rsidRDefault="00382A5A">
      <w:pPr>
        <w:pStyle w:val="Textodecomentrio"/>
        <w:rPr>
          <w:lang w:val="en-US"/>
        </w:rPr>
      </w:pPr>
      <w:r>
        <w:rPr>
          <w:lang w:val="en-US"/>
        </w:rPr>
        <w:t xml:space="preserve">A </w:t>
      </w:r>
      <w:proofErr w:type="spellStart"/>
      <w:r>
        <w:rPr>
          <w:lang w:val="en-US"/>
        </w:rPr>
        <w:t>partir</w:t>
      </w:r>
      <w:proofErr w:type="spellEnd"/>
      <w:r>
        <w:rPr>
          <w:lang w:val="en-US"/>
        </w:rPr>
        <w:t xml:space="preserve"> </w:t>
      </w:r>
      <w:proofErr w:type="spellStart"/>
      <w:r>
        <w:rPr>
          <w:lang w:val="en-US"/>
        </w:rPr>
        <w:t>daí</w:t>
      </w:r>
      <w:proofErr w:type="spellEnd"/>
      <w:r>
        <w:rPr>
          <w:lang w:val="en-US"/>
        </w:rPr>
        <w:t xml:space="preserve"> </w:t>
      </w:r>
      <w:proofErr w:type="spellStart"/>
      <w:r>
        <w:rPr>
          <w:lang w:val="en-US"/>
        </w:rPr>
        <w:t>explica</w:t>
      </w:r>
      <w:proofErr w:type="spellEnd"/>
      <w:r>
        <w:rPr>
          <w:lang w:val="en-US"/>
        </w:rPr>
        <w:t xml:space="preserve"> </w:t>
      </w:r>
      <w:proofErr w:type="spellStart"/>
      <w:r>
        <w:rPr>
          <w:lang w:val="en-US"/>
        </w:rPr>
        <w:t>como</w:t>
      </w:r>
      <w:proofErr w:type="spellEnd"/>
      <w:r>
        <w:rPr>
          <w:lang w:val="en-US"/>
        </w:rPr>
        <w:t xml:space="preserve"> ser </w:t>
      </w:r>
      <w:proofErr w:type="spellStart"/>
      <w:proofErr w:type="gramStart"/>
      <w:r>
        <w:rPr>
          <w:lang w:val="en-US"/>
        </w:rPr>
        <w:t>calculou</w:t>
      </w:r>
      <w:proofErr w:type="spellEnd"/>
      <w:r>
        <w:rPr>
          <w:lang w:val="en-US"/>
        </w:rPr>
        <w:t xml:space="preserve">  </w:t>
      </w:r>
      <w:proofErr w:type="spellStart"/>
      <w:r>
        <w:rPr>
          <w:lang w:val="en-US"/>
        </w:rPr>
        <w:t>o</w:t>
      </w:r>
      <w:proofErr w:type="spellEnd"/>
      <w:proofErr w:type="gramEnd"/>
      <w:r>
        <w:rPr>
          <w:lang w:val="en-US"/>
        </w:rPr>
        <w:t xml:space="preserve"> valor para </w:t>
      </w:r>
      <w:proofErr w:type="spellStart"/>
      <w:r>
        <w:rPr>
          <w:lang w:val="en-US"/>
        </w:rPr>
        <w:t>cada</w:t>
      </w:r>
      <w:proofErr w:type="spellEnd"/>
      <w:r>
        <w:rPr>
          <w:lang w:val="en-US"/>
        </w:rPr>
        <w:t xml:space="preserve"> </w:t>
      </w:r>
      <w:proofErr w:type="spellStart"/>
      <w:r>
        <w:rPr>
          <w:lang w:val="en-US"/>
        </w:rPr>
        <w:t>espécie</w:t>
      </w:r>
      <w:proofErr w:type="spellEnd"/>
    </w:p>
  </w:comment>
  <w:comment w:id="61" w:author="Gabriel Nakamura" w:date="2019-07-22T20:58:00Z" w:initials="GN">
    <w:p w14:paraId="6BF5E413" w14:textId="7FD05A1E" w:rsidR="008C6A8B" w:rsidRPr="008C6A8B" w:rsidRDefault="008C6A8B" w:rsidP="008C6A8B">
      <w:pPr>
        <w:pStyle w:val="Textodecomentrio"/>
        <w:ind w:firstLine="0"/>
        <w:rPr>
          <w:lang w:val="pt-BR"/>
        </w:rPr>
      </w:pPr>
      <w:r>
        <w:rPr>
          <w:rStyle w:val="Refdecomentrio"/>
        </w:rPr>
        <w:annotationRef/>
      </w:r>
      <w:r w:rsidRPr="008C6A8B">
        <w:rPr>
          <w:lang w:val="pt-BR"/>
        </w:rPr>
        <w:t>Sempre é mais intere</w:t>
      </w:r>
      <w:r>
        <w:rPr>
          <w:lang w:val="pt-BR"/>
        </w:rPr>
        <w:t>s</w:t>
      </w:r>
      <w:r w:rsidRPr="008C6A8B">
        <w:rPr>
          <w:lang w:val="pt-BR"/>
        </w:rPr>
        <w:t xml:space="preserve">sante começar dizendo o que </w:t>
      </w:r>
      <w:r>
        <w:rPr>
          <w:lang w:val="pt-BR"/>
        </w:rPr>
        <w:t xml:space="preserve">o método faz, não o que ele não faz. Isso pode deixar mais para o fim dessa seção. Comece explicando como obtivemos as idades das assembleias </w:t>
      </w:r>
    </w:p>
  </w:comment>
  <w:comment w:id="62" w:author="Gabriel Nakamura" w:date="2019-07-22T17:57:00Z" w:initials="GN">
    <w:p w14:paraId="1C79D144" w14:textId="38815176" w:rsidR="00A026DD" w:rsidRDefault="00A026DD">
      <w:pPr>
        <w:pStyle w:val="Textodecomentrio"/>
      </w:pPr>
      <w:r>
        <w:rPr>
          <w:rStyle w:val="Refdecomentrio"/>
        </w:rPr>
        <w:annotationRef/>
      </w:r>
      <w:proofErr w:type="spellStart"/>
      <w:r>
        <w:t>The</w:t>
      </w:r>
      <w:proofErr w:type="spellEnd"/>
      <w:r>
        <w:t xml:space="preserve"> </w:t>
      </w:r>
      <w:proofErr w:type="spellStart"/>
      <w:r>
        <w:t>ancestor</w:t>
      </w:r>
      <w:proofErr w:type="spellEnd"/>
      <w:r>
        <w:t>…</w:t>
      </w:r>
    </w:p>
  </w:comment>
  <w:comment w:id="63" w:author="Gabriel Nakamura" w:date="2019-07-22T17:57:00Z" w:initials="GN">
    <w:p w14:paraId="541EED17" w14:textId="51ABE193" w:rsidR="00A026DD" w:rsidRDefault="00A026DD">
      <w:pPr>
        <w:pStyle w:val="Textodecomentrio"/>
      </w:pPr>
      <w:r>
        <w:rPr>
          <w:rStyle w:val="Refdecomentrio"/>
        </w:rPr>
        <w:annotationRef/>
      </w:r>
      <w:r>
        <w:t>Aquí está vago…</w:t>
      </w:r>
    </w:p>
  </w:comment>
  <w:comment w:id="64" w:author="Gabriel Nakamura" w:date="2019-07-22T21:01:00Z" w:initials="GN">
    <w:p w14:paraId="771E26FB" w14:textId="6DFF85B3" w:rsidR="008C6A8B" w:rsidRPr="008C6A8B" w:rsidRDefault="008C6A8B">
      <w:pPr>
        <w:pStyle w:val="Textodecomentrio"/>
        <w:rPr>
          <w:lang w:val="pt-BR"/>
        </w:rPr>
      </w:pPr>
      <w:r w:rsidRPr="008C6A8B">
        <w:rPr>
          <w:rStyle w:val="Refdecomentrio"/>
          <w:lang w:val="pt-BR"/>
        </w:rPr>
        <w:annotationRef/>
      </w:r>
      <w:r w:rsidRPr="008C6A8B">
        <w:rPr>
          <w:lang w:val="pt-BR"/>
        </w:rPr>
        <w:t xml:space="preserve">Isso não é a mesma coisa que você disse na primeira frase? Me parece que sim </w:t>
      </w:r>
    </w:p>
  </w:comment>
  <w:comment w:id="68" w:author="Gabriel Nakamura" w:date="2019-07-22T21:12:00Z" w:initials="GN">
    <w:p w14:paraId="3F65D244" w14:textId="0C2B3160" w:rsidR="00382A5A" w:rsidRDefault="00382A5A">
      <w:pPr>
        <w:pStyle w:val="Textodecomentrio"/>
      </w:pPr>
      <w:r>
        <w:rPr>
          <w:rStyle w:val="Refdecomentrio"/>
        </w:rPr>
        <w:annotationRef/>
      </w:r>
    </w:p>
  </w:comment>
  <w:comment w:id="65" w:author="Gabriel Nakamura" w:date="2019-07-22T21:14:00Z" w:initials="GN">
    <w:p w14:paraId="7011F542" w14:textId="05879E7C" w:rsidR="00382A5A" w:rsidRPr="00382A5A" w:rsidRDefault="00382A5A">
      <w:pPr>
        <w:pStyle w:val="Textodecomentrio"/>
        <w:rPr>
          <w:lang w:val="pt-BR"/>
        </w:rPr>
      </w:pPr>
      <w:r w:rsidRPr="00382A5A">
        <w:rPr>
          <w:rStyle w:val="Refdecomentrio"/>
          <w:lang w:val="pt-BR"/>
        </w:rPr>
        <w:annotationRef/>
      </w:r>
      <w:r w:rsidRPr="00382A5A">
        <w:rPr>
          <w:lang w:val="pt-BR"/>
        </w:rPr>
        <w:t>Não precisa explicar o que uma ANOVA faz, mas sim o motivo de se ter usado uma ANOVA, o que foi testado por meio dela.</w:t>
      </w:r>
    </w:p>
  </w:comment>
  <w:comment w:id="70" w:author="Gabriel Nakamura" w:date="2019-07-22T21:15:00Z" w:initials="GN">
    <w:p w14:paraId="3ED7A9CD" w14:textId="7E5F6389" w:rsidR="00382A5A" w:rsidRDefault="00382A5A">
      <w:pPr>
        <w:pStyle w:val="Textodecomentrio"/>
      </w:pPr>
      <w:r>
        <w:rPr>
          <w:rStyle w:val="Refdecomentrio"/>
        </w:rPr>
        <w:annotationRef/>
      </w:r>
      <w:proofErr w:type="spellStart"/>
      <w:r>
        <w:t>Não</w:t>
      </w:r>
      <w:proofErr w:type="spellEnd"/>
      <w:r>
        <w:t xml:space="preserve"> aparece no </w:t>
      </w:r>
      <w:proofErr w:type="spellStart"/>
      <w:r>
        <w:t>meu</w:t>
      </w:r>
      <w:proofErr w:type="spellEnd"/>
      <w:r>
        <w:t xml:space="preserve"> Word…</w:t>
      </w:r>
    </w:p>
  </w:comment>
  <w:comment w:id="77" w:author="Gabriel Nakamura" w:date="2019-07-22T21:17:00Z" w:initials="GN">
    <w:p w14:paraId="21E89470" w14:textId="4C1FD5BD" w:rsidR="00382A5A" w:rsidRPr="00382A5A" w:rsidRDefault="00382A5A">
      <w:pPr>
        <w:pStyle w:val="Textodecomentrio"/>
        <w:rPr>
          <w:lang w:val="pt-BR"/>
        </w:rPr>
      </w:pPr>
      <w:r w:rsidRPr="00382A5A">
        <w:rPr>
          <w:rStyle w:val="Refdecomentrio"/>
          <w:lang w:val="pt-BR"/>
        </w:rPr>
        <w:annotationRef/>
      </w:r>
      <w:r w:rsidRPr="00382A5A">
        <w:rPr>
          <w:lang w:val="pt-BR"/>
        </w:rPr>
        <w:t>Melhorar o gráfico, a qualidade está baixa. Você colocou direto do R para o Word? Se sim, é melhor não fazer isso</w:t>
      </w:r>
    </w:p>
  </w:comment>
  <w:comment w:id="78" w:author="Gabriel Nakamura" w:date="2019-07-22T21:20:00Z" w:initials="GN">
    <w:p w14:paraId="35BFC35B" w14:textId="439D02AC" w:rsidR="004728BE" w:rsidRPr="004728BE" w:rsidRDefault="004728BE">
      <w:pPr>
        <w:pStyle w:val="Textodecomentrio"/>
        <w:rPr>
          <w:lang w:val="pt-BR"/>
        </w:rPr>
      </w:pPr>
      <w:r w:rsidRPr="004728BE">
        <w:rPr>
          <w:rStyle w:val="Refdecomentrio"/>
          <w:lang w:val="pt-BR"/>
        </w:rPr>
        <w:annotationRef/>
      </w:r>
      <w:r w:rsidRPr="004728BE">
        <w:rPr>
          <w:lang w:val="pt-BR"/>
        </w:rPr>
        <w:t>Isso foi dito na seção de métodos</w:t>
      </w:r>
    </w:p>
  </w:comment>
  <w:comment w:id="79" w:author="Gabriel Nakamura" w:date="2019-07-22T21:21:00Z" w:initials="GN">
    <w:p w14:paraId="72E686B6" w14:textId="77777777" w:rsidR="004728BE" w:rsidRDefault="004728BE">
      <w:pPr>
        <w:pStyle w:val="Textodecomentrio"/>
      </w:pPr>
      <w:r>
        <w:rPr>
          <w:rStyle w:val="Refdecomentrio"/>
        </w:rPr>
        <w:annotationRef/>
      </w:r>
      <w:proofErr w:type="spellStart"/>
      <w:r>
        <w:t>First</w:t>
      </w:r>
      <w:proofErr w:type="spellEnd"/>
      <w:r>
        <w:t xml:space="preserve"> and </w:t>
      </w:r>
      <w:proofErr w:type="spellStart"/>
      <w:r>
        <w:t>the</w:t>
      </w:r>
      <w:proofErr w:type="spellEnd"/>
      <w:r>
        <w:t xml:space="preserve"> </w:t>
      </w:r>
      <w:proofErr w:type="spellStart"/>
      <w:r>
        <w:t>second</w:t>
      </w:r>
      <w:proofErr w:type="spellEnd"/>
      <w:r>
        <w:t xml:space="preserve"> </w:t>
      </w:r>
      <w:proofErr w:type="spellStart"/>
      <w:r>
        <w:t>diz</w:t>
      </w:r>
      <w:proofErr w:type="spellEnd"/>
      <w:r>
        <w:t xml:space="preserve"> </w:t>
      </w:r>
      <w:proofErr w:type="spellStart"/>
      <w:r>
        <w:t>respeito</w:t>
      </w:r>
      <w:proofErr w:type="spellEnd"/>
      <w:r>
        <w:t xml:space="preserve"> </w:t>
      </w:r>
      <w:proofErr w:type="spellStart"/>
      <w:r>
        <w:t>ao</w:t>
      </w:r>
      <w:proofErr w:type="spellEnd"/>
      <w:r>
        <w:t xml:space="preserve"> teste do NRI e da </w:t>
      </w:r>
      <w:proofErr w:type="spellStart"/>
      <w:r>
        <w:t>idade</w:t>
      </w:r>
      <w:proofErr w:type="spellEnd"/>
      <w:r>
        <w:t>?</w:t>
      </w:r>
    </w:p>
    <w:p w14:paraId="797C51EE" w14:textId="0A762E9A" w:rsidR="004728BE" w:rsidRDefault="004728BE">
      <w:pPr>
        <w:pStyle w:val="Textodecomentrio"/>
      </w:pPr>
    </w:p>
  </w:comment>
  <w:comment w:id="80" w:author="Gabriel Nakamura" w:date="2019-07-22T21:22:00Z" w:initials="GN">
    <w:p w14:paraId="35905E04" w14:textId="24921C67" w:rsidR="009E3C9B" w:rsidRDefault="009E3C9B">
      <w:pPr>
        <w:pStyle w:val="Textodecomentrio"/>
      </w:pPr>
      <w:r>
        <w:rPr>
          <w:rStyle w:val="Refdecomentrio"/>
        </w:rPr>
        <w:annotationRef/>
      </w:r>
      <w:proofErr w:type="spellStart"/>
      <w:r>
        <w:t>Isso</w:t>
      </w:r>
      <w:proofErr w:type="spellEnd"/>
      <w:r>
        <w:t xml:space="preserve"> </w:t>
      </w:r>
      <w:proofErr w:type="spellStart"/>
      <w:r>
        <w:t>foi</w:t>
      </w:r>
      <w:proofErr w:type="spellEnd"/>
      <w:r>
        <w:t xml:space="preserve"> explicado na </w:t>
      </w:r>
      <w:proofErr w:type="spellStart"/>
      <w:r>
        <w:t>introdução</w:t>
      </w:r>
      <w:proofErr w:type="spellEnd"/>
      <w:r>
        <w:t xml:space="preserve">. </w:t>
      </w:r>
    </w:p>
  </w:comment>
  <w:comment w:id="82" w:author="Gabriel Nakamura" w:date="2019-07-22T21:23:00Z" w:initials="GN">
    <w:p w14:paraId="14586214" w14:textId="64AE0125" w:rsidR="009E3C9B" w:rsidRDefault="009E3C9B">
      <w:pPr>
        <w:pStyle w:val="Textodecomentrio"/>
      </w:pPr>
      <w:r>
        <w:rPr>
          <w:rStyle w:val="Refdecomentrio"/>
        </w:rPr>
        <w:annotationRef/>
      </w:r>
      <w:r>
        <w:t xml:space="preserve">Mas utilizamos o método para calculo da </w:t>
      </w:r>
      <w:proofErr w:type="spellStart"/>
      <w:r>
        <w:t>idade</w:t>
      </w:r>
      <w:proofErr w:type="spellEnd"/>
      <w:r>
        <w:t xml:space="preserve"> das </w:t>
      </w:r>
      <w:proofErr w:type="spellStart"/>
      <w:r>
        <w:t>assembleias</w:t>
      </w:r>
      <w:proofErr w:type="spellEnd"/>
      <w:r>
        <w:t xml:space="preserve"> justamente porque </w:t>
      </w:r>
      <w:proofErr w:type="spellStart"/>
      <w:r>
        <w:t>não</w:t>
      </w:r>
      <w:proofErr w:type="spellEnd"/>
      <w:r>
        <w:t xml:space="preserve"> podemos, </w:t>
      </w:r>
      <w:proofErr w:type="spellStart"/>
      <w:r>
        <w:t>através</w:t>
      </w:r>
      <w:proofErr w:type="spellEnd"/>
      <w:r>
        <w:t xml:space="preserve"> do NRI, </w:t>
      </w:r>
      <w:proofErr w:type="spellStart"/>
      <w:r>
        <w:t>dizer</w:t>
      </w:r>
      <w:proofErr w:type="spellEnd"/>
      <w:r>
        <w:t xml:space="preserve"> se a </w:t>
      </w:r>
      <w:proofErr w:type="spellStart"/>
      <w:r>
        <w:t>especiação</w:t>
      </w:r>
      <w:proofErr w:type="spellEnd"/>
      <w:r>
        <w:t xml:space="preserve"> </w:t>
      </w:r>
      <w:proofErr w:type="spellStart"/>
      <w:r>
        <w:t>foi</w:t>
      </w:r>
      <w:proofErr w:type="spellEnd"/>
      <w:r>
        <w:t xml:space="preserve"> in-situ (</w:t>
      </w:r>
      <w:proofErr w:type="spellStart"/>
      <w:r>
        <w:t>colonização</w:t>
      </w:r>
      <w:proofErr w:type="spellEnd"/>
      <w:r>
        <w:t xml:space="preserve"> </w:t>
      </w:r>
      <w:proofErr w:type="spellStart"/>
      <w:r>
        <w:t>muito</w:t>
      </w:r>
      <w:proofErr w:type="spellEnd"/>
      <w:r>
        <w:t xml:space="preserve"> </w:t>
      </w:r>
      <w:proofErr w:type="spellStart"/>
      <w:r>
        <w:t>antiga</w:t>
      </w:r>
      <w:proofErr w:type="spellEnd"/>
      <w:r>
        <w:t xml:space="preserve">) </w:t>
      </w:r>
      <w:proofErr w:type="spellStart"/>
      <w:r>
        <w:t>ou</w:t>
      </w:r>
      <w:proofErr w:type="spellEnd"/>
      <w:r>
        <w:t xml:space="preserve"> </w:t>
      </w:r>
      <w:proofErr w:type="spellStart"/>
      <w:r>
        <w:t>recente</w:t>
      </w:r>
      <w:proofErr w:type="spellEnd"/>
      <w:r>
        <w:t xml:space="preserve">. </w:t>
      </w:r>
      <w:proofErr w:type="spellStart"/>
      <w:r>
        <w:t>Isso</w:t>
      </w:r>
      <w:proofErr w:type="spellEnd"/>
      <w:r>
        <w:t xml:space="preserve"> </w:t>
      </w:r>
      <w:proofErr w:type="spellStart"/>
      <w:r>
        <w:t>tem</w:t>
      </w:r>
      <w:proofErr w:type="spellEnd"/>
      <w:r>
        <w:t xml:space="preserve"> que </w:t>
      </w:r>
      <w:proofErr w:type="spellStart"/>
      <w:r>
        <w:t>ficar</w:t>
      </w:r>
      <w:proofErr w:type="spellEnd"/>
      <w:r>
        <w:t xml:space="preserve"> </w:t>
      </w:r>
      <w:proofErr w:type="spellStart"/>
      <w:r>
        <w:t>mais</w:t>
      </w:r>
      <w:proofErr w:type="spellEnd"/>
      <w:r>
        <w:t xml:space="preserve"> claro </w:t>
      </w:r>
      <w:proofErr w:type="spellStart"/>
      <w:r>
        <w:t>aqui</w:t>
      </w:r>
      <w:proofErr w:type="spellEnd"/>
      <w:r>
        <w:t xml:space="preserve"> na discussão.</w:t>
      </w:r>
      <w:bookmarkStart w:id="83" w:name="_GoBack"/>
      <w:bookmarkEnd w:id="8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2EACC8" w15:done="0"/>
  <w15:commentEx w15:paraId="4ACF559D" w15:done="0"/>
  <w15:commentEx w15:paraId="685E569A" w15:done="0"/>
  <w15:commentEx w15:paraId="06246C09" w15:done="0"/>
  <w15:commentEx w15:paraId="4B98EACD" w15:done="0"/>
  <w15:commentEx w15:paraId="6B4D8A90" w15:done="0"/>
  <w15:commentEx w15:paraId="48597780" w15:done="0"/>
  <w15:commentEx w15:paraId="1AA566AD" w15:done="0"/>
  <w15:commentEx w15:paraId="5A3E947F" w15:done="0"/>
  <w15:commentEx w15:paraId="013846CB" w15:done="0"/>
  <w15:commentEx w15:paraId="6E5FF9C6" w15:done="0"/>
  <w15:commentEx w15:paraId="2B9B423F" w15:done="0"/>
  <w15:commentEx w15:paraId="5F4C1FAA" w15:done="0"/>
  <w15:commentEx w15:paraId="77D6B055" w15:done="0"/>
  <w15:commentEx w15:paraId="2075D7A3" w15:done="0"/>
  <w15:commentEx w15:paraId="2988A973" w15:done="0"/>
  <w15:commentEx w15:paraId="513BFBCF" w15:done="0"/>
  <w15:commentEx w15:paraId="2C5A3722" w15:done="0"/>
  <w15:commentEx w15:paraId="27C08FB7" w15:done="0"/>
  <w15:commentEx w15:paraId="524094DE" w15:done="0"/>
  <w15:commentEx w15:paraId="0F084C1A" w15:done="0"/>
  <w15:commentEx w15:paraId="0F016BCD" w15:done="0"/>
  <w15:commentEx w15:paraId="03DEFD7C" w15:done="0"/>
  <w15:commentEx w15:paraId="1F1D4697" w15:done="0"/>
  <w15:commentEx w15:paraId="258DE16B" w15:done="0"/>
  <w15:commentEx w15:paraId="5DF291F0" w15:done="0"/>
  <w15:commentEx w15:paraId="299D4B01" w15:done="0"/>
  <w15:commentEx w15:paraId="7EB9105F" w15:done="0"/>
  <w15:commentEx w15:paraId="6BF5E413" w15:done="0"/>
  <w15:commentEx w15:paraId="1C79D144" w15:done="0"/>
  <w15:commentEx w15:paraId="541EED17" w15:done="0"/>
  <w15:commentEx w15:paraId="771E26FB" w15:done="0"/>
  <w15:commentEx w15:paraId="3F65D244" w15:done="0"/>
  <w15:commentEx w15:paraId="7011F542" w15:done="0"/>
  <w15:commentEx w15:paraId="3ED7A9CD" w15:done="0"/>
  <w15:commentEx w15:paraId="21E89470" w15:done="0"/>
  <w15:commentEx w15:paraId="35BFC35B" w15:done="0"/>
  <w15:commentEx w15:paraId="797C51EE" w15:done="0"/>
  <w15:commentEx w15:paraId="35905E04" w15:done="0"/>
  <w15:commentEx w15:paraId="145862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2EACC8" w16cid:durableId="20E04C69"/>
  <w16cid:commentId w16cid:paraId="4ACF559D" w16cid:durableId="20E04A3F"/>
  <w16cid:commentId w16cid:paraId="685E569A" w16cid:durableId="20E04A7A"/>
  <w16cid:commentId w16cid:paraId="06246C09" w16cid:durableId="20E04B0A"/>
  <w16cid:commentId w16cid:paraId="4B98EACD" w16cid:durableId="20E04C35"/>
  <w16cid:commentId w16cid:paraId="6B4D8A90" w16cid:durableId="20E04CD3"/>
  <w16cid:commentId w16cid:paraId="48597780" w16cid:durableId="20E06458"/>
  <w16cid:commentId w16cid:paraId="1AA566AD" w16cid:durableId="20E059FD"/>
  <w16cid:commentId w16cid:paraId="5A3E947F" w16cid:durableId="20E05AC7"/>
  <w16cid:commentId w16cid:paraId="013846CB" w16cid:durableId="20E05B36"/>
  <w16cid:commentId w16cid:paraId="6E5FF9C6" w16cid:durableId="20E05B83"/>
  <w16cid:commentId w16cid:paraId="2B9B423F" w16cid:durableId="20E06181"/>
  <w16cid:commentId w16cid:paraId="5F4C1FAA" w16cid:durableId="20E06358"/>
  <w16cid:commentId w16cid:paraId="77D6B055" w16cid:durableId="20E06662"/>
  <w16cid:commentId w16cid:paraId="2075D7A3" w16cid:durableId="20E09EED"/>
  <w16cid:commentId w16cid:paraId="2988A973" w16cid:durableId="20E06746"/>
  <w16cid:commentId w16cid:paraId="513BFBCF" w16cid:durableId="20E0676A"/>
  <w16cid:commentId w16cid:paraId="2C5A3722" w16cid:durableId="20E0A057"/>
  <w16cid:commentId w16cid:paraId="27C08FB7" w16cid:durableId="20E0A0BF"/>
  <w16cid:commentId w16cid:paraId="524094DE" w16cid:durableId="20E074A6"/>
  <w16cid:commentId w16cid:paraId="0F084C1A" w16cid:durableId="20E07561"/>
  <w16cid:commentId w16cid:paraId="0F016BCD" w16cid:durableId="20E075B0"/>
  <w16cid:commentId w16cid:paraId="03DEFD7C" w16cid:durableId="20E075EF"/>
  <w16cid:commentId w16cid:paraId="1F1D4697" w16cid:durableId="20E0766B"/>
  <w16cid:commentId w16cid:paraId="258DE16B" w16cid:durableId="20E076C4"/>
  <w16cid:commentId w16cid:paraId="5DF291F0" w16cid:durableId="20E076DA"/>
  <w16cid:commentId w16cid:paraId="299D4B01" w16cid:durableId="20E0771B"/>
  <w16cid:commentId w16cid:paraId="7EB9105F" w16cid:durableId="20E0A2F3"/>
  <w16cid:commentId w16cid:paraId="6BF5E413" w16cid:durableId="20E0A1FB"/>
  <w16cid:commentId w16cid:paraId="1C79D144" w16cid:durableId="20E07785"/>
  <w16cid:commentId w16cid:paraId="541EED17" w16cid:durableId="20E07793"/>
  <w16cid:commentId w16cid:paraId="771E26FB" w16cid:durableId="20E0A292"/>
  <w16cid:commentId w16cid:paraId="3F65D244" w16cid:durableId="20E0A541"/>
  <w16cid:commentId w16cid:paraId="7011F542" w16cid:durableId="20E0A5A5"/>
  <w16cid:commentId w16cid:paraId="3ED7A9CD" w16cid:durableId="20E0A5DD"/>
  <w16cid:commentId w16cid:paraId="21E89470" w16cid:durableId="20E0A664"/>
  <w16cid:commentId w16cid:paraId="35BFC35B" w16cid:durableId="20E0A710"/>
  <w16cid:commentId w16cid:paraId="797C51EE" w16cid:durableId="20E0A761"/>
  <w16cid:commentId w16cid:paraId="35905E04" w16cid:durableId="20E0A7A9"/>
  <w16cid:commentId w16cid:paraId="14586214" w16cid:durableId="20E0A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5F1D4" w14:textId="77777777" w:rsidR="00777F02" w:rsidRDefault="00777F02" w:rsidP="00525A2F">
      <w:r>
        <w:separator/>
      </w:r>
    </w:p>
  </w:endnote>
  <w:endnote w:type="continuationSeparator" w:id="0">
    <w:p w14:paraId="53E98166" w14:textId="77777777" w:rsidR="00777F02" w:rsidRDefault="00777F02" w:rsidP="00525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dobe Garamond Pro">
    <w:altName w:val="Adobe Garamond Pro"/>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vGARMT">
    <w:altName w:val="Cambria"/>
    <w:panose1 w:val="020B0604020202020204"/>
    <w:charset w:val="00"/>
    <w:family w:val="roman"/>
    <w:notTrueType/>
    <w:pitch w:val="default"/>
    <w:sig w:usb0="00000003" w:usb1="00000000" w:usb2="00000000" w:usb3="00000000" w:csb0="00000001" w:csb1="00000000"/>
  </w:font>
  <w:font w:name="inherit">
    <w:altName w:val="Times New Roman"/>
    <w:panose1 w:val="020B0604020202020204"/>
    <w:charset w:val="00"/>
    <w:family w:val="roman"/>
    <w:notTrueType/>
    <w:pitch w:val="default"/>
  </w:font>
  <w:font w:name="Minion-Regular">
    <w:altName w:val="Cambria"/>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TSY">
    <w:altName w:val="Arial Unicode MS"/>
    <w:panose1 w:val="020B0604020202020204"/>
    <w:charset w:val="81"/>
    <w:family w:val="auto"/>
    <w:notTrueType/>
    <w:pitch w:val="default"/>
    <w:sig w:usb0="00000003" w:usb1="09060000" w:usb2="00000010"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083540"/>
      <w:docPartObj>
        <w:docPartGallery w:val="Page Numbers (Bottom of Page)"/>
        <w:docPartUnique/>
      </w:docPartObj>
    </w:sdtPr>
    <w:sdtContent>
      <w:p w14:paraId="61E90DF9" w14:textId="77777777" w:rsidR="00A026DD" w:rsidRDefault="00A026DD">
        <w:pPr>
          <w:pStyle w:val="Rodap"/>
          <w:jc w:val="right"/>
        </w:pPr>
        <w:r>
          <w:fldChar w:fldCharType="begin"/>
        </w:r>
        <w:r>
          <w:instrText>PAGE   \* MERGEFORMAT</w:instrText>
        </w:r>
        <w:r>
          <w:fldChar w:fldCharType="separate"/>
        </w:r>
        <w:r>
          <w:rPr>
            <w:noProof/>
          </w:rPr>
          <w:t>33</w:t>
        </w:r>
        <w:r>
          <w:fldChar w:fldCharType="end"/>
        </w:r>
      </w:p>
    </w:sdtContent>
  </w:sdt>
  <w:p w14:paraId="44C9F607" w14:textId="77777777" w:rsidR="00A026DD" w:rsidRPr="009136A8" w:rsidRDefault="00A026DD" w:rsidP="00525A2F">
    <w:pPr>
      <w:pStyle w:val="Rodap"/>
      <w:tabs>
        <w:tab w:val="clear" w:pos="4252"/>
        <w:tab w:val="clear" w:pos="8504"/>
        <w:tab w:val="left" w:pos="1575"/>
      </w:tabs>
      <w:rPr>
        <w:lang w:val="pt-BR"/>
      </w:rPr>
    </w:pPr>
    <w:r w:rsidRPr="009136A8">
      <w:rPr>
        <w:lang w:val="pt-B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6CFAC" w14:textId="77777777" w:rsidR="00777F02" w:rsidRDefault="00777F02" w:rsidP="00525A2F">
      <w:r>
        <w:separator/>
      </w:r>
    </w:p>
  </w:footnote>
  <w:footnote w:type="continuationSeparator" w:id="0">
    <w:p w14:paraId="017095F2" w14:textId="77777777" w:rsidR="00777F02" w:rsidRDefault="00777F02" w:rsidP="00525A2F">
      <w:r>
        <w:continuationSeparator/>
      </w:r>
    </w:p>
  </w:footnote>
  <w:footnote w:id="1">
    <w:p w14:paraId="4CB488F9" w14:textId="77777777" w:rsidR="00A026DD" w:rsidRDefault="00A026DD" w:rsidP="00525A2F">
      <w:pPr>
        <w:pStyle w:val="Textodenotaderodap"/>
        <w:rPr>
          <w:lang w:val="pt-BR"/>
        </w:rPr>
      </w:pPr>
      <w:r>
        <w:rPr>
          <w:rStyle w:val="Refdenotaderodap"/>
        </w:rPr>
        <w:footnoteRef/>
      </w:r>
      <w:r w:rsidRPr="009136A8">
        <w:rPr>
          <w:lang w:val="pt-BR"/>
        </w:rPr>
        <w:t xml:space="preserve"> Este artigo segue a formatação da </w:t>
      </w:r>
      <w:proofErr w:type="spellStart"/>
      <w:r w:rsidRPr="00D067AD">
        <w:rPr>
          <w:i/>
          <w:lang w:val="pt-BR"/>
        </w:rPr>
        <w:t>Ecology</w:t>
      </w:r>
      <w:proofErr w:type="spellEnd"/>
      <w:r w:rsidRPr="00D067AD">
        <w:rPr>
          <w:i/>
          <w:lang w:val="pt-BR"/>
        </w:rPr>
        <w:t xml:space="preserve"> </w:t>
      </w:r>
      <w:proofErr w:type="spellStart"/>
      <w:r w:rsidRPr="00D067AD">
        <w:rPr>
          <w:i/>
          <w:lang w:val="pt-BR"/>
        </w:rPr>
        <w:t>Letters</w:t>
      </w:r>
      <w:proofErr w:type="spellEnd"/>
      <w:r w:rsidRPr="00D067AD">
        <w:rPr>
          <w:i/>
          <w:lang w:val="pt-BR"/>
        </w:rPr>
        <w:t xml:space="preserve"> </w:t>
      </w:r>
      <w:r w:rsidRPr="009136A8">
        <w:rPr>
          <w:lang w:val="pt-BR"/>
        </w:rPr>
        <w:t>e tem como autores</w:t>
      </w:r>
      <w:r>
        <w:rPr>
          <w:lang w:val="pt-BR"/>
        </w:rPr>
        <w:t xml:space="preserve">: </w:t>
      </w:r>
    </w:p>
    <w:p w14:paraId="44F7A148" w14:textId="46F98301" w:rsidR="00A026DD" w:rsidRPr="009136A8" w:rsidRDefault="00A026DD" w:rsidP="00525A2F">
      <w:pPr>
        <w:pStyle w:val="Textodenotaderodap"/>
        <w:rPr>
          <w:lang w:val="pt-BR"/>
        </w:rPr>
      </w:pPr>
      <w:r>
        <w:rPr>
          <w:lang w:val="pt-BR"/>
        </w:rPr>
        <w:t xml:space="preserve">Alina van </w:t>
      </w:r>
      <w:proofErr w:type="spellStart"/>
      <w:r>
        <w:rPr>
          <w:lang w:val="pt-BR"/>
        </w:rPr>
        <w:t>Dijk</w:t>
      </w:r>
      <w:proofErr w:type="spellEnd"/>
      <w:r>
        <w:rPr>
          <w:lang w:val="pt-BR"/>
        </w:rPr>
        <w:t>, Gabriel Nakamura</w:t>
      </w:r>
      <w:del w:id="11" w:author="Gabriel Nakamura" w:date="2019-07-22T20:36:00Z">
        <w:r w:rsidDel="00D6436A">
          <w:rPr>
            <w:lang w:val="pt-BR"/>
          </w:rPr>
          <w:delText xml:space="preserve"> de Souza</w:delText>
        </w:r>
      </w:del>
      <w:r>
        <w:rPr>
          <w:lang w:val="pt-BR"/>
        </w:rPr>
        <w:t xml:space="preserve">, Renan </w:t>
      </w:r>
      <w:proofErr w:type="spellStart"/>
      <w:r>
        <w:rPr>
          <w:lang w:val="pt-BR"/>
        </w:rPr>
        <w:t>Maestri</w:t>
      </w:r>
      <w:proofErr w:type="spellEnd"/>
      <w:r>
        <w:rPr>
          <w:lang w:val="pt-BR"/>
        </w:rPr>
        <w:t xml:space="preserve"> e Leandro da Silva Duarte.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E8837" w14:textId="77777777" w:rsidR="00A026DD" w:rsidRDefault="00A026D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5C8"/>
    <w:multiLevelType w:val="hybridMultilevel"/>
    <w:tmpl w:val="E4841A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483AE5"/>
    <w:multiLevelType w:val="hybridMultilevel"/>
    <w:tmpl w:val="D02E03C2"/>
    <w:lvl w:ilvl="0" w:tplc="AC1A0F5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22122"/>
    <w:multiLevelType w:val="hybridMultilevel"/>
    <w:tmpl w:val="5F00F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9C01D1"/>
    <w:multiLevelType w:val="hybridMultilevel"/>
    <w:tmpl w:val="DF427C8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4339D1"/>
    <w:multiLevelType w:val="hybridMultilevel"/>
    <w:tmpl w:val="308279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6F4262"/>
    <w:multiLevelType w:val="hybridMultilevel"/>
    <w:tmpl w:val="9236AE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9020DE4"/>
    <w:multiLevelType w:val="hybridMultilevel"/>
    <w:tmpl w:val="31308A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782B3B"/>
    <w:multiLevelType w:val="hybridMultilevel"/>
    <w:tmpl w:val="1F1AA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7A300C"/>
    <w:multiLevelType w:val="hybridMultilevel"/>
    <w:tmpl w:val="CDB05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0D300D"/>
    <w:multiLevelType w:val="hybridMultilevel"/>
    <w:tmpl w:val="5F8268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466486"/>
    <w:multiLevelType w:val="hybridMultilevel"/>
    <w:tmpl w:val="3A7610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DFB65BC"/>
    <w:multiLevelType w:val="hybridMultilevel"/>
    <w:tmpl w:val="0372862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6D32E02"/>
    <w:multiLevelType w:val="hybridMultilevel"/>
    <w:tmpl w:val="22C2C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4206BED"/>
    <w:multiLevelType w:val="hybridMultilevel"/>
    <w:tmpl w:val="5DF27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5110D8"/>
    <w:multiLevelType w:val="hybridMultilevel"/>
    <w:tmpl w:val="DF427C8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3"/>
  </w:num>
  <w:num w:numId="3">
    <w:abstractNumId w:val="5"/>
  </w:num>
  <w:num w:numId="4">
    <w:abstractNumId w:val="10"/>
  </w:num>
  <w:num w:numId="5">
    <w:abstractNumId w:val="14"/>
  </w:num>
  <w:num w:numId="6">
    <w:abstractNumId w:val="9"/>
  </w:num>
  <w:num w:numId="7">
    <w:abstractNumId w:val="2"/>
  </w:num>
  <w:num w:numId="8">
    <w:abstractNumId w:val="8"/>
  </w:num>
  <w:num w:numId="9">
    <w:abstractNumId w:val="7"/>
  </w:num>
  <w:num w:numId="10">
    <w:abstractNumId w:val="4"/>
  </w:num>
  <w:num w:numId="11">
    <w:abstractNumId w:val="11"/>
  </w:num>
  <w:num w:numId="12">
    <w:abstractNumId w:val="1"/>
  </w:num>
  <w:num w:numId="13">
    <w:abstractNumId w:val="12"/>
  </w:num>
  <w:num w:numId="14">
    <w:abstractNumId w:val="6"/>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briel Nakamura">
    <w15:presenceInfo w15:providerId="Windows Live" w15:userId="1da8a255b971a0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A2F"/>
    <w:rsid w:val="00010089"/>
    <w:rsid w:val="000138DC"/>
    <w:rsid w:val="00026EA4"/>
    <w:rsid w:val="00036ABA"/>
    <w:rsid w:val="00037107"/>
    <w:rsid w:val="00043975"/>
    <w:rsid w:val="00055F38"/>
    <w:rsid w:val="000615E1"/>
    <w:rsid w:val="00064E2E"/>
    <w:rsid w:val="000742CF"/>
    <w:rsid w:val="00076DEB"/>
    <w:rsid w:val="000807C8"/>
    <w:rsid w:val="0008110C"/>
    <w:rsid w:val="00082087"/>
    <w:rsid w:val="00083252"/>
    <w:rsid w:val="000971BE"/>
    <w:rsid w:val="000A13FB"/>
    <w:rsid w:val="000A2A6B"/>
    <w:rsid w:val="000A6A45"/>
    <w:rsid w:val="000C2EA9"/>
    <w:rsid w:val="000C3578"/>
    <w:rsid w:val="000F0079"/>
    <w:rsid w:val="000F039C"/>
    <w:rsid w:val="000F66C5"/>
    <w:rsid w:val="001017C8"/>
    <w:rsid w:val="00103167"/>
    <w:rsid w:val="00106BBF"/>
    <w:rsid w:val="0011630F"/>
    <w:rsid w:val="00120A8C"/>
    <w:rsid w:val="00123FA0"/>
    <w:rsid w:val="0013125C"/>
    <w:rsid w:val="00131445"/>
    <w:rsid w:val="00131922"/>
    <w:rsid w:val="001370F9"/>
    <w:rsid w:val="00157119"/>
    <w:rsid w:val="00157A0D"/>
    <w:rsid w:val="00157B09"/>
    <w:rsid w:val="00160D07"/>
    <w:rsid w:val="00161DE9"/>
    <w:rsid w:val="001638BB"/>
    <w:rsid w:val="00164B61"/>
    <w:rsid w:val="00166BFB"/>
    <w:rsid w:val="00170372"/>
    <w:rsid w:val="001714D0"/>
    <w:rsid w:val="00173DFF"/>
    <w:rsid w:val="00180F96"/>
    <w:rsid w:val="00182A2D"/>
    <w:rsid w:val="00182B31"/>
    <w:rsid w:val="001A4E46"/>
    <w:rsid w:val="001A52DD"/>
    <w:rsid w:val="001A788B"/>
    <w:rsid w:val="001B0A2D"/>
    <w:rsid w:val="001C0155"/>
    <w:rsid w:val="001C277C"/>
    <w:rsid w:val="001C715D"/>
    <w:rsid w:val="001D226E"/>
    <w:rsid w:val="001D6060"/>
    <w:rsid w:val="001D6250"/>
    <w:rsid w:val="001E0994"/>
    <w:rsid w:val="001E38CA"/>
    <w:rsid w:val="001E5ADB"/>
    <w:rsid w:val="001E7795"/>
    <w:rsid w:val="00200E52"/>
    <w:rsid w:val="0020678A"/>
    <w:rsid w:val="00207C64"/>
    <w:rsid w:val="00211F86"/>
    <w:rsid w:val="00213C42"/>
    <w:rsid w:val="00223753"/>
    <w:rsid w:val="0022632C"/>
    <w:rsid w:val="00226A34"/>
    <w:rsid w:val="002350DB"/>
    <w:rsid w:val="00242AD0"/>
    <w:rsid w:val="002505A1"/>
    <w:rsid w:val="00252250"/>
    <w:rsid w:val="00255358"/>
    <w:rsid w:val="00256F5F"/>
    <w:rsid w:val="00286A79"/>
    <w:rsid w:val="00290913"/>
    <w:rsid w:val="00291E96"/>
    <w:rsid w:val="002934CC"/>
    <w:rsid w:val="00295951"/>
    <w:rsid w:val="00295E66"/>
    <w:rsid w:val="002A0323"/>
    <w:rsid w:val="002A6FB4"/>
    <w:rsid w:val="002A7AFD"/>
    <w:rsid w:val="002B3D2D"/>
    <w:rsid w:val="002C3888"/>
    <w:rsid w:val="002C3F59"/>
    <w:rsid w:val="002C5AC0"/>
    <w:rsid w:val="002D028D"/>
    <w:rsid w:val="002D3627"/>
    <w:rsid w:val="002E4397"/>
    <w:rsid w:val="002F3302"/>
    <w:rsid w:val="00304F04"/>
    <w:rsid w:val="00310914"/>
    <w:rsid w:val="00320F89"/>
    <w:rsid w:val="0034524E"/>
    <w:rsid w:val="00350A38"/>
    <w:rsid w:val="00355EE3"/>
    <w:rsid w:val="0036116C"/>
    <w:rsid w:val="00365542"/>
    <w:rsid w:val="00375441"/>
    <w:rsid w:val="00382A5A"/>
    <w:rsid w:val="00386D86"/>
    <w:rsid w:val="0039523C"/>
    <w:rsid w:val="00396C99"/>
    <w:rsid w:val="003970A4"/>
    <w:rsid w:val="003A0C12"/>
    <w:rsid w:val="003A7C0C"/>
    <w:rsid w:val="003B0582"/>
    <w:rsid w:val="003B1D67"/>
    <w:rsid w:val="003D77E9"/>
    <w:rsid w:val="003E1D12"/>
    <w:rsid w:val="003F3934"/>
    <w:rsid w:val="003F6203"/>
    <w:rsid w:val="004030BA"/>
    <w:rsid w:val="004054F9"/>
    <w:rsid w:val="00412D40"/>
    <w:rsid w:val="0042248E"/>
    <w:rsid w:val="0043400F"/>
    <w:rsid w:val="00435B2C"/>
    <w:rsid w:val="00442F65"/>
    <w:rsid w:val="00443E00"/>
    <w:rsid w:val="00447EE7"/>
    <w:rsid w:val="0045667E"/>
    <w:rsid w:val="00461BC4"/>
    <w:rsid w:val="004728BE"/>
    <w:rsid w:val="0048244C"/>
    <w:rsid w:val="0049371C"/>
    <w:rsid w:val="004A2C18"/>
    <w:rsid w:val="004B3114"/>
    <w:rsid w:val="004B788F"/>
    <w:rsid w:val="004C1D78"/>
    <w:rsid w:val="004C3619"/>
    <w:rsid w:val="004C6161"/>
    <w:rsid w:val="004D2E92"/>
    <w:rsid w:val="004D55EF"/>
    <w:rsid w:val="004E3C4F"/>
    <w:rsid w:val="004E4183"/>
    <w:rsid w:val="004E56B8"/>
    <w:rsid w:val="004E760F"/>
    <w:rsid w:val="004F209F"/>
    <w:rsid w:val="004F4833"/>
    <w:rsid w:val="004F7482"/>
    <w:rsid w:val="004F75DD"/>
    <w:rsid w:val="0050161A"/>
    <w:rsid w:val="00501914"/>
    <w:rsid w:val="00503FBC"/>
    <w:rsid w:val="005118B9"/>
    <w:rsid w:val="0051558B"/>
    <w:rsid w:val="00525A2F"/>
    <w:rsid w:val="00525E90"/>
    <w:rsid w:val="0053738F"/>
    <w:rsid w:val="00537CEF"/>
    <w:rsid w:val="0054024C"/>
    <w:rsid w:val="00541B4C"/>
    <w:rsid w:val="00546DB8"/>
    <w:rsid w:val="005541D0"/>
    <w:rsid w:val="00557A96"/>
    <w:rsid w:val="00565971"/>
    <w:rsid w:val="00566450"/>
    <w:rsid w:val="00583180"/>
    <w:rsid w:val="00585482"/>
    <w:rsid w:val="005919C1"/>
    <w:rsid w:val="0059638E"/>
    <w:rsid w:val="005969BB"/>
    <w:rsid w:val="005A1DCE"/>
    <w:rsid w:val="005A64F6"/>
    <w:rsid w:val="005B053A"/>
    <w:rsid w:val="005B5191"/>
    <w:rsid w:val="005B5297"/>
    <w:rsid w:val="005E0842"/>
    <w:rsid w:val="005E69D3"/>
    <w:rsid w:val="005E7AD1"/>
    <w:rsid w:val="005F0FB3"/>
    <w:rsid w:val="005F6BAE"/>
    <w:rsid w:val="006006E7"/>
    <w:rsid w:val="00607719"/>
    <w:rsid w:val="00616A63"/>
    <w:rsid w:val="00632089"/>
    <w:rsid w:val="00644C40"/>
    <w:rsid w:val="006510EA"/>
    <w:rsid w:val="00652257"/>
    <w:rsid w:val="00656018"/>
    <w:rsid w:val="006606C3"/>
    <w:rsid w:val="006606F7"/>
    <w:rsid w:val="006621D0"/>
    <w:rsid w:val="0066655A"/>
    <w:rsid w:val="00671935"/>
    <w:rsid w:val="00683C5C"/>
    <w:rsid w:val="00695BCC"/>
    <w:rsid w:val="006A48E1"/>
    <w:rsid w:val="006A5B6B"/>
    <w:rsid w:val="006B456C"/>
    <w:rsid w:val="006B46A3"/>
    <w:rsid w:val="006C042B"/>
    <w:rsid w:val="006C3743"/>
    <w:rsid w:val="006C3865"/>
    <w:rsid w:val="006C64B8"/>
    <w:rsid w:val="006C7FAA"/>
    <w:rsid w:val="006E08B8"/>
    <w:rsid w:val="006E4DA3"/>
    <w:rsid w:val="006F1843"/>
    <w:rsid w:val="00703D91"/>
    <w:rsid w:val="00722A80"/>
    <w:rsid w:val="007331C8"/>
    <w:rsid w:val="007461EB"/>
    <w:rsid w:val="00747C61"/>
    <w:rsid w:val="007601D1"/>
    <w:rsid w:val="007635A2"/>
    <w:rsid w:val="00767941"/>
    <w:rsid w:val="00776730"/>
    <w:rsid w:val="00777F02"/>
    <w:rsid w:val="00782AB5"/>
    <w:rsid w:val="00783EF9"/>
    <w:rsid w:val="0078500B"/>
    <w:rsid w:val="00787CC2"/>
    <w:rsid w:val="007A1CE6"/>
    <w:rsid w:val="007A330F"/>
    <w:rsid w:val="007B0A88"/>
    <w:rsid w:val="007B519F"/>
    <w:rsid w:val="007F21C9"/>
    <w:rsid w:val="007F3131"/>
    <w:rsid w:val="007F42D8"/>
    <w:rsid w:val="00801638"/>
    <w:rsid w:val="00805C55"/>
    <w:rsid w:val="00813C90"/>
    <w:rsid w:val="00816B84"/>
    <w:rsid w:val="00817579"/>
    <w:rsid w:val="008265D8"/>
    <w:rsid w:val="00826A80"/>
    <w:rsid w:val="00827704"/>
    <w:rsid w:val="008331B3"/>
    <w:rsid w:val="00841ED1"/>
    <w:rsid w:val="00842272"/>
    <w:rsid w:val="00844D35"/>
    <w:rsid w:val="00852358"/>
    <w:rsid w:val="008541D8"/>
    <w:rsid w:val="00863334"/>
    <w:rsid w:val="0086373F"/>
    <w:rsid w:val="00872A88"/>
    <w:rsid w:val="00874662"/>
    <w:rsid w:val="00884129"/>
    <w:rsid w:val="00890F0C"/>
    <w:rsid w:val="008947B4"/>
    <w:rsid w:val="0089519E"/>
    <w:rsid w:val="00897A94"/>
    <w:rsid w:val="008A2069"/>
    <w:rsid w:val="008B0D50"/>
    <w:rsid w:val="008C6A8B"/>
    <w:rsid w:val="008C7183"/>
    <w:rsid w:val="008D0060"/>
    <w:rsid w:val="008D051E"/>
    <w:rsid w:val="008D123E"/>
    <w:rsid w:val="008D2D8A"/>
    <w:rsid w:val="008E4DED"/>
    <w:rsid w:val="008F6912"/>
    <w:rsid w:val="008F78A2"/>
    <w:rsid w:val="009030AC"/>
    <w:rsid w:val="00904964"/>
    <w:rsid w:val="00905157"/>
    <w:rsid w:val="00905EC6"/>
    <w:rsid w:val="0090624C"/>
    <w:rsid w:val="00906AF1"/>
    <w:rsid w:val="00913D01"/>
    <w:rsid w:val="0091537D"/>
    <w:rsid w:val="00926C05"/>
    <w:rsid w:val="00932534"/>
    <w:rsid w:val="0093261E"/>
    <w:rsid w:val="00937A6D"/>
    <w:rsid w:val="009420EF"/>
    <w:rsid w:val="0094211E"/>
    <w:rsid w:val="00942FD2"/>
    <w:rsid w:val="0094406C"/>
    <w:rsid w:val="00944F44"/>
    <w:rsid w:val="0094642F"/>
    <w:rsid w:val="0095316D"/>
    <w:rsid w:val="00954CEA"/>
    <w:rsid w:val="00956A35"/>
    <w:rsid w:val="00957731"/>
    <w:rsid w:val="0096186E"/>
    <w:rsid w:val="00963763"/>
    <w:rsid w:val="0096799F"/>
    <w:rsid w:val="00972EA8"/>
    <w:rsid w:val="00981452"/>
    <w:rsid w:val="00985E34"/>
    <w:rsid w:val="009922BB"/>
    <w:rsid w:val="009947F6"/>
    <w:rsid w:val="009A3DEA"/>
    <w:rsid w:val="009B0CD2"/>
    <w:rsid w:val="009B52DD"/>
    <w:rsid w:val="009D221E"/>
    <w:rsid w:val="009D30FA"/>
    <w:rsid w:val="009D5D24"/>
    <w:rsid w:val="009D6B35"/>
    <w:rsid w:val="009D6C67"/>
    <w:rsid w:val="009E081C"/>
    <w:rsid w:val="009E1C24"/>
    <w:rsid w:val="009E37EB"/>
    <w:rsid w:val="009E3C9B"/>
    <w:rsid w:val="009F3503"/>
    <w:rsid w:val="009F5E27"/>
    <w:rsid w:val="00A01F1F"/>
    <w:rsid w:val="00A026DD"/>
    <w:rsid w:val="00A033AE"/>
    <w:rsid w:val="00A13156"/>
    <w:rsid w:val="00A156B8"/>
    <w:rsid w:val="00A15EA2"/>
    <w:rsid w:val="00A17346"/>
    <w:rsid w:val="00A20937"/>
    <w:rsid w:val="00A22401"/>
    <w:rsid w:val="00A2355F"/>
    <w:rsid w:val="00A37630"/>
    <w:rsid w:val="00A42991"/>
    <w:rsid w:val="00A4541F"/>
    <w:rsid w:val="00A548A6"/>
    <w:rsid w:val="00A558EC"/>
    <w:rsid w:val="00A57693"/>
    <w:rsid w:val="00A65D9C"/>
    <w:rsid w:val="00A660AF"/>
    <w:rsid w:val="00A71048"/>
    <w:rsid w:val="00A831AD"/>
    <w:rsid w:val="00A9342C"/>
    <w:rsid w:val="00AA080B"/>
    <w:rsid w:val="00AA1075"/>
    <w:rsid w:val="00AA3399"/>
    <w:rsid w:val="00AB22A1"/>
    <w:rsid w:val="00AC09D4"/>
    <w:rsid w:val="00AC4272"/>
    <w:rsid w:val="00AC7946"/>
    <w:rsid w:val="00AD4B5F"/>
    <w:rsid w:val="00AE155E"/>
    <w:rsid w:val="00AE18E6"/>
    <w:rsid w:val="00AE46BD"/>
    <w:rsid w:val="00AF0D5D"/>
    <w:rsid w:val="00AF1E09"/>
    <w:rsid w:val="00B0741D"/>
    <w:rsid w:val="00B10D17"/>
    <w:rsid w:val="00B277BD"/>
    <w:rsid w:val="00B3688C"/>
    <w:rsid w:val="00B4528F"/>
    <w:rsid w:val="00B51C90"/>
    <w:rsid w:val="00B53226"/>
    <w:rsid w:val="00B534AB"/>
    <w:rsid w:val="00B54886"/>
    <w:rsid w:val="00B57ED2"/>
    <w:rsid w:val="00B62FB9"/>
    <w:rsid w:val="00B62FBF"/>
    <w:rsid w:val="00B64068"/>
    <w:rsid w:val="00B70B6D"/>
    <w:rsid w:val="00B814FF"/>
    <w:rsid w:val="00B8296A"/>
    <w:rsid w:val="00BA3D5B"/>
    <w:rsid w:val="00BC19E1"/>
    <w:rsid w:val="00BE2A6E"/>
    <w:rsid w:val="00BE6122"/>
    <w:rsid w:val="00BF295D"/>
    <w:rsid w:val="00BF6BF1"/>
    <w:rsid w:val="00BF6E5A"/>
    <w:rsid w:val="00C00FFC"/>
    <w:rsid w:val="00C10E8D"/>
    <w:rsid w:val="00C11418"/>
    <w:rsid w:val="00C266E6"/>
    <w:rsid w:val="00C273E2"/>
    <w:rsid w:val="00C31430"/>
    <w:rsid w:val="00C5094E"/>
    <w:rsid w:val="00C60D92"/>
    <w:rsid w:val="00C80C8A"/>
    <w:rsid w:val="00C87B61"/>
    <w:rsid w:val="00C97B62"/>
    <w:rsid w:val="00C97C8E"/>
    <w:rsid w:val="00CA023B"/>
    <w:rsid w:val="00CB1DF8"/>
    <w:rsid w:val="00CB2EC9"/>
    <w:rsid w:val="00CB3D7D"/>
    <w:rsid w:val="00CB4178"/>
    <w:rsid w:val="00CD1E6D"/>
    <w:rsid w:val="00CD67EF"/>
    <w:rsid w:val="00CE5C4A"/>
    <w:rsid w:val="00CF0DDF"/>
    <w:rsid w:val="00CF1A09"/>
    <w:rsid w:val="00D14E3B"/>
    <w:rsid w:val="00D24BB0"/>
    <w:rsid w:val="00D31506"/>
    <w:rsid w:val="00D32104"/>
    <w:rsid w:val="00D36FD6"/>
    <w:rsid w:val="00D412BD"/>
    <w:rsid w:val="00D41E35"/>
    <w:rsid w:val="00D42FF1"/>
    <w:rsid w:val="00D456EC"/>
    <w:rsid w:val="00D53BAD"/>
    <w:rsid w:val="00D547B8"/>
    <w:rsid w:val="00D6436A"/>
    <w:rsid w:val="00D6539A"/>
    <w:rsid w:val="00D67872"/>
    <w:rsid w:val="00DA3321"/>
    <w:rsid w:val="00DB060C"/>
    <w:rsid w:val="00DB3ACF"/>
    <w:rsid w:val="00DB41D6"/>
    <w:rsid w:val="00DB5F78"/>
    <w:rsid w:val="00DC0276"/>
    <w:rsid w:val="00DC7525"/>
    <w:rsid w:val="00DD74CD"/>
    <w:rsid w:val="00DE1877"/>
    <w:rsid w:val="00DE5E57"/>
    <w:rsid w:val="00DF486E"/>
    <w:rsid w:val="00E04C92"/>
    <w:rsid w:val="00E2151A"/>
    <w:rsid w:val="00E21AFE"/>
    <w:rsid w:val="00E23ABA"/>
    <w:rsid w:val="00E2461A"/>
    <w:rsid w:val="00E33EAC"/>
    <w:rsid w:val="00E3743A"/>
    <w:rsid w:val="00E42A32"/>
    <w:rsid w:val="00E5533D"/>
    <w:rsid w:val="00E6057C"/>
    <w:rsid w:val="00E60C62"/>
    <w:rsid w:val="00E6786D"/>
    <w:rsid w:val="00E82915"/>
    <w:rsid w:val="00E8515D"/>
    <w:rsid w:val="00E95B2D"/>
    <w:rsid w:val="00EA279C"/>
    <w:rsid w:val="00EB12C3"/>
    <w:rsid w:val="00EB3D94"/>
    <w:rsid w:val="00EB54D4"/>
    <w:rsid w:val="00ED72AC"/>
    <w:rsid w:val="00EE0188"/>
    <w:rsid w:val="00EE3484"/>
    <w:rsid w:val="00EE38A6"/>
    <w:rsid w:val="00F0180E"/>
    <w:rsid w:val="00F05523"/>
    <w:rsid w:val="00F1758D"/>
    <w:rsid w:val="00F256DF"/>
    <w:rsid w:val="00F3394D"/>
    <w:rsid w:val="00F40596"/>
    <w:rsid w:val="00F4303F"/>
    <w:rsid w:val="00F44547"/>
    <w:rsid w:val="00F561BF"/>
    <w:rsid w:val="00F82838"/>
    <w:rsid w:val="00F92EFD"/>
    <w:rsid w:val="00F93752"/>
    <w:rsid w:val="00F95936"/>
    <w:rsid w:val="00FA0699"/>
    <w:rsid w:val="00FA3701"/>
    <w:rsid w:val="00FB1617"/>
    <w:rsid w:val="00FB3946"/>
    <w:rsid w:val="00FB6C76"/>
    <w:rsid w:val="00FB7211"/>
    <w:rsid w:val="00FC7C23"/>
    <w:rsid w:val="00FE2256"/>
    <w:rsid w:val="00FE6EEE"/>
    <w:rsid w:val="00FE7320"/>
    <w:rsid w:val="00FE7FED"/>
    <w:rsid w:val="00FF1682"/>
    <w:rsid w:val="00FF26B2"/>
    <w:rsid w:val="00FF4079"/>
    <w:rsid w:val="00FF55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0B7E1"/>
  <w15:docId w15:val="{DCEA5A21-5CAB-4F01-9243-FB2FEEA40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26E"/>
    <w:pPr>
      <w:spacing w:after="0" w:line="240" w:lineRule="auto"/>
      <w:ind w:firstLine="709"/>
    </w:pPr>
    <w:rPr>
      <w:rFonts w:ascii="Calibri" w:eastAsia="Calibri" w:hAnsi="Calibri" w:cs="Arial"/>
      <w:sz w:val="20"/>
      <w:szCs w:val="20"/>
      <w:lang w:val="es-E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525A2F"/>
    <w:pPr>
      <w:autoSpaceDE w:val="0"/>
      <w:autoSpaceDN w:val="0"/>
      <w:adjustRightInd w:val="0"/>
      <w:spacing w:after="0" w:line="240" w:lineRule="auto"/>
    </w:pPr>
    <w:rPr>
      <w:rFonts w:ascii="Calibri" w:hAnsi="Calibri" w:cs="Calibri"/>
      <w:color w:val="000000"/>
      <w:sz w:val="24"/>
      <w:szCs w:val="24"/>
    </w:rPr>
  </w:style>
  <w:style w:type="paragraph" w:styleId="SemEspaamento">
    <w:name w:val="No Spacing"/>
    <w:uiPriority w:val="1"/>
    <w:qFormat/>
    <w:rsid w:val="00525A2F"/>
    <w:pPr>
      <w:spacing w:after="0" w:line="240" w:lineRule="auto"/>
    </w:pPr>
    <w:rPr>
      <w:rFonts w:ascii="Calibri" w:eastAsia="Calibri" w:hAnsi="Calibri" w:cs="Arial"/>
      <w:sz w:val="20"/>
      <w:szCs w:val="20"/>
      <w:lang w:val="es-ES" w:eastAsia="es-ES"/>
    </w:rPr>
  </w:style>
  <w:style w:type="character" w:styleId="Refdecomentrio">
    <w:name w:val="annotation reference"/>
    <w:basedOn w:val="Fontepargpadro"/>
    <w:uiPriority w:val="99"/>
    <w:semiHidden/>
    <w:unhideWhenUsed/>
    <w:rsid w:val="00525A2F"/>
    <w:rPr>
      <w:sz w:val="16"/>
      <w:szCs w:val="16"/>
    </w:rPr>
  </w:style>
  <w:style w:type="paragraph" w:styleId="Textodecomentrio">
    <w:name w:val="annotation text"/>
    <w:basedOn w:val="Normal"/>
    <w:link w:val="TextodecomentrioChar"/>
    <w:uiPriority w:val="99"/>
    <w:unhideWhenUsed/>
    <w:rsid w:val="00525A2F"/>
  </w:style>
  <w:style w:type="character" w:customStyle="1" w:styleId="TextodecomentrioChar">
    <w:name w:val="Texto de comentário Char"/>
    <w:basedOn w:val="Fontepargpadro"/>
    <w:link w:val="Textodecomentrio"/>
    <w:uiPriority w:val="99"/>
    <w:rsid w:val="00525A2F"/>
    <w:rPr>
      <w:rFonts w:ascii="Calibri" w:eastAsia="Calibri" w:hAnsi="Calibri" w:cs="Arial"/>
      <w:sz w:val="20"/>
      <w:szCs w:val="20"/>
      <w:lang w:val="es-ES" w:eastAsia="es-ES"/>
    </w:rPr>
  </w:style>
  <w:style w:type="paragraph" w:styleId="Textodebalo">
    <w:name w:val="Balloon Text"/>
    <w:basedOn w:val="Normal"/>
    <w:link w:val="TextodebaloChar"/>
    <w:uiPriority w:val="99"/>
    <w:semiHidden/>
    <w:unhideWhenUsed/>
    <w:rsid w:val="00525A2F"/>
    <w:rPr>
      <w:rFonts w:ascii="Segoe UI" w:hAnsi="Segoe UI" w:cs="Segoe UI"/>
      <w:sz w:val="18"/>
      <w:szCs w:val="18"/>
    </w:rPr>
  </w:style>
  <w:style w:type="character" w:customStyle="1" w:styleId="TextodebaloChar">
    <w:name w:val="Texto de balão Char"/>
    <w:basedOn w:val="Fontepargpadro"/>
    <w:link w:val="Textodebalo"/>
    <w:uiPriority w:val="99"/>
    <w:semiHidden/>
    <w:rsid w:val="00525A2F"/>
    <w:rPr>
      <w:rFonts w:ascii="Segoe UI" w:eastAsia="Calibri" w:hAnsi="Segoe UI" w:cs="Segoe UI"/>
      <w:sz w:val="18"/>
      <w:szCs w:val="18"/>
      <w:lang w:val="es-ES" w:eastAsia="es-ES"/>
    </w:rPr>
  </w:style>
  <w:style w:type="paragraph" w:styleId="Pr-formataoHTML">
    <w:name w:val="HTML Preformatted"/>
    <w:basedOn w:val="Normal"/>
    <w:link w:val="Pr-formataoHTMLChar"/>
    <w:uiPriority w:val="99"/>
    <w:unhideWhenUsed/>
    <w:rsid w:val="0052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pt-BR" w:eastAsia="pt-BR"/>
    </w:rPr>
  </w:style>
  <w:style w:type="character" w:customStyle="1" w:styleId="Pr-formataoHTMLChar">
    <w:name w:val="Pré-formatação HTML Char"/>
    <w:basedOn w:val="Fontepargpadro"/>
    <w:link w:val="Pr-formataoHTML"/>
    <w:uiPriority w:val="99"/>
    <w:rsid w:val="00525A2F"/>
    <w:rPr>
      <w:rFonts w:ascii="Courier New" w:eastAsia="Times New Roman" w:hAnsi="Courier New" w:cs="Courier New"/>
      <w:sz w:val="20"/>
      <w:szCs w:val="20"/>
      <w:lang w:eastAsia="pt-BR"/>
    </w:rPr>
  </w:style>
  <w:style w:type="paragraph" w:styleId="PargrafodaLista">
    <w:name w:val="List Paragraph"/>
    <w:basedOn w:val="Normal"/>
    <w:uiPriority w:val="34"/>
    <w:qFormat/>
    <w:rsid w:val="00525A2F"/>
    <w:pPr>
      <w:spacing w:after="200" w:line="276" w:lineRule="auto"/>
      <w:ind w:left="708"/>
    </w:pPr>
    <w:rPr>
      <w:rFonts w:eastAsia="Times New Roman" w:cs="Times New Roman"/>
      <w:sz w:val="22"/>
      <w:szCs w:val="22"/>
    </w:rPr>
  </w:style>
  <w:style w:type="table" w:styleId="Tabelacomgrade">
    <w:name w:val="Table Grid"/>
    <w:basedOn w:val="Tabelanormal"/>
    <w:uiPriority w:val="59"/>
    <w:rsid w:val="00525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525A2F"/>
    <w:rPr>
      <w:b/>
      <w:bCs/>
    </w:rPr>
  </w:style>
  <w:style w:type="character" w:customStyle="1" w:styleId="AssuntodocomentrioChar">
    <w:name w:val="Assunto do comentário Char"/>
    <w:basedOn w:val="TextodecomentrioChar"/>
    <w:link w:val="Assuntodocomentrio"/>
    <w:uiPriority w:val="99"/>
    <w:semiHidden/>
    <w:rsid w:val="00525A2F"/>
    <w:rPr>
      <w:rFonts w:ascii="Calibri" w:eastAsia="Calibri" w:hAnsi="Calibri" w:cs="Arial"/>
      <w:b/>
      <w:bCs/>
      <w:sz w:val="20"/>
      <w:szCs w:val="20"/>
      <w:lang w:val="es-ES" w:eastAsia="es-ES"/>
    </w:rPr>
  </w:style>
  <w:style w:type="paragraph" w:styleId="Assuntodocomentrio">
    <w:name w:val="annotation subject"/>
    <w:basedOn w:val="Textodecomentrio"/>
    <w:next w:val="Textodecomentrio"/>
    <w:link w:val="AssuntodocomentrioChar"/>
    <w:uiPriority w:val="99"/>
    <w:semiHidden/>
    <w:unhideWhenUsed/>
    <w:rsid w:val="00525A2F"/>
    <w:rPr>
      <w:b/>
      <w:bCs/>
    </w:rPr>
  </w:style>
  <w:style w:type="paragraph" w:customStyle="1" w:styleId="Pa5">
    <w:name w:val="Pa5"/>
    <w:basedOn w:val="Default"/>
    <w:next w:val="Default"/>
    <w:uiPriority w:val="99"/>
    <w:rsid w:val="00525A2F"/>
    <w:pPr>
      <w:spacing w:line="211" w:lineRule="atLeast"/>
    </w:pPr>
    <w:rPr>
      <w:rFonts w:ascii="Adobe Garamond Pro" w:hAnsi="Adobe Garamond Pro" w:cstheme="minorBidi"/>
      <w:color w:val="auto"/>
      <w:lang w:val="es-ES"/>
    </w:rPr>
  </w:style>
  <w:style w:type="paragraph" w:styleId="Cabealho">
    <w:name w:val="header"/>
    <w:basedOn w:val="Normal"/>
    <w:link w:val="CabealhoChar"/>
    <w:uiPriority w:val="99"/>
    <w:unhideWhenUsed/>
    <w:rsid w:val="00525A2F"/>
    <w:pPr>
      <w:tabs>
        <w:tab w:val="center" w:pos="4252"/>
        <w:tab w:val="right" w:pos="8504"/>
      </w:tabs>
    </w:pPr>
  </w:style>
  <w:style w:type="character" w:customStyle="1" w:styleId="CabealhoChar">
    <w:name w:val="Cabeçalho Char"/>
    <w:basedOn w:val="Fontepargpadro"/>
    <w:link w:val="Cabealho"/>
    <w:uiPriority w:val="99"/>
    <w:rsid w:val="00525A2F"/>
    <w:rPr>
      <w:rFonts w:ascii="Calibri" w:eastAsia="Calibri" w:hAnsi="Calibri" w:cs="Arial"/>
      <w:sz w:val="20"/>
      <w:szCs w:val="20"/>
      <w:lang w:val="es-ES" w:eastAsia="es-ES"/>
    </w:rPr>
  </w:style>
  <w:style w:type="paragraph" w:styleId="Rodap">
    <w:name w:val="footer"/>
    <w:basedOn w:val="Normal"/>
    <w:link w:val="RodapChar"/>
    <w:uiPriority w:val="99"/>
    <w:unhideWhenUsed/>
    <w:rsid w:val="00525A2F"/>
    <w:pPr>
      <w:tabs>
        <w:tab w:val="center" w:pos="4252"/>
        <w:tab w:val="right" w:pos="8504"/>
      </w:tabs>
    </w:pPr>
  </w:style>
  <w:style w:type="character" w:customStyle="1" w:styleId="RodapChar">
    <w:name w:val="Rodapé Char"/>
    <w:basedOn w:val="Fontepargpadro"/>
    <w:link w:val="Rodap"/>
    <w:uiPriority w:val="99"/>
    <w:rsid w:val="00525A2F"/>
    <w:rPr>
      <w:rFonts w:ascii="Calibri" w:eastAsia="Calibri" w:hAnsi="Calibri" w:cs="Arial"/>
      <w:sz w:val="20"/>
      <w:szCs w:val="20"/>
      <w:lang w:val="es-ES" w:eastAsia="es-ES"/>
    </w:rPr>
  </w:style>
  <w:style w:type="paragraph" w:styleId="NormalWeb">
    <w:name w:val="Normal (Web)"/>
    <w:basedOn w:val="Normal"/>
    <w:uiPriority w:val="99"/>
    <w:semiHidden/>
    <w:unhideWhenUsed/>
    <w:rsid w:val="00525A2F"/>
    <w:pPr>
      <w:spacing w:before="100" w:beforeAutospacing="1" w:after="100" w:afterAutospacing="1"/>
    </w:pPr>
    <w:rPr>
      <w:rFonts w:ascii="Times New Roman" w:eastAsiaTheme="minorEastAsia" w:hAnsi="Times New Roman" w:cs="Times New Roman"/>
      <w:sz w:val="24"/>
      <w:szCs w:val="24"/>
      <w:lang w:val="pt-BR" w:eastAsia="pt-BR"/>
    </w:rPr>
  </w:style>
  <w:style w:type="paragraph" w:styleId="Textodenotaderodap">
    <w:name w:val="footnote text"/>
    <w:basedOn w:val="Normal"/>
    <w:link w:val="TextodenotaderodapChar"/>
    <w:uiPriority w:val="99"/>
    <w:semiHidden/>
    <w:unhideWhenUsed/>
    <w:rsid w:val="00525A2F"/>
  </w:style>
  <w:style w:type="character" w:customStyle="1" w:styleId="TextodenotaderodapChar">
    <w:name w:val="Texto de nota de rodapé Char"/>
    <w:basedOn w:val="Fontepargpadro"/>
    <w:link w:val="Textodenotaderodap"/>
    <w:uiPriority w:val="99"/>
    <w:semiHidden/>
    <w:rsid w:val="00525A2F"/>
    <w:rPr>
      <w:rFonts w:ascii="Calibri" w:eastAsia="Calibri" w:hAnsi="Calibri" w:cs="Arial"/>
      <w:sz w:val="20"/>
      <w:szCs w:val="20"/>
      <w:lang w:val="es-ES" w:eastAsia="es-ES"/>
    </w:rPr>
  </w:style>
  <w:style w:type="character" w:styleId="Refdenotaderodap">
    <w:name w:val="footnote reference"/>
    <w:basedOn w:val="Fontepargpadro"/>
    <w:uiPriority w:val="99"/>
    <w:semiHidden/>
    <w:unhideWhenUsed/>
    <w:rsid w:val="00525A2F"/>
    <w:rPr>
      <w:vertAlign w:val="superscript"/>
    </w:rPr>
  </w:style>
  <w:style w:type="character" w:styleId="Hyperlink">
    <w:name w:val="Hyperlink"/>
    <w:uiPriority w:val="99"/>
    <w:rsid w:val="00525A2F"/>
    <w:rPr>
      <w:color w:val="0000FF"/>
      <w:u w:val="single"/>
    </w:rPr>
  </w:style>
  <w:style w:type="character" w:styleId="nfase">
    <w:name w:val="Emphasis"/>
    <w:basedOn w:val="Fontepargpadro"/>
    <w:uiPriority w:val="20"/>
    <w:qFormat/>
    <w:rsid w:val="00131922"/>
    <w:rPr>
      <w:i/>
      <w:iCs/>
    </w:rPr>
  </w:style>
  <w:style w:type="character" w:styleId="TextodoEspaoReservado">
    <w:name w:val="Placeholder Text"/>
    <w:basedOn w:val="Fontepargpadro"/>
    <w:uiPriority w:val="99"/>
    <w:semiHidden/>
    <w:rsid w:val="005B5191"/>
    <w:rPr>
      <w:color w:val="808080"/>
    </w:rPr>
  </w:style>
  <w:style w:type="character" w:customStyle="1" w:styleId="gnkrckgcgsb">
    <w:name w:val="gnkrckgcgsb"/>
    <w:basedOn w:val="Fontepargpadro"/>
    <w:rsid w:val="000138DC"/>
  </w:style>
  <w:style w:type="character" w:customStyle="1" w:styleId="e24kjd">
    <w:name w:val="e24kjd"/>
    <w:basedOn w:val="Fontepargpadro"/>
    <w:rsid w:val="00D24BB0"/>
  </w:style>
  <w:style w:type="paragraph" w:styleId="Reviso">
    <w:name w:val="Revision"/>
    <w:hidden/>
    <w:uiPriority w:val="99"/>
    <w:semiHidden/>
    <w:rsid w:val="00AE46BD"/>
    <w:pPr>
      <w:spacing w:after="0" w:line="240" w:lineRule="auto"/>
    </w:pPr>
    <w:rPr>
      <w:rFonts w:ascii="Calibri" w:eastAsia="Calibri" w:hAnsi="Calibri"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1216">
      <w:bodyDiv w:val="1"/>
      <w:marLeft w:val="0"/>
      <w:marRight w:val="0"/>
      <w:marTop w:val="0"/>
      <w:marBottom w:val="0"/>
      <w:divBdr>
        <w:top w:val="none" w:sz="0" w:space="0" w:color="auto"/>
        <w:left w:val="none" w:sz="0" w:space="0" w:color="auto"/>
        <w:bottom w:val="none" w:sz="0" w:space="0" w:color="auto"/>
        <w:right w:val="none" w:sz="0" w:space="0" w:color="auto"/>
      </w:divBdr>
    </w:div>
    <w:div w:id="285089344">
      <w:bodyDiv w:val="1"/>
      <w:marLeft w:val="0"/>
      <w:marRight w:val="0"/>
      <w:marTop w:val="0"/>
      <w:marBottom w:val="0"/>
      <w:divBdr>
        <w:top w:val="none" w:sz="0" w:space="0" w:color="auto"/>
        <w:left w:val="none" w:sz="0" w:space="0" w:color="auto"/>
        <w:bottom w:val="none" w:sz="0" w:space="0" w:color="auto"/>
        <w:right w:val="none" w:sz="0" w:space="0" w:color="auto"/>
      </w:divBdr>
    </w:div>
    <w:div w:id="335497903">
      <w:bodyDiv w:val="1"/>
      <w:marLeft w:val="0"/>
      <w:marRight w:val="0"/>
      <w:marTop w:val="0"/>
      <w:marBottom w:val="0"/>
      <w:divBdr>
        <w:top w:val="none" w:sz="0" w:space="0" w:color="auto"/>
        <w:left w:val="none" w:sz="0" w:space="0" w:color="auto"/>
        <w:bottom w:val="none" w:sz="0" w:space="0" w:color="auto"/>
        <w:right w:val="none" w:sz="0" w:space="0" w:color="auto"/>
      </w:divBdr>
    </w:div>
    <w:div w:id="382951347">
      <w:bodyDiv w:val="1"/>
      <w:marLeft w:val="0"/>
      <w:marRight w:val="0"/>
      <w:marTop w:val="0"/>
      <w:marBottom w:val="0"/>
      <w:divBdr>
        <w:top w:val="none" w:sz="0" w:space="0" w:color="auto"/>
        <w:left w:val="none" w:sz="0" w:space="0" w:color="auto"/>
        <w:bottom w:val="none" w:sz="0" w:space="0" w:color="auto"/>
        <w:right w:val="none" w:sz="0" w:space="0" w:color="auto"/>
      </w:divBdr>
    </w:div>
    <w:div w:id="539099429">
      <w:bodyDiv w:val="1"/>
      <w:marLeft w:val="0"/>
      <w:marRight w:val="0"/>
      <w:marTop w:val="0"/>
      <w:marBottom w:val="0"/>
      <w:divBdr>
        <w:top w:val="none" w:sz="0" w:space="0" w:color="auto"/>
        <w:left w:val="none" w:sz="0" w:space="0" w:color="auto"/>
        <w:bottom w:val="none" w:sz="0" w:space="0" w:color="auto"/>
        <w:right w:val="none" w:sz="0" w:space="0" w:color="auto"/>
      </w:divBdr>
    </w:div>
    <w:div w:id="604189900">
      <w:bodyDiv w:val="1"/>
      <w:marLeft w:val="0"/>
      <w:marRight w:val="0"/>
      <w:marTop w:val="0"/>
      <w:marBottom w:val="0"/>
      <w:divBdr>
        <w:top w:val="none" w:sz="0" w:space="0" w:color="auto"/>
        <w:left w:val="none" w:sz="0" w:space="0" w:color="auto"/>
        <w:bottom w:val="none" w:sz="0" w:space="0" w:color="auto"/>
        <w:right w:val="none" w:sz="0" w:space="0" w:color="auto"/>
      </w:divBdr>
    </w:div>
    <w:div w:id="876431897">
      <w:bodyDiv w:val="1"/>
      <w:marLeft w:val="0"/>
      <w:marRight w:val="0"/>
      <w:marTop w:val="0"/>
      <w:marBottom w:val="0"/>
      <w:divBdr>
        <w:top w:val="none" w:sz="0" w:space="0" w:color="auto"/>
        <w:left w:val="none" w:sz="0" w:space="0" w:color="auto"/>
        <w:bottom w:val="none" w:sz="0" w:space="0" w:color="auto"/>
        <w:right w:val="none" w:sz="0" w:space="0" w:color="auto"/>
      </w:divBdr>
    </w:div>
    <w:div w:id="908198546">
      <w:bodyDiv w:val="1"/>
      <w:marLeft w:val="0"/>
      <w:marRight w:val="0"/>
      <w:marTop w:val="0"/>
      <w:marBottom w:val="0"/>
      <w:divBdr>
        <w:top w:val="none" w:sz="0" w:space="0" w:color="auto"/>
        <w:left w:val="none" w:sz="0" w:space="0" w:color="auto"/>
        <w:bottom w:val="none" w:sz="0" w:space="0" w:color="auto"/>
        <w:right w:val="none" w:sz="0" w:space="0" w:color="auto"/>
      </w:divBdr>
    </w:div>
    <w:div w:id="975452362">
      <w:bodyDiv w:val="1"/>
      <w:marLeft w:val="0"/>
      <w:marRight w:val="0"/>
      <w:marTop w:val="0"/>
      <w:marBottom w:val="0"/>
      <w:divBdr>
        <w:top w:val="none" w:sz="0" w:space="0" w:color="auto"/>
        <w:left w:val="none" w:sz="0" w:space="0" w:color="auto"/>
        <w:bottom w:val="none" w:sz="0" w:space="0" w:color="auto"/>
        <w:right w:val="none" w:sz="0" w:space="0" w:color="auto"/>
      </w:divBdr>
    </w:div>
    <w:div w:id="1046300151">
      <w:bodyDiv w:val="1"/>
      <w:marLeft w:val="0"/>
      <w:marRight w:val="0"/>
      <w:marTop w:val="0"/>
      <w:marBottom w:val="0"/>
      <w:divBdr>
        <w:top w:val="none" w:sz="0" w:space="0" w:color="auto"/>
        <w:left w:val="none" w:sz="0" w:space="0" w:color="auto"/>
        <w:bottom w:val="none" w:sz="0" w:space="0" w:color="auto"/>
        <w:right w:val="none" w:sz="0" w:space="0" w:color="auto"/>
      </w:divBdr>
      <w:divsChild>
        <w:div w:id="933902555">
          <w:marLeft w:val="0"/>
          <w:marRight w:val="0"/>
          <w:marTop w:val="0"/>
          <w:marBottom w:val="0"/>
          <w:divBdr>
            <w:top w:val="none" w:sz="0" w:space="0" w:color="auto"/>
            <w:left w:val="none" w:sz="0" w:space="0" w:color="auto"/>
            <w:bottom w:val="none" w:sz="0" w:space="0" w:color="auto"/>
            <w:right w:val="none" w:sz="0" w:space="0" w:color="auto"/>
          </w:divBdr>
        </w:div>
      </w:divsChild>
    </w:div>
    <w:div w:id="1059203624">
      <w:bodyDiv w:val="1"/>
      <w:marLeft w:val="0"/>
      <w:marRight w:val="0"/>
      <w:marTop w:val="0"/>
      <w:marBottom w:val="0"/>
      <w:divBdr>
        <w:top w:val="none" w:sz="0" w:space="0" w:color="auto"/>
        <w:left w:val="none" w:sz="0" w:space="0" w:color="auto"/>
        <w:bottom w:val="none" w:sz="0" w:space="0" w:color="auto"/>
        <w:right w:val="none" w:sz="0" w:space="0" w:color="auto"/>
      </w:divBdr>
    </w:div>
    <w:div w:id="1099713294">
      <w:bodyDiv w:val="1"/>
      <w:marLeft w:val="0"/>
      <w:marRight w:val="0"/>
      <w:marTop w:val="0"/>
      <w:marBottom w:val="0"/>
      <w:divBdr>
        <w:top w:val="none" w:sz="0" w:space="0" w:color="auto"/>
        <w:left w:val="none" w:sz="0" w:space="0" w:color="auto"/>
        <w:bottom w:val="none" w:sz="0" w:space="0" w:color="auto"/>
        <w:right w:val="none" w:sz="0" w:space="0" w:color="auto"/>
      </w:divBdr>
    </w:div>
    <w:div w:id="1166632327">
      <w:bodyDiv w:val="1"/>
      <w:marLeft w:val="0"/>
      <w:marRight w:val="0"/>
      <w:marTop w:val="0"/>
      <w:marBottom w:val="0"/>
      <w:divBdr>
        <w:top w:val="none" w:sz="0" w:space="0" w:color="auto"/>
        <w:left w:val="none" w:sz="0" w:space="0" w:color="auto"/>
        <w:bottom w:val="none" w:sz="0" w:space="0" w:color="auto"/>
        <w:right w:val="none" w:sz="0" w:space="0" w:color="auto"/>
      </w:divBdr>
    </w:div>
    <w:div w:id="1264218392">
      <w:bodyDiv w:val="1"/>
      <w:marLeft w:val="0"/>
      <w:marRight w:val="0"/>
      <w:marTop w:val="0"/>
      <w:marBottom w:val="0"/>
      <w:divBdr>
        <w:top w:val="none" w:sz="0" w:space="0" w:color="auto"/>
        <w:left w:val="none" w:sz="0" w:space="0" w:color="auto"/>
        <w:bottom w:val="none" w:sz="0" w:space="0" w:color="auto"/>
        <w:right w:val="none" w:sz="0" w:space="0" w:color="auto"/>
      </w:divBdr>
    </w:div>
    <w:div w:id="1276980122">
      <w:bodyDiv w:val="1"/>
      <w:marLeft w:val="0"/>
      <w:marRight w:val="0"/>
      <w:marTop w:val="0"/>
      <w:marBottom w:val="0"/>
      <w:divBdr>
        <w:top w:val="none" w:sz="0" w:space="0" w:color="auto"/>
        <w:left w:val="none" w:sz="0" w:space="0" w:color="auto"/>
        <w:bottom w:val="none" w:sz="0" w:space="0" w:color="auto"/>
        <w:right w:val="none" w:sz="0" w:space="0" w:color="auto"/>
      </w:divBdr>
    </w:div>
    <w:div w:id="1326663937">
      <w:bodyDiv w:val="1"/>
      <w:marLeft w:val="0"/>
      <w:marRight w:val="0"/>
      <w:marTop w:val="0"/>
      <w:marBottom w:val="0"/>
      <w:divBdr>
        <w:top w:val="none" w:sz="0" w:space="0" w:color="auto"/>
        <w:left w:val="none" w:sz="0" w:space="0" w:color="auto"/>
        <w:bottom w:val="none" w:sz="0" w:space="0" w:color="auto"/>
        <w:right w:val="none" w:sz="0" w:space="0" w:color="auto"/>
      </w:divBdr>
    </w:div>
    <w:div w:id="1510556897">
      <w:bodyDiv w:val="1"/>
      <w:marLeft w:val="0"/>
      <w:marRight w:val="0"/>
      <w:marTop w:val="0"/>
      <w:marBottom w:val="0"/>
      <w:divBdr>
        <w:top w:val="none" w:sz="0" w:space="0" w:color="auto"/>
        <w:left w:val="none" w:sz="0" w:space="0" w:color="auto"/>
        <w:bottom w:val="none" w:sz="0" w:space="0" w:color="auto"/>
        <w:right w:val="none" w:sz="0" w:space="0" w:color="auto"/>
      </w:divBdr>
    </w:div>
    <w:div w:id="1567643235">
      <w:bodyDiv w:val="1"/>
      <w:marLeft w:val="0"/>
      <w:marRight w:val="0"/>
      <w:marTop w:val="0"/>
      <w:marBottom w:val="0"/>
      <w:divBdr>
        <w:top w:val="none" w:sz="0" w:space="0" w:color="auto"/>
        <w:left w:val="none" w:sz="0" w:space="0" w:color="auto"/>
        <w:bottom w:val="none" w:sz="0" w:space="0" w:color="auto"/>
        <w:right w:val="none" w:sz="0" w:space="0" w:color="auto"/>
      </w:divBdr>
    </w:div>
    <w:div w:id="1648171059">
      <w:bodyDiv w:val="1"/>
      <w:marLeft w:val="0"/>
      <w:marRight w:val="0"/>
      <w:marTop w:val="0"/>
      <w:marBottom w:val="0"/>
      <w:divBdr>
        <w:top w:val="none" w:sz="0" w:space="0" w:color="auto"/>
        <w:left w:val="none" w:sz="0" w:space="0" w:color="auto"/>
        <w:bottom w:val="none" w:sz="0" w:space="0" w:color="auto"/>
        <w:right w:val="none" w:sz="0" w:space="0" w:color="auto"/>
      </w:divBdr>
    </w:div>
    <w:div w:id="1804931801">
      <w:bodyDiv w:val="1"/>
      <w:marLeft w:val="0"/>
      <w:marRight w:val="0"/>
      <w:marTop w:val="0"/>
      <w:marBottom w:val="0"/>
      <w:divBdr>
        <w:top w:val="none" w:sz="0" w:space="0" w:color="auto"/>
        <w:left w:val="none" w:sz="0" w:space="0" w:color="auto"/>
        <w:bottom w:val="none" w:sz="0" w:space="0" w:color="auto"/>
        <w:right w:val="none" w:sz="0" w:space="0" w:color="auto"/>
      </w:divBdr>
    </w:div>
    <w:div w:id="1898206450">
      <w:bodyDiv w:val="1"/>
      <w:marLeft w:val="0"/>
      <w:marRight w:val="0"/>
      <w:marTop w:val="0"/>
      <w:marBottom w:val="0"/>
      <w:divBdr>
        <w:top w:val="none" w:sz="0" w:space="0" w:color="auto"/>
        <w:left w:val="none" w:sz="0" w:space="0" w:color="auto"/>
        <w:bottom w:val="none" w:sz="0" w:space="0" w:color="auto"/>
        <w:right w:val="none" w:sz="0" w:space="0" w:color="auto"/>
      </w:divBdr>
    </w:div>
    <w:div w:id="1901556737">
      <w:bodyDiv w:val="1"/>
      <w:marLeft w:val="0"/>
      <w:marRight w:val="0"/>
      <w:marTop w:val="0"/>
      <w:marBottom w:val="0"/>
      <w:divBdr>
        <w:top w:val="none" w:sz="0" w:space="0" w:color="auto"/>
        <w:left w:val="none" w:sz="0" w:space="0" w:color="auto"/>
        <w:bottom w:val="none" w:sz="0" w:space="0" w:color="auto"/>
        <w:right w:val="none" w:sz="0" w:space="0" w:color="auto"/>
      </w:divBdr>
    </w:div>
    <w:div w:id="2036150390">
      <w:bodyDiv w:val="1"/>
      <w:marLeft w:val="0"/>
      <w:marRight w:val="0"/>
      <w:marTop w:val="0"/>
      <w:marBottom w:val="0"/>
      <w:divBdr>
        <w:top w:val="none" w:sz="0" w:space="0" w:color="auto"/>
        <w:left w:val="none" w:sz="0" w:space="0" w:color="auto"/>
        <w:bottom w:val="none" w:sz="0" w:space="0" w:color="auto"/>
        <w:right w:val="none" w:sz="0" w:space="0" w:color="auto"/>
      </w:divBdr>
    </w:div>
    <w:div w:id="210699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962B6-FBE7-9947-A979-64CEDA1DC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33</Pages>
  <Words>58982</Words>
  <Characters>318503</Characters>
  <Application>Microsoft Office Word</Application>
  <DocSecurity>0</DocSecurity>
  <Lines>2654</Lines>
  <Paragraphs>753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Alina</dc:creator>
  <cp:lastModifiedBy>Gabriel Nakamura</cp:lastModifiedBy>
  <cp:revision>9</cp:revision>
  <dcterms:created xsi:type="dcterms:W3CDTF">2019-07-22T19:50:00Z</dcterms:created>
  <dcterms:modified xsi:type="dcterms:W3CDTF">2019-07-23T00:26:00Z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http://www.zotero.org/styles/ecology-letters</vt:lpwstr>
  </property>
  <property fmtid="{D5CDD505-2E9C-101B-9397-08002B2CF9AE}" pid="12" name="Mendeley Recent Style Name 4_1">
    <vt:lpwstr>Ecology Letters</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5c056a3c-1100-3907-b789-2afa124261de</vt:lpwstr>
  </property>
  <property fmtid="{D5CDD505-2E9C-101B-9397-08002B2CF9AE}" pid="24" name="Mendeley Citation Style_1">
    <vt:lpwstr>http://www.zotero.org/styles/ecology-letters</vt:lpwstr>
  </property>
</Properties>
</file>