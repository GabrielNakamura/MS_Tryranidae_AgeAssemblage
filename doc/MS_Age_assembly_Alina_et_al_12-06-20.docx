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14D8C" w14:textId="4E90BAEA" w:rsidR="00B86404" w:rsidRPr="005B518A" w:rsidRDefault="004205CC" w:rsidP="005B518A">
      <w:pPr>
        <w:spacing w:after="240" w:line="480" w:lineRule="auto"/>
        <w:rPr>
          <w:rFonts w:ascii="Times New Roman" w:hAnsi="Times New Roman" w:cs="Times New Roman"/>
          <w:b/>
          <w:i/>
          <w:sz w:val="24"/>
          <w:szCs w:val="24"/>
          <w:lang w:val="en-US"/>
        </w:rPr>
      </w:pPr>
      <w:r>
        <w:rPr>
          <w:rFonts w:ascii="Times New Roman" w:hAnsi="Times New Roman" w:cs="Times New Roman"/>
          <w:b/>
          <w:i/>
          <w:sz w:val="24"/>
          <w:szCs w:val="24"/>
          <w:lang w:val="en-US"/>
        </w:rPr>
        <w:t>Imprints of tropical niche conservatism in the radiation of Tyrannidae</w:t>
      </w:r>
    </w:p>
    <w:p w14:paraId="18436383" w14:textId="6EEB336D" w:rsidR="00B86404" w:rsidRPr="00B86404" w:rsidRDefault="00B86404" w:rsidP="00B86404">
      <w:pPr>
        <w:spacing w:after="0" w:line="480" w:lineRule="auto"/>
        <w:rPr>
          <w:rFonts w:ascii="Times New Roman" w:hAnsi="Times New Roman" w:cs="Times New Roman"/>
          <w:sz w:val="24"/>
          <w:szCs w:val="24"/>
        </w:rPr>
      </w:pPr>
      <w:r w:rsidRPr="00B86404">
        <w:rPr>
          <w:rFonts w:ascii="Times New Roman" w:hAnsi="Times New Roman" w:cs="Times New Roman"/>
          <w:sz w:val="24"/>
          <w:szCs w:val="24"/>
        </w:rPr>
        <w:t>Alina van Dijk</w:t>
      </w:r>
      <w:r w:rsidR="00B15785"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Gabriel Nakamura</w:t>
      </w:r>
      <w:r w:rsidR="00B15785"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Arthur V. Rodrigues</w:t>
      </w:r>
      <w:r w:rsidR="00B15785"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Renan Maestri</w:t>
      </w:r>
      <w:r w:rsidR="00B15785"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Leandro D.S. Duarte</w:t>
      </w:r>
      <w:r w:rsidR="00B15785" w:rsidRPr="00B15785">
        <w:rPr>
          <w:rFonts w:ascii="Times New Roman" w:hAnsi="Times New Roman" w:cs="Times New Roman"/>
          <w:sz w:val="24"/>
          <w:szCs w:val="24"/>
          <w:vertAlign w:val="superscript"/>
        </w:rPr>
        <w:t>1</w:t>
      </w:r>
    </w:p>
    <w:p w14:paraId="6C4D65B0" w14:textId="09F576B8" w:rsidR="00B86404" w:rsidRPr="00B15785" w:rsidRDefault="00B86404" w:rsidP="005B518A">
      <w:pPr>
        <w:spacing w:after="240" w:line="480" w:lineRule="auto"/>
        <w:rPr>
          <w:rFonts w:ascii="Times New Roman" w:hAnsi="Times New Roman" w:cs="Times New Roman"/>
          <w:sz w:val="24"/>
          <w:szCs w:val="24"/>
        </w:rPr>
      </w:pPr>
      <w:r w:rsidRPr="00B86404">
        <w:rPr>
          <w:rFonts w:ascii="Times New Roman" w:hAnsi="Times New Roman" w:cs="Times New Roman"/>
          <w:sz w:val="24"/>
          <w:szCs w:val="24"/>
          <w:vertAlign w:val="superscript"/>
        </w:rPr>
        <w:t>1</w:t>
      </w:r>
      <w:r w:rsidRPr="00B86404">
        <w:rPr>
          <w:rFonts w:ascii="Times New Roman" w:hAnsi="Times New Roman" w:cs="Times New Roman"/>
          <w:sz w:val="24"/>
          <w:szCs w:val="24"/>
        </w:rPr>
        <w:t>Programa de Pós-Graduação em Ecologia, Universidade Federal do Rio Grande do Sul</w:t>
      </w:r>
      <w:r w:rsidR="00B15785">
        <w:rPr>
          <w:rFonts w:ascii="Times New Roman" w:hAnsi="Times New Roman" w:cs="Times New Roman"/>
          <w:sz w:val="24"/>
          <w:szCs w:val="24"/>
        </w:rPr>
        <w:t xml:space="preserve">, Porto Alegre RS, </w:t>
      </w:r>
      <w:proofErr w:type="spellStart"/>
      <w:r w:rsidR="00B15785">
        <w:rPr>
          <w:rFonts w:ascii="Times New Roman" w:hAnsi="Times New Roman" w:cs="Times New Roman"/>
          <w:sz w:val="24"/>
          <w:szCs w:val="24"/>
        </w:rPr>
        <w:t>Brazil</w:t>
      </w:r>
      <w:proofErr w:type="spellEnd"/>
      <w:r w:rsidR="00B15785">
        <w:rPr>
          <w:rFonts w:ascii="Times New Roman" w:hAnsi="Times New Roman" w:cs="Times New Roman"/>
          <w:sz w:val="24"/>
          <w:szCs w:val="24"/>
        </w:rPr>
        <w:t>.</w:t>
      </w:r>
    </w:p>
    <w:p w14:paraId="361A265C" w14:textId="26696628" w:rsidR="00B86404" w:rsidRPr="00B86404" w:rsidRDefault="00B15785" w:rsidP="00B86404">
      <w:pPr>
        <w:pStyle w:val="SemEspaamento"/>
        <w:spacing w:line="480" w:lineRule="auto"/>
        <w:jc w:val="both"/>
        <w:rPr>
          <w:rFonts w:ascii="Times New Roman" w:hAnsi="Times New Roman" w:cs="Times New Roman"/>
          <w:b/>
          <w:sz w:val="24"/>
          <w:szCs w:val="24"/>
          <w:lang w:val="en-US"/>
        </w:rPr>
      </w:pPr>
      <w:commentRangeStart w:id="0"/>
      <w:r>
        <w:rPr>
          <w:rFonts w:ascii="Times New Roman" w:hAnsi="Times New Roman" w:cs="Times New Roman"/>
          <w:b/>
          <w:sz w:val="24"/>
          <w:szCs w:val="24"/>
          <w:lang w:val="en-US"/>
        </w:rPr>
        <w:t>ABSTRACT</w:t>
      </w:r>
      <w:commentRangeEnd w:id="0"/>
      <w:r w:rsidR="00C80F1A">
        <w:rPr>
          <w:rStyle w:val="Refdecomentrio"/>
          <w:rFonts w:asciiTheme="minorHAnsi" w:eastAsiaTheme="minorHAnsi" w:hAnsiTheme="minorHAnsi" w:cstheme="minorBidi"/>
          <w:lang w:val="pt-BR" w:eastAsia="en-US"/>
        </w:rPr>
        <w:commentReference w:id="0"/>
      </w:r>
    </w:p>
    <w:p w14:paraId="617EA333" w14:textId="4705DD8C" w:rsidR="001174F9" w:rsidRDefault="00E73CA1" w:rsidP="00A970A1">
      <w:pPr>
        <w:pStyle w:val="SemEspaamento"/>
        <w:spacing w:line="480" w:lineRule="auto"/>
        <w:ind w:firstLine="708"/>
        <w:jc w:val="both"/>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The latitudinal gradient of species richness is a result of </w:t>
      </w:r>
      <w:r w:rsidR="00D21E3A">
        <w:rPr>
          <w:rFonts w:ascii="Times New Roman" w:hAnsi="Times New Roman" w:cs="Times New Roman"/>
          <w:sz w:val="24"/>
          <w:szCs w:val="24"/>
          <w:lang w:val="en-US" w:eastAsia="en-US"/>
        </w:rPr>
        <w:t xml:space="preserve">either </w:t>
      </w:r>
      <w:r w:rsidR="00AC49FE">
        <w:rPr>
          <w:rFonts w:ascii="Times New Roman" w:hAnsi="Times New Roman" w:cs="Times New Roman"/>
          <w:sz w:val="24"/>
          <w:szCs w:val="24"/>
          <w:lang w:val="en-US" w:eastAsia="en-US"/>
        </w:rPr>
        <w:t>differing rates</w:t>
      </w:r>
      <w:r w:rsidR="00A970A1">
        <w:rPr>
          <w:rFonts w:ascii="Times New Roman" w:hAnsi="Times New Roman" w:cs="Times New Roman"/>
          <w:sz w:val="24"/>
          <w:szCs w:val="24"/>
          <w:lang w:val="en-US" w:eastAsia="en-US"/>
        </w:rPr>
        <w:t xml:space="preserve"> or differing accumulation</w:t>
      </w:r>
      <w:r w:rsidR="00AC49FE">
        <w:rPr>
          <w:rFonts w:ascii="Times New Roman" w:hAnsi="Times New Roman" w:cs="Times New Roman"/>
          <w:sz w:val="24"/>
          <w:szCs w:val="24"/>
          <w:lang w:val="en-US" w:eastAsia="en-US"/>
        </w:rPr>
        <w:t xml:space="preserve"> of speciation, extinction and dispersal between tropical and temperate regions. Recently, </w:t>
      </w:r>
      <w:r w:rsidR="00A970A1">
        <w:rPr>
          <w:rFonts w:ascii="Times New Roman" w:hAnsi="Times New Roman" w:cs="Times New Roman"/>
          <w:sz w:val="24"/>
          <w:szCs w:val="24"/>
          <w:lang w:val="en-US" w:eastAsia="en-US"/>
        </w:rPr>
        <w:t xml:space="preserve">debate revolved around two hypotheses to explain richness gradients </w:t>
      </w:r>
      <w:r w:rsidR="00A36B5A">
        <w:rPr>
          <w:rFonts w:ascii="Times New Roman" w:hAnsi="Times New Roman" w:cs="Times New Roman"/>
          <w:sz w:val="24"/>
          <w:szCs w:val="24"/>
          <w:lang w:val="en-US" w:eastAsia="en-US"/>
        </w:rPr>
        <w:t>of</w:t>
      </w:r>
      <w:r w:rsidR="00A970A1">
        <w:rPr>
          <w:rFonts w:ascii="Times New Roman" w:hAnsi="Times New Roman" w:cs="Times New Roman"/>
          <w:sz w:val="24"/>
          <w:szCs w:val="24"/>
          <w:lang w:val="en-US" w:eastAsia="en-US"/>
        </w:rPr>
        <w:t xml:space="preserve"> birds, namely the </w:t>
      </w:r>
      <w:r w:rsidR="00A970A1" w:rsidRPr="00B86404">
        <w:rPr>
          <w:rFonts w:ascii="Times New Roman" w:hAnsi="Times New Roman" w:cs="Times New Roman"/>
          <w:sz w:val="24"/>
          <w:szCs w:val="24"/>
          <w:lang w:val="en-US" w:eastAsia="en-US"/>
        </w:rPr>
        <w:t>Tropical Niche Conservatism (TNC) and the Out of the Tropics (OTT)</w:t>
      </w:r>
      <w:r w:rsidR="00A970A1">
        <w:rPr>
          <w:rFonts w:ascii="Times New Roman" w:hAnsi="Times New Roman" w:cs="Times New Roman"/>
          <w:sz w:val="24"/>
          <w:szCs w:val="24"/>
          <w:lang w:val="en-US" w:eastAsia="en-US"/>
        </w:rPr>
        <w:t xml:space="preserve">. Under TNC, </w:t>
      </w:r>
      <w:r w:rsidR="00AC49FE">
        <w:rPr>
          <w:rFonts w:ascii="Times New Roman" w:hAnsi="Times New Roman" w:cs="Times New Roman"/>
          <w:sz w:val="24"/>
          <w:szCs w:val="24"/>
          <w:lang w:val="en-US" w:eastAsia="en-US"/>
        </w:rPr>
        <w:t xml:space="preserve">an old colonization of the tropical region coupled with infrequent dispersal to temperate regions </w:t>
      </w:r>
      <w:r w:rsidR="00A970A1">
        <w:rPr>
          <w:rFonts w:ascii="Times New Roman" w:hAnsi="Times New Roman" w:cs="Times New Roman"/>
          <w:sz w:val="24"/>
          <w:szCs w:val="24"/>
          <w:lang w:val="en-US" w:eastAsia="en-US"/>
        </w:rPr>
        <w:t>is</w:t>
      </w:r>
      <w:r w:rsidR="00AC49FE">
        <w:rPr>
          <w:rFonts w:ascii="Times New Roman" w:hAnsi="Times New Roman" w:cs="Times New Roman"/>
          <w:sz w:val="24"/>
          <w:szCs w:val="24"/>
          <w:lang w:val="en-US" w:eastAsia="en-US"/>
        </w:rPr>
        <w:t xml:space="preserve"> the principal </w:t>
      </w:r>
      <w:r w:rsidR="00A970A1">
        <w:rPr>
          <w:rFonts w:ascii="Times New Roman" w:hAnsi="Times New Roman" w:cs="Times New Roman"/>
          <w:sz w:val="24"/>
          <w:szCs w:val="24"/>
          <w:lang w:val="en-US" w:eastAsia="en-US"/>
        </w:rPr>
        <w:t>driver</w:t>
      </w:r>
      <w:r w:rsidR="00AC49FE">
        <w:rPr>
          <w:rFonts w:ascii="Times New Roman" w:hAnsi="Times New Roman" w:cs="Times New Roman"/>
          <w:sz w:val="24"/>
          <w:szCs w:val="24"/>
          <w:lang w:val="en-US" w:eastAsia="en-US"/>
        </w:rPr>
        <w:t xml:space="preserve"> of birds’ richness gradients.</w:t>
      </w:r>
      <w:r w:rsidR="00A970A1">
        <w:rPr>
          <w:rFonts w:ascii="Times New Roman" w:hAnsi="Times New Roman" w:cs="Times New Roman"/>
          <w:sz w:val="24"/>
          <w:szCs w:val="24"/>
          <w:lang w:val="en-US" w:eastAsia="en-US"/>
        </w:rPr>
        <w:t xml:space="preserve"> Under OTT, net diversification in the tropical region is higher than in the temperate regions, and dispersal from tropical to temperate regions is frequent. Here, we evalu</w:t>
      </w:r>
      <w:r w:rsidR="00A36B5A">
        <w:rPr>
          <w:rFonts w:ascii="Times New Roman" w:hAnsi="Times New Roman" w:cs="Times New Roman"/>
          <w:sz w:val="24"/>
          <w:szCs w:val="24"/>
          <w:lang w:val="en-US" w:eastAsia="en-US"/>
        </w:rPr>
        <w:t xml:space="preserve">ated the support for each hypothesis during the radiation of New-World Tyrannidae. We mapped Tyrannidae richness across </w:t>
      </w:r>
      <w:proofErr w:type="gramStart"/>
      <w:r w:rsidR="00A36B5A">
        <w:rPr>
          <w:rFonts w:ascii="Times New Roman" w:hAnsi="Times New Roman" w:cs="Times New Roman"/>
          <w:sz w:val="24"/>
          <w:szCs w:val="24"/>
          <w:lang w:val="en-US" w:eastAsia="en-US"/>
        </w:rPr>
        <w:t>one degree</w:t>
      </w:r>
      <w:proofErr w:type="gramEnd"/>
      <w:r w:rsidR="00A36B5A">
        <w:rPr>
          <w:rFonts w:ascii="Times New Roman" w:hAnsi="Times New Roman" w:cs="Times New Roman"/>
          <w:sz w:val="24"/>
          <w:szCs w:val="24"/>
          <w:lang w:val="en-US" w:eastAsia="en-US"/>
        </w:rPr>
        <w:t xml:space="preserve"> cells</w:t>
      </w:r>
      <w:r w:rsidR="00F129AA">
        <w:rPr>
          <w:rFonts w:ascii="Times New Roman" w:hAnsi="Times New Roman" w:cs="Times New Roman"/>
          <w:sz w:val="24"/>
          <w:szCs w:val="24"/>
          <w:lang w:val="en-US" w:eastAsia="en-US"/>
        </w:rPr>
        <w:t xml:space="preserve"> (assemblages)</w:t>
      </w:r>
      <w:r w:rsidR="00A36B5A">
        <w:rPr>
          <w:rFonts w:ascii="Times New Roman" w:hAnsi="Times New Roman" w:cs="Times New Roman"/>
          <w:sz w:val="24"/>
          <w:szCs w:val="24"/>
          <w:lang w:val="en-US" w:eastAsia="en-US"/>
        </w:rPr>
        <w:t xml:space="preserve"> through the Americas, and quantified the age and phylogenetic clustering of each assemblage based on a time-calibrated phylogenetic hypothesis coupled with ancestral range estimation. We found that the mean age of </w:t>
      </w:r>
      <w:r w:rsidR="00F129AA">
        <w:rPr>
          <w:rFonts w:ascii="Times New Roman" w:hAnsi="Times New Roman" w:cs="Times New Roman"/>
          <w:sz w:val="24"/>
          <w:szCs w:val="24"/>
          <w:lang w:val="en-US" w:eastAsia="en-US"/>
        </w:rPr>
        <w:t>tropical assemblages is consistently higher than temperate ones, and that temperate assemblages form a phylogenetically clustered group of species. Both evidences give more support for the TNC than for the OTT hypothesis. We contend that Tyrannidae diversification history was strongly influenced by a</w:t>
      </w:r>
      <w:r w:rsidR="004C2510">
        <w:rPr>
          <w:rFonts w:ascii="Times New Roman" w:hAnsi="Times New Roman" w:cs="Times New Roman"/>
          <w:sz w:val="24"/>
          <w:szCs w:val="24"/>
          <w:lang w:val="en-US" w:eastAsia="en-US"/>
        </w:rPr>
        <w:t>n</w:t>
      </w:r>
      <w:r w:rsidR="00F129AA">
        <w:rPr>
          <w:rFonts w:ascii="Times New Roman" w:hAnsi="Times New Roman" w:cs="Times New Roman"/>
          <w:sz w:val="24"/>
          <w:szCs w:val="24"/>
          <w:lang w:val="en-US" w:eastAsia="en-US"/>
        </w:rPr>
        <w:t xml:space="preserve"> historical effect related to the older colonization of the tropical region compared to temperate regions, with probably recent and infrequent events of</w:t>
      </w:r>
      <w:r w:rsidR="0068266C">
        <w:rPr>
          <w:rFonts w:ascii="Times New Roman" w:hAnsi="Times New Roman" w:cs="Times New Roman"/>
          <w:sz w:val="24"/>
          <w:szCs w:val="24"/>
          <w:lang w:val="en-US" w:eastAsia="en-US"/>
        </w:rPr>
        <w:t xml:space="preserve"> dispersal to temperate regions.</w:t>
      </w:r>
      <w:r w:rsidR="00F129AA">
        <w:rPr>
          <w:rFonts w:ascii="Times New Roman" w:hAnsi="Times New Roman" w:cs="Times New Roman"/>
          <w:sz w:val="24"/>
          <w:szCs w:val="24"/>
          <w:lang w:val="en-US" w:eastAsia="en-US"/>
        </w:rPr>
        <w:t xml:space="preserve"> </w:t>
      </w:r>
      <w:r w:rsidR="00D21E3A">
        <w:rPr>
          <w:rFonts w:ascii="Times New Roman" w:hAnsi="Times New Roman" w:cs="Times New Roman"/>
          <w:sz w:val="24"/>
          <w:szCs w:val="24"/>
          <w:lang w:val="en-US" w:eastAsia="en-US"/>
        </w:rPr>
        <w:t xml:space="preserve">Direct </w:t>
      </w:r>
      <w:r w:rsidR="00D21E3A">
        <w:rPr>
          <w:rFonts w:ascii="Times New Roman" w:hAnsi="Times New Roman" w:cs="Times New Roman"/>
          <w:sz w:val="24"/>
          <w:szCs w:val="24"/>
          <w:lang w:val="en-US" w:eastAsia="en-US"/>
        </w:rPr>
        <w:lastRenderedPageBreak/>
        <w:t>evidences of</w:t>
      </w:r>
      <w:r w:rsidR="004C2510">
        <w:rPr>
          <w:rFonts w:ascii="Times New Roman" w:hAnsi="Times New Roman" w:cs="Times New Roman"/>
          <w:sz w:val="24"/>
          <w:szCs w:val="24"/>
          <w:lang w:val="en-US" w:eastAsia="en-US"/>
        </w:rPr>
        <w:t xml:space="preserve"> differential speciation and extinction rates can be further explored helping </w:t>
      </w:r>
      <w:r w:rsidR="00D21E3A">
        <w:rPr>
          <w:rFonts w:ascii="Times New Roman" w:hAnsi="Times New Roman" w:cs="Times New Roman"/>
          <w:sz w:val="24"/>
          <w:szCs w:val="24"/>
          <w:lang w:val="en-US" w:eastAsia="en-US"/>
        </w:rPr>
        <w:t xml:space="preserve">with additional evidence </w:t>
      </w:r>
      <w:r w:rsidR="004C2510">
        <w:rPr>
          <w:rFonts w:ascii="Times New Roman" w:hAnsi="Times New Roman" w:cs="Times New Roman"/>
          <w:sz w:val="24"/>
          <w:szCs w:val="24"/>
          <w:lang w:val="en-US" w:eastAsia="en-US"/>
        </w:rPr>
        <w:t>to distinguish both scenarios.</w:t>
      </w:r>
    </w:p>
    <w:p w14:paraId="2CDC2EC7" w14:textId="77E86434" w:rsidR="00B86404" w:rsidRPr="005B518A" w:rsidRDefault="00B86404" w:rsidP="005B518A">
      <w:pPr>
        <w:pStyle w:val="Default"/>
        <w:spacing w:after="240" w:line="480" w:lineRule="auto"/>
        <w:rPr>
          <w:rFonts w:ascii="Times New Roman" w:eastAsia="Times New Roman" w:hAnsi="Times New Roman" w:cs="Times New Roman"/>
          <w:lang w:val="en"/>
        </w:rPr>
      </w:pPr>
      <w:r w:rsidRPr="00B86404">
        <w:rPr>
          <w:rFonts w:ascii="Times New Roman" w:hAnsi="Times New Roman" w:cs="Times New Roman"/>
          <w:b/>
          <w:lang w:val="en-US"/>
        </w:rPr>
        <w:t xml:space="preserve">Keywords: </w:t>
      </w:r>
      <w:r w:rsidRPr="00B86404">
        <w:rPr>
          <w:rFonts w:ascii="Times New Roman" w:eastAsia="Times New Roman" w:hAnsi="Times New Roman" w:cs="Times New Roman"/>
          <w:lang w:val="en"/>
        </w:rPr>
        <w:t>ancestral dispersal,</w:t>
      </w:r>
      <w:r w:rsidR="004C2510">
        <w:rPr>
          <w:rFonts w:ascii="Times New Roman" w:eastAsia="Times New Roman" w:hAnsi="Times New Roman" w:cs="Times New Roman"/>
          <w:lang w:val="en"/>
        </w:rPr>
        <w:t xml:space="preserve"> assemblage age,</w:t>
      </w:r>
      <w:r w:rsidRPr="00B86404">
        <w:rPr>
          <w:rFonts w:ascii="Times New Roman" w:eastAsia="Times New Roman" w:hAnsi="Times New Roman" w:cs="Times New Roman"/>
          <w:lang w:val="en"/>
        </w:rPr>
        <w:t xml:space="preserve"> birds</w:t>
      </w:r>
      <w:r w:rsidR="0068266C">
        <w:rPr>
          <w:rFonts w:ascii="Times New Roman" w:eastAsia="Times New Roman" w:hAnsi="Times New Roman" w:cs="Times New Roman"/>
          <w:lang w:val="en"/>
        </w:rPr>
        <w:t>, latitudinal diversity gradient, tropical niche conservatism, out of the tropics</w:t>
      </w:r>
      <w:r w:rsidR="005B518A">
        <w:rPr>
          <w:rFonts w:ascii="Times New Roman" w:eastAsia="Times New Roman" w:hAnsi="Times New Roman" w:cs="Times New Roman"/>
          <w:lang w:val="en"/>
        </w:rPr>
        <w:t xml:space="preserve">. </w:t>
      </w:r>
    </w:p>
    <w:p w14:paraId="4E8BE232" w14:textId="288BFF83" w:rsidR="00B86404" w:rsidRDefault="00B86404" w:rsidP="00B86404">
      <w:pPr>
        <w:pStyle w:val="Default"/>
        <w:spacing w:line="480" w:lineRule="auto"/>
        <w:rPr>
          <w:ins w:id="1" w:author="Gabriel Nakamura" w:date="2020-06-11T20:26:00Z"/>
          <w:rFonts w:ascii="Times New Roman" w:hAnsi="Times New Roman" w:cs="Times New Roman"/>
          <w:b/>
          <w:lang w:val="en-US"/>
        </w:rPr>
      </w:pPr>
      <w:r w:rsidRPr="00B86404">
        <w:rPr>
          <w:rFonts w:ascii="Times New Roman" w:hAnsi="Times New Roman" w:cs="Times New Roman"/>
          <w:b/>
          <w:lang w:val="en-US"/>
        </w:rPr>
        <w:t>INTRODUCTION</w:t>
      </w:r>
    </w:p>
    <w:p w14:paraId="1DD60914" w14:textId="3CBAC4B1" w:rsidR="00C87DA3" w:rsidRDefault="00655A9F" w:rsidP="00B86404">
      <w:pPr>
        <w:pStyle w:val="Default"/>
        <w:spacing w:line="480" w:lineRule="auto"/>
        <w:rPr>
          <w:ins w:id="2" w:author="Gabriel Nakamura" w:date="2020-06-11T20:49:00Z"/>
          <w:rFonts w:ascii="Times New Roman" w:hAnsi="Times New Roman" w:cs="Times New Roman"/>
          <w:bCs/>
          <w:lang w:val="en-US"/>
        </w:rPr>
      </w:pPr>
      <w:ins w:id="3" w:author="Gabriel Nakamura" w:date="2020-06-11T20:26:00Z">
        <w:r>
          <w:rPr>
            <w:rFonts w:ascii="Times New Roman" w:hAnsi="Times New Roman" w:cs="Times New Roman"/>
            <w:bCs/>
            <w:lang w:val="en-US"/>
          </w:rPr>
          <w:t xml:space="preserve">The diversity observed in the tropics </w:t>
        </w:r>
      </w:ins>
      <w:ins w:id="4" w:author="Gabriel Nakamura" w:date="2020-06-11T22:11:00Z">
        <w:r w:rsidR="00B00813">
          <w:rPr>
            <w:rFonts w:ascii="Times New Roman" w:hAnsi="Times New Roman" w:cs="Times New Roman"/>
            <w:bCs/>
            <w:lang w:val="en-US"/>
          </w:rPr>
          <w:t xml:space="preserve">is a topic </w:t>
        </w:r>
        <w:r w:rsidR="0021275F">
          <w:rPr>
            <w:rFonts w:ascii="Times New Roman" w:hAnsi="Times New Roman" w:cs="Times New Roman"/>
            <w:bCs/>
            <w:lang w:val="en-US"/>
          </w:rPr>
          <w:t>of</w:t>
        </w:r>
      </w:ins>
      <w:ins w:id="5" w:author="Gabriel Nakamura" w:date="2020-06-11T20:27:00Z">
        <w:r w:rsidR="00C3540C">
          <w:rPr>
            <w:rFonts w:ascii="Times New Roman" w:hAnsi="Times New Roman" w:cs="Times New Roman"/>
            <w:bCs/>
            <w:lang w:val="en-US"/>
          </w:rPr>
          <w:t xml:space="preserve"> </w:t>
        </w:r>
      </w:ins>
      <w:ins w:id="6" w:author="Gabriel Nakamura" w:date="2020-06-12T12:36:00Z">
        <w:r w:rsidR="004B747A">
          <w:rPr>
            <w:rFonts w:ascii="Times New Roman" w:hAnsi="Times New Roman" w:cs="Times New Roman"/>
            <w:bCs/>
            <w:lang w:val="en-US"/>
          </w:rPr>
          <w:t>great</w:t>
        </w:r>
      </w:ins>
      <w:ins w:id="7" w:author="Gabriel Nakamura" w:date="2020-06-11T20:27:00Z">
        <w:r w:rsidR="00C3540C">
          <w:rPr>
            <w:rFonts w:ascii="Times New Roman" w:hAnsi="Times New Roman" w:cs="Times New Roman"/>
            <w:bCs/>
            <w:lang w:val="en-US"/>
          </w:rPr>
          <w:t xml:space="preserve"> attention in ecological agenda</w:t>
        </w:r>
      </w:ins>
      <w:ins w:id="8" w:author="Gabriel Nakamura" w:date="2020-06-12T12:37:00Z">
        <w:r w:rsidR="004B747A">
          <w:rPr>
            <w:rFonts w:ascii="Times New Roman" w:hAnsi="Times New Roman" w:cs="Times New Roman"/>
            <w:bCs/>
            <w:lang w:val="en-US"/>
          </w:rPr>
          <w:t xml:space="preserve"> </w:t>
        </w:r>
        <w:r w:rsidR="004B747A" w:rsidRPr="00B86404">
          <w:rPr>
            <w:rFonts w:ascii="Times New Roman" w:hAnsi="Times New Roman" w:cs="Times New Roman"/>
            <w:lang w:val="en-US"/>
          </w:rPr>
          <w:fldChar w:fldCharType="begin" w:fldLock="1"/>
        </w:r>
      </w:ins>
      <w:r w:rsidR="006D7A4B">
        <w:rPr>
          <w:rFonts w:ascii="Times New Roman" w:hAnsi="Times New Roman" w:cs="Times New Roman"/>
          <w:lang w:val="en-US"/>
        </w:rPr>
        <w:instrText>ADDIN CSL_CITATION {"citationItems":[{"id":"ITEM-1","itemData":{"abstract":"The decline of biodiversity with latitude has received great attention, but both the concise pattern and the causes of the gradient are under strong debate. Most studies of the latitudinal gradient comprise only one or few organism types and are often restricted to certain region or habitat types. To test for significant variation in the gradient between organisms, habitats, or regions, a meta-analysis was conducted on nearly 600 latitudinal gradients assembled from the literature. Each gradient was characterized by two effect sizes, strength (correlation coefficient) and slope, and additionally by 14 variables describing organisms, habitats, and regions. The analysis corroborated the high generality of the latitudinal diversity decline. Gradients on regional scales were significantly stronger and steeper than on local scales, and slopes also varied with sampling grain. Both strength and slope increased with organism body mass, and strength increased with trophic level. The body mass-effect size relation varied for ecto-versus homeotherm organisms and for different dispersal types, suggesting allometric effects on energy use and dispersal ability as possible mechanisms for the body mass effect. Latitudinal gradients were weaker and less steep in freshwater than in marine or terrestrial environments and differed significantly between continents and habitat types. The gradient parameters were not affected by hemisphere or the latitudinal range covered. This analysis is the first to describe these general and significant patterns, which have important consequences for models aiming to explain the latitudinal gradient.","author":[{"dropping-particle":"","family":"Hillebrand","given":"Helmut","non-dropping-particle":"","parse-names":false,"suffix":""}],"container-title":"Am. Nat","id":"ITEM-1","issue":"2","issued":{"date-parts":[["2004"]]},"page":"192-211","title":"On the Generality of the Latitudinal Diversity Gradient","type":"article-journal","volume":"163"},"uris":["http://www.mendeley.com/documents/?uuid=85322750-b0f3-33c1-9da0-4827cb56dc4c","http://www.mendeley.com/documents/?uuid=e259bde7-22b4-42d1-91aa-eefb84c5330b"]},{"id":"ITEM-2","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W.","non-dropping-particle":"","parse-names":false,"suffix":""}],"container-title":"Science","id":"ITEM-2","issued":{"date-parts":[["2006"]]},"title":"Out of the tropics: Evolutionary dynamics of the latitudinal diversity gradient","type":"article-journal"},"uris":["http://www.mendeley.com/documents/?uuid=12602bbc-13dd-3dca-aa00-c090f5ae4638","http://www.mendeley.com/documents/?uuid=140d5692-be2a-451d-a668-c484eee3321e"]},{"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9a2fc4de-059b-3a53-85ec-8a07ca44ecfb","http://www.mendeley.com/documents/?uuid=f5b003d6-7734-4ce5-b4f2-5af0ca0fea77"]},{"id":"ITEM-4","itemData":{"author":[{"dropping-particle":"","family":"Hawkins","given":"Bradford A.","non-dropping-particle":"","parse-names":false,"suffix":""}],"container-title":"Trends in Ecology and Evolution","id":"ITEM-4","issued":{"date-parts":[["2001"]]},"title":"Ecology's oldest pattern?","type":"article-journal","volume":"16"},"uris":["http://www.mendeley.com/documents/?uuid=015e0372-a1da-3e40-97bf-af3c1f065186","http://www.mendeley.com/documents/?uuid=8199e271-b562-4b73-8c50-0326b19f1b75"]}],"mendeley":{"formattedCitation":"(Hawkins 2001, Hillebrand 2004, Wiens and Graham 2005, Jablonski et al. 2006)","plainTextFormattedCitation":"(Hawkins 2001, Hillebrand 2004, Wiens and Graham 2005, Jablonski et al. 2006)","previouslyFormattedCitation":"(Hawkins 2001, Hillebrand 2004, Wiens and Graham 2005, Jablonski et al. 2006)"},"properties":{"noteIndex":0},"schema":"https://github.com/citation-style-language/schema/raw/master/csl-citation.json"}</w:instrText>
      </w:r>
      <w:ins w:id="9" w:author="Gabriel Nakamura" w:date="2020-06-12T12:37:00Z">
        <w:r w:rsidR="004B747A" w:rsidRPr="00B86404">
          <w:rPr>
            <w:rFonts w:ascii="Times New Roman" w:hAnsi="Times New Roman" w:cs="Times New Roman"/>
            <w:lang w:val="en-US"/>
          </w:rPr>
          <w:fldChar w:fldCharType="separate"/>
        </w:r>
        <w:r w:rsidR="004B747A" w:rsidRPr="001D4832">
          <w:rPr>
            <w:rFonts w:ascii="Times New Roman" w:hAnsi="Times New Roman" w:cs="Times New Roman"/>
            <w:noProof/>
            <w:lang w:val="en-US"/>
          </w:rPr>
          <w:t>(Hawkins 2001, Hillebrand 2004, Wiens and Graham 2005, Jablonski et al. 2006)</w:t>
        </w:r>
        <w:r w:rsidR="004B747A" w:rsidRPr="00B86404">
          <w:rPr>
            <w:rFonts w:ascii="Times New Roman" w:hAnsi="Times New Roman" w:cs="Times New Roman"/>
            <w:lang w:val="en-US"/>
          </w:rPr>
          <w:fldChar w:fldCharType="end"/>
        </w:r>
      </w:ins>
      <w:ins w:id="10" w:author="Gabriel Nakamura" w:date="2020-06-11T20:27:00Z">
        <w:r w:rsidR="00C3540C">
          <w:rPr>
            <w:rFonts w:ascii="Times New Roman" w:hAnsi="Times New Roman" w:cs="Times New Roman"/>
            <w:bCs/>
            <w:lang w:val="en-US"/>
          </w:rPr>
          <w:t xml:space="preserve">. </w:t>
        </w:r>
      </w:ins>
      <w:ins w:id="11" w:author="Gabriel Nakamura" w:date="2020-06-11T20:48:00Z">
        <w:r w:rsidR="00E46503">
          <w:rPr>
            <w:rFonts w:ascii="Times New Roman" w:hAnsi="Times New Roman" w:cs="Times New Roman"/>
            <w:bCs/>
            <w:lang w:val="en-US"/>
          </w:rPr>
          <w:t>I</w:t>
        </w:r>
      </w:ins>
      <w:ins w:id="12" w:author="Gabriel Nakamura" w:date="2020-06-11T20:27:00Z">
        <w:r w:rsidR="00C3540C">
          <w:rPr>
            <w:rFonts w:ascii="Times New Roman" w:hAnsi="Times New Roman" w:cs="Times New Roman"/>
            <w:bCs/>
            <w:lang w:val="en-US"/>
          </w:rPr>
          <w:t xml:space="preserve">n situ speciation and </w:t>
        </w:r>
        <w:r w:rsidR="00D10D34">
          <w:rPr>
            <w:rFonts w:ascii="Times New Roman" w:hAnsi="Times New Roman" w:cs="Times New Roman"/>
            <w:bCs/>
            <w:lang w:val="en-US"/>
          </w:rPr>
          <w:t xml:space="preserve">historical dispersion </w:t>
        </w:r>
      </w:ins>
      <w:ins w:id="13" w:author="Gabriel Nakamura" w:date="2020-06-11T20:29:00Z">
        <w:r w:rsidR="008E0C47">
          <w:rPr>
            <w:rFonts w:ascii="Times New Roman" w:hAnsi="Times New Roman" w:cs="Times New Roman"/>
            <w:bCs/>
            <w:lang w:val="en-US"/>
          </w:rPr>
          <w:t xml:space="preserve">are supposed to generate the differences in diversity observed </w:t>
        </w:r>
        <w:r w:rsidR="00B903FB">
          <w:rPr>
            <w:rFonts w:ascii="Times New Roman" w:hAnsi="Times New Roman" w:cs="Times New Roman"/>
            <w:bCs/>
            <w:lang w:val="en-US"/>
          </w:rPr>
          <w:t xml:space="preserve">among </w:t>
        </w:r>
      </w:ins>
      <w:ins w:id="14" w:author="Gabriel Nakamura" w:date="2020-06-12T12:37:00Z">
        <w:r w:rsidR="006B6006">
          <w:rPr>
            <w:rFonts w:ascii="Times New Roman" w:hAnsi="Times New Roman" w:cs="Times New Roman"/>
            <w:bCs/>
            <w:lang w:val="en-US"/>
          </w:rPr>
          <w:t>tropical</w:t>
        </w:r>
      </w:ins>
      <w:ins w:id="15" w:author="Gabriel Nakamura" w:date="2020-06-11T20:29:00Z">
        <w:r w:rsidR="00B903FB">
          <w:rPr>
            <w:rFonts w:ascii="Times New Roman" w:hAnsi="Times New Roman" w:cs="Times New Roman"/>
            <w:bCs/>
            <w:lang w:val="en-US"/>
          </w:rPr>
          <w:t xml:space="preserve"> and t</w:t>
        </w:r>
      </w:ins>
      <w:ins w:id="16" w:author="Gabriel Nakamura" w:date="2020-06-12T12:37:00Z">
        <w:r w:rsidR="006B6006">
          <w:rPr>
            <w:rFonts w:ascii="Times New Roman" w:hAnsi="Times New Roman" w:cs="Times New Roman"/>
            <w:bCs/>
            <w:lang w:val="en-US"/>
          </w:rPr>
          <w:t>emperate</w:t>
        </w:r>
      </w:ins>
      <w:ins w:id="17" w:author="Gabriel Nakamura" w:date="2020-06-11T20:29:00Z">
        <w:r w:rsidR="00B903FB">
          <w:rPr>
            <w:rFonts w:ascii="Times New Roman" w:hAnsi="Times New Roman" w:cs="Times New Roman"/>
            <w:bCs/>
            <w:lang w:val="en-US"/>
          </w:rPr>
          <w:t xml:space="preserve"> regions</w:t>
        </w:r>
        <w:r w:rsidR="008E0C47">
          <w:rPr>
            <w:rFonts w:ascii="Times New Roman" w:hAnsi="Times New Roman" w:cs="Times New Roman"/>
            <w:bCs/>
            <w:lang w:val="en-US"/>
          </w:rPr>
          <w:t xml:space="preserve">, and </w:t>
        </w:r>
      </w:ins>
      <w:ins w:id="18" w:author="Gabriel Nakamura" w:date="2020-06-11T22:11:00Z">
        <w:r w:rsidR="0021275F">
          <w:rPr>
            <w:rFonts w:ascii="Times New Roman" w:hAnsi="Times New Roman" w:cs="Times New Roman"/>
            <w:bCs/>
            <w:lang w:val="en-US"/>
          </w:rPr>
          <w:t>some empirical evidence based on</w:t>
        </w:r>
      </w:ins>
      <w:ins w:id="19" w:author="Gabriel Nakamura" w:date="2020-06-11T22:12:00Z">
        <w:r w:rsidR="0021275F">
          <w:rPr>
            <w:rFonts w:ascii="Times New Roman" w:hAnsi="Times New Roman" w:cs="Times New Roman"/>
            <w:bCs/>
            <w:lang w:val="en-US"/>
          </w:rPr>
          <w:t xml:space="preserve"> diversity patterns</w:t>
        </w:r>
      </w:ins>
      <w:ins w:id="20" w:author="Gabriel Nakamura" w:date="2020-06-11T22:11:00Z">
        <w:r w:rsidR="0021275F">
          <w:rPr>
            <w:rFonts w:ascii="Times New Roman" w:hAnsi="Times New Roman" w:cs="Times New Roman"/>
            <w:bCs/>
            <w:lang w:val="en-US"/>
          </w:rPr>
          <w:t xml:space="preserve"> </w:t>
        </w:r>
      </w:ins>
      <w:ins w:id="21" w:author="Gabriel Nakamura" w:date="2020-06-11T20:29:00Z">
        <w:r w:rsidR="008E0C47">
          <w:rPr>
            <w:rFonts w:ascii="Times New Roman" w:hAnsi="Times New Roman" w:cs="Times New Roman"/>
            <w:bCs/>
            <w:lang w:val="en-US"/>
          </w:rPr>
          <w:t xml:space="preserve">supported </w:t>
        </w:r>
      </w:ins>
      <w:ins w:id="22" w:author="Gabriel Nakamura" w:date="2020-06-11T22:11:00Z">
        <w:r w:rsidR="0021275F">
          <w:rPr>
            <w:rFonts w:ascii="Times New Roman" w:hAnsi="Times New Roman" w:cs="Times New Roman"/>
            <w:bCs/>
            <w:lang w:val="en-US"/>
          </w:rPr>
          <w:t xml:space="preserve">the effects </w:t>
        </w:r>
      </w:ins>
      <w:ins w:id="23" w:author="Gabriel Nakamura" w:date="2020-06-11T22:12:00Z">
        <w:r w:rsidR="0021275F">
          <w:rPr>
            <w:rFonts w:ascii="Times New Roman" w:hAnsi="Times New Roman" w:cs="Times New Roman"/>
            <w:bCs/>
            <w:lang w:val="en-US"/>
          </w:rPr>
          <w:t xml:space="preserve">of these mechanisms </w:t>
        </w:r>
      </w:ins>
      <w:ins w:id="24" w:author="Gabriel Nakamura" w:date="2020-06-12T12:37:00Z">
        <w:r w:rsidR="006B6006">
          <w:rPr>
            <w:rFonts w:ascii="Times New Roman" w:hAnsi="Times New Roman" w:cs="Times New Roman"/>
            <w:bCs/>
            <w:lang w:val="en-US"/>
          </w:rPr>
          <w:t xml:space="preserve">in some </w:t>
        </w:r>
      </w:ins>
      <w:ins w:id="25" w:author="Gabriel Nakamura" w:date="2020-06-12T12:38:00Z">
        <w:r w:rsidR="006B6006">
          <w:rPr>
            <w:rFonts w:ascii="Times New Roman" w:hAnsi="Times New Roman" w:cs="Times New Roman"/>
            <w:bCs/>
            <w:lang w:val="en-US"/>
          </w:rPr>
          <w:t xml:space="preserve">groups </w:t>
        </w:r>
      </w:ins>
      <w:ins w:id="26" w:author="Gabriel Nakamura" w:date="2020-06-11T20:29:00Z">
        <w:r w:rsidR="008E0C47">
          <w:rPr>
            <w:rFonts w:ascii="Times New Roman" w:hAnsi="Times New Roman" w:cs="Times New Roman"/>
            <w:bCs/>
            <w:lang w:val="en-US"/>
          </w:rPr>
          <w:t>(e.g. Cr</w:t>
        </w:r>
      </w:ins>
      <w:ins w:id="27" w:author="Gabriel Nakamura" w:date="2020-06-11T20:30:00Z">
        <w:r w:rsidR="008E0C47">
          <w:rPr>
            <w:rFonts w:ascii="Times New Roman" w:hAnsi="Times New Roman" w:cs="Times New Roman"/>
            <w:bCs/>
            <w:lang w:val="en-US"/>
          </w:rPr>
          <w:t>ouch et al. 2018</w:t>
        </w:r>
      </w:ins>
      <w:ins w:id="28" w:author="Gabriel Nakamura" w:date="2020-06-11T20:29:00Z">
        <w:r w:rsidR="008E0C47">
          <w:rPr>
            <w:rFonts w:ascii="Times New Roman" w:hAnsi="Times New Roman" w:cs="Times New Roman"/>
            <w:bCs/>
            <w:lang w:val="en-US"/>
          </w:rPr>
          <w:t>)</w:t>
        </w:r>
      </w:ins>
      <w:ins w:id="29" w:author="Gabriel Nakamura" w:date="2020-06-11T20:30:00Z">
        <w:r w:rsidR="008E0C47">
          <w:rPr>
            <w:rFonts w:ascii="Times New Roman" w:hAnsi="Times New Roman" w:cs="Times New Roman"/>
            <w:bCs/>
            <w:lang w:val="en-US"/>
          </w:rPr>
          <w:t>.</w:t>
        </w:r>
      </w:ins>
    </w:p>
    <w:p w14:paraId="50AD2B13" w14:textId="0B29766F" w:rsidR="003A6F6A" w:rsidRDefault="003A6F6A" w:rsidP="00B86404">
      <w:pPr>
        <w:pStyle w:val="Default"/>
        <w:spacing w:line="480" w:lineRule="auto"/>
        <w:rPr>
          <w:ins w:id="30" w:author="Gabriel Nakamura" w:date="2020-06-11T22:32:00Z"/>
          <w:rFonts w:ascii="Times New Roman" w:hAnsi="Times New Roman" w:cs="Times New Roman"/>
          <w:lang w:val="en-US"/>
        </w:rPr>
      </w:pPr>
      <w:ins w:id="31" w:author="Gabriel Nakamura" w:date="2020-06-11T20:49:00Z">
        <w:r>
          <w:rPr>
            <w:rFonts w:ascii="Times New Roman" w:hAnsi="Times New Roman" w:cs="Times New Roman"/>
            <w:bCs/>
            <w:lang w:val="en-US"/>
          </w:rPr>
          <w:tab/>
        </w:r>
      </w:ins>
      <w:ins w:id="32" w:author="Gabriel Nakamura" w:date="2020-06-11T22:12:00Z">
        <w:r w:rsidR="00E60355">
          <w:rPr>
            <w:rFonts w:ascii="Times New Roman" w:hAnsi="Times New Roman" w:cs="Times New Roman"/>
            <w:bCs/>
            <w:lang w:val="en-US"/>
          </w:rPr>
          <w:t>Particularly, two</w:t>
        </w:r>
      </w:ins>
      <w:ins w:id="33" w:author="Gabriel Nakamura" w:date="2020-06-17T19:47:00Z">
        <w:r w:rsidR="00DE24ED">
          <w:rPr>
            <w:rFonts w:ascii="Times New Roman" w:hAnsi="Times New Roman" w:cs="Times New Roman"/>
            <w:bCs/>
            <w:lang w:val="en-US"/>
          </w:rPr>
          <w:t xml:space="preserve"> concurrent</w:t>
        </w:r>
      </w:ins>
      <w:ins w:id="34" w:author="Gabriel Nakamura" w:date="2020-06-11T22:12:00Z">
        <w:r w:rsidR="00E60355">
          <w:rPr>
            <w:rFonts w:ascii="Times New Roman" w:hAnsi="Times New Roman" w:cs="Times New Roman"/>
            <w:bCs/>
            <w:lang w:val="en-US"/>
          </w:rPr>
          <w:t xml:space="preserve"> </w:t>
        </w:r>
      </w:ins>
      <w:ins w:id="35" w:author="Gabriel Nakamura" w:date="2020-06-11T22:23:00Z">
        <w:r w:rsidR="00E50FCB">
          <w:rPr>
            <w:rFonts w:ascii="Times New Roman" w:hAnsi="Times New Roman" w:cs="Times New Roman"/>
            <w:bCs/>
            <w:lang w:val="en-US"/>
          </w:rPr>
          <w:t>hypotheses</w:t>
        </w:r>
      </w:ins>
      <w:ins w:id="36" w:author="Gabriel Nakamura" w:date="2020-06-11T22:13:00Z">
        <w:r w:rsidR="00E60355">
          <w:rPr>
            <w:rFonts w:ascii="Times New Roman" w:hAnsi="Times New Roman" w:cs="Times New Roman"/>
            <w:bCs/>
            <w:lang w:val="en-US"/>
          </w:rPr>
          <w:t xml:space="preserve"> </w:t>
        </w:r>
      </w:ins>
      <w:ins w:id="37" w:author="Gabriel Nakamura" w:date="2020-06-12T12:38:00Z">
        <w:r w:rsidR="00CE3B1E">
          <w:rPr>
            <w:rFonts w:ascii="Times New Roman" w:hAnsi="Times New Roman" w:cs="Times New Roman"/>
            <w:bCs/>
            <w:lang w:val="en-US"/>
          </w:rPr>
          <w:t>highlight</w:t>
        </w:r>
      </w:ins>
      <w:ins w:id="38" w:author="Gabriel Nakamura" w:date="2020-06-11T22:13:00Z">
        <w:r w:rsidR="00E60355">
          <w:rPr>
            <w:rFonts w:ascii="Times New Roman" w:hAnsi="Times New Roman" w:cs="Times New Roman"/>
            <w:bCs/>
            <w:lang w:val="en-US"/>
          </w:rPr>
          <w:t xml:space="preserve"> in situ speciation and historical movements of species (historical dispersal)</w:t>
        </w:r>
      </w:ins>
      <w:ins w:id="39" w:author="Gabriel Nakamura" w:date="2020-06-11T20:49:00Z">
        <w:r w:rsidR="00861907">
          <w:rPr>
            <w:rFonts w:ascii="Times New Roman" w:hAnsi="Times New Roman" w:cs="Times New Roman"/>
            <w:bCs/>
            <w:lang w:val="en-US"/>
          </w:rPr>
          <w:t xml:space="preserve"> </w:t>
        </w:r>
      </w:ins>
      <w:ins w:id="40" w:author="Gabriel Nakamura" w:date="2020-06-11T22:13:00Z">
        <w:r w:rsidR="00E60355">
          <w:rPr>
            <w:rFonts w:ascii="Times New Roman" w:hAnsi="Times New Roman" w:cs="Times New Roman"/>
            <w:bCs/>
            <w:lang w:val="en-US"/>
          </w:rPr>
          <w:t xml:space="preserve">as </w:t>
        </w:r>
      </w:ins>
      <w:ins w:id="41" w:author="Gabriel Nakamura" w:date="2020-06-11T20:49:00Z">
        <w:r w:rsidR="00861907">
          <w:rPr>
            <w:rFonts w:ascii="Times New Roman" w:hAnsi="Times New Roman" w:cs="Times New Roman"/>
            <w:bCs/>
            <w:lang w:val="en-US"/>
          </w:rPr>
          <w:t xml:space="preserve">central mechanisms to </w:t>
        </w:r>
      </w:ins>
      <w:ins w:id="42" w:author="Gabriel Nakamura" w:date="2020-06-11T22:13:00Z">
        <w:r w:rsidR="00E60355">
          <w:rPr>
            <w:rFonts w:ascii="Times New Roman" w:hAnsi="Times New Roman" w:cs="Times New Roman"/>
            <w:bCs/>
            <w:lang w:val="en-US"/>
          </w:rPr>
          <w:t>explain</w:t>
        </w:r>
      </w:ins>
      <w:ins w:id="43" w:author="Gabriel Nakamura" w:date="2020-06-11T20:49:00Z">
        <w:r w:rsidR="00861907">
          <w:rPr>
            <w:rFonts w:ascii="Times New Roman" w:hAnsi="Times New Roman" w:cs="Times New Roman"/>
            <w:bCs/>
            <w:lang w:val="en-US"/>
          </w:rPr>
          <w:t xml:space="preserve"> the diversity in the tropics</w:t>
        </w:r>
      </w:ins>
      <w:ins w:id="44" w:author="Gabriel Nakamura" w:date="2020-06-11T22:13:00Z">
        <w:r w:rsidR="00E60355">
          <w:rPr>
            <w:rFonts w:ascii="Times New Roman" w:hAnsi="Times New Roman" w:cs="Times New Roman"/>
            <w:bCs/>
            <w:lang w:val="en-US"/>
          </w:rPr>
          <w:t xml:space="preserve"> and its</w:t>
        </w:r>
      </w:ins>
      <w:ins w:id="45" w:author="Gabriel Nakamura" w:date="2020-06-11T20:49:00Z">
        <w:r w:rsidR="00861907">
          <w:rPr>
            <w:rFonts w:ascii="Times New Roman" w:hAnsi="Times New Roman" w:cs="Times New Roman"/>
            <w:bCs/>
            <w:lang w:val="en-US"/>
          </w:rPr>
          <w:t xml:space="preserve"> differences </w:t>
        </w:r>
      </w:ins>
      <w:ins w:id="46" w:author="Gabriel Nakamura" w:date="2020-06-11T22:13:00Z">
        <w:r w:rsidR="00E60355">
          <w:rPr>
            <w:rFonts w:ascii="Times New Roman" w:hAnsi="Times New Roman" w:cs="Times New Roman"/>
            <w:bCs/>
            <w:lang w:val="en-US"/>
          </w:rPr>
          <w:t>regarding temperate reg</w:t>
        </w:r>
      </w:ins>
      <w:ins w:id="47" w:author="Gabriel Nakamura" w:date="2020-06-11T22:14:00Z">
        <w:r w:rsidR="00E60355">
          <w:rPr>
            <w:rFonts w:ascii="Times New Roman" w:hAnsi="Times New Roman" w:cs="Times New Roman"/>
            <w:bCs/>
            <w:lang w:val="en-US"/>
          </w:rPr>
          <w:t>ions</w:t>
        </w:r>
      </w:ins>
      <w:ins w:id="48" w:author="Gabriel Nakamura" w:date="2020-06-11T20:50:00Z">
        <w:r w:rsidR="00861907">
          <w:rPr>
            <w:rFonts w:ascii="Times New Roman" w:hAnsi="Times New Roman" w:cs="Times New Roman"/>
            <w:bCs/>
            <w:lang w:val="en-US"/>
          </w:rPr>
          <w:t xml:space="preserve">. </w:t>
        </w:r>
        <w:r w:rsidR="00094AFD">
          <w:rPr>
            <w:rFonts w:ascii="Times New Roman" w:hAnsi="Times New Roman" w:cs="Times New Roman"/>
            <w:bCs/>
            <w:lang w:val="en-US"/>
          </w:rPr>
          <w:t>While</w:t>
        </w:r>
      </w:ins>
      <w:ins w:id="49" w:author="Gabriel Nakamura" w:date="2020-06-11T22:14:00Z">
        <w:r w:rsidR="00FC5E26">
          <w:rPr>
            <w:rFonts w:ascii="Times New Roman" w:hAnsi="Times New Roman" w:cs="Times New Roman"/>
            <w:bCs/>
            <w:lang w:val="en-US"/>
          </w:rPr>
          <w:t xml:space="preserve"> Tro</w:t>
        </w:r>
      </w:ins>
      <w:ins w:id="50" w:author="Gabriel Nakamura" w:date="2020-06-11T22:15:00Z">
        <w:r w:rsidR="00FC5E26">
          <w:rPr>
            <w:rFonts w:ascii="Times New Roman" w:hAnsi="Times New Roman" w:cs="Times New Roman"/>
            <w:bCs/>
            <w:lang w:val="en-US"/>
          </w:rPr>
          <w:t>pical Niche Conservatism</w:t>
        </w:r>
      </w:ins>
      <w:ins w:id="51" w:author="Gabriel Nakamura" w:date="2020-06-11T20:50:00Z">
        <w:r w:rsidR="00094AFD">
          <w:rPr>
            <w:rFonts w:ascii="Times New Roman" w:hAnsi="Times New Roman" w:cs="Times New Roman"/>
            <w:bCs/>
            <w:lang w:val="en-US"/>
          </w:rPr>
          <w:t xml:space="preserve"> </w:t>
        </w:r>
      </w:ins>
      <w:ins w:id="52" w:author="Gabriel Nakamura" w:date="2020-06-11T22:15:00Z">
        <w:r w:rsidR="00FC5E26">
          <w:rPr>
            <w:rFonts w:ascii="Times New Roman" w:hAnsi="Times New Roman" w:cs="Times New Roman"/>
            <w:bCs/>
            <w:lang w:val="en-US"/>
          </w:rPr>
          <w:t>(</w:t>
        </w:r>
      </w:ins>
      <w:ins w:id="53" w:author="Gabriel Nakamura" w:date="2020-06-11T22:14:00Z">
        <w:r w:rsidR="00FC5E26" w:rsidRPr="00B86404">
          <w:rPr>
            <w:rFonts w:ascii="Times New Roman" w:hAnsi="Times New Roman" w:cs="Times New Roman"/>
            <w:lang w:val="en-US"/>
          </w:rPr>
          <w:t>TNC</w:t>
        </w:r>
      </w:ins>
      <w:ins w:id="54" w:author="Gabriel Nakamura" w:date="2020-06-11T22:15:00Z">
        <w:r w:rsidR="00FC5E26">
          <w:rPr>
            <w:rFonts w:ascii="Times New Roman" w:hAnsi="Times New Roman" w:cs="Times New Roman"/>
            <w:lang w:val="en-US"/>
          </w:rPr>
          <w:t>)</w:t>
        </w:r>
      </w:ins>
      <w:ins w:id="55" w:author="Gabriel Nakamura" w:date="2020-06-11T22:24:00Z">
        <w:r w:rsidR="00F22820">
          <w:rPr>
            <w:rFonts w:ascii="Times New Roman" w:hAnsi="Times New Roman" w:cs="Times New Roman"/>
            <w:lang w:val="en-US"/>
          </w:rPr>
          <w:t xml:space="preserve"> assumes tha</w:t>
        </w:r>
      </w:ins>
      <w:ins w:id="56" w:author="Gabriel Nakamura" w:date="2020-06-11T22:25:00Z">
        <w:r w:rsidR="00F22820">
          <w:rPr>
            <w:rFonts w:ascii="Times New Roman" w:hAnsi="Times New Roman" w:cs="Times New Roman"/>
            <w:lang w:val="en-US"/>
          </w:rPr>
          <w:t>t the</w:t>
        </w:r>
      </w:ins>
      <w:ins w:id="57" w:author="Gabriel Nakamura" w:date="2020-06-11T22:14:00Z">
        <w:r w:rsidR="00FC5E26" w:rsidRPr="00B86404">
          <w:rPr>
            <w:rFonts w:ascii="Times New Roman" w:hAnsi="Times New Roman" w:cs="Times New Roman"/>
            <w:lang w:val="en-US"/>
          </w:rPr>
          <w:t xml:space="preserve"> clades originated in the tropics</w:t>
        </w:r>
      </w:ins>
      <w:ins w:id="58" w:author="Gabriel Nakamura" w:date="2020-06-18T09:15:00Z">
        <w:r w:rsidR="00223178">
          <w:rPr>
            <w:rFonts w:ascii="Times New Roman" w:hAnsi="Times New Roman" w:cs="Times New Roman"/>
            <w:lang w:val="en-US"/>
          </w:rPr>
          <w:t>,</w:t>
        </w:r>
      </w:ins>
      <w:ins w:id="59" w:author="Gabriel Nakamura" w:date="2020-06-11T22:25:00Z">
        <w:r w:rsidR="00F22820">
          <w:rPr>
            <w:rFonts w:ascii="Times New Roman" w:hAnsi="Times New Roman" w:cs="Times New Roman"/>
            <w:lang w:val="en-US"/>
          </w:rPr>
          <w:t xml:space="preserve"> diversified</w:t>
        </w:r>
      </w:ins>
      <w:ins w:id="60" w:author="Gabriel Nakamura" w:date="2020-06-11T22:14:00Z">
        <w:r w:rsidR="00FC5E26" w:rsidRPr="00B86404">
          <w:rPr>
            <w:rFonts w:ascii="Times New Roman" w:hAnsi="Times New Roman" w:cs="Times New Roman"/>
            <w:lang w:val="en-US"/>
          </w:rPr>
          <w:t xml:space="preserve"> </w:t>
        </w:r>
      </w:ins>
      <w:ins w:id="61" w:author="Gabriel Nakamura" w:date="2020-06-12T12:39:00Z">
        <w:r w:rsidR="000C3D17">
          <w:rPr>
            <w:rFonts w:ascii="Times New Roman" w:hAnsi="Times New Roman" w:cs="Times New Roman"/>
            <w:lang w:val="en-US"/>
          </w:rPr>
          <w:t xml:space="preserve">locally </w:t>
        </w:r>
      </w:ins>
      <w:ins w:id="62" w:author="Gabriel Nakamura" w:date="2020-06-11T22:14:00Z">
        <w:r w:rsidR="00FC5E26" w:rsidRPr="00B86404">
          <w:rPr>
            <w:rFonts w:ascii="Times New Roman" w:hAnsi="Times New Roman" w:cs="Times New Roman"/>
            <w:lang w:val="en-US"/>
          </w:rPr>
          <w:t>and then a subset of them spread to temperate biomes</w:t>
        </w:r>
        <w:r w:rsidR="00FC5E26">
          <w:rPr>
            <w:rFonts w:ascii="Times New Roman" w:hAnsi="Times New Roman" w:cs="Times New Roman"/>
            <w:lang w:val="en-US"/>
          </w:rPr>
          <w:t xml:space="preserve"> </w:t>
        </w:r>
      </w:ins>
      <w:ins w:id="63" w:author="Gabriel Nakamura" w:date="2020-06-11T22:31:00Z">
        <w:r w:rsidR="00605F61" w:rsidRPr="00B86404">
          <w:rPr>
            <w:rFonts w:ascii="Times New Roman" w:hAnsi="Times New Roman" w:cs="Times New Roman"/>
            <w:noProof/>
            <w:lang w:val="en-US"/>
          </w:rPr>
          <w:t xml:space="preserve">(Wiens &amp; Donoghue 2004; Jansson </w:t>
        </w:r>
        <w:r w:rsidR="00605F61" w:rsidRPr="00B86404">
          <w:rPr>
            <w:rFonts w:ascii="Times New Roman" w:hAnsi="Times New Roman" w:cs="Times New Roman"/>
            <w:i/>
            <w:noProof/>
            <w:lang w:val="en-US"/>
          </w:rPr>
          <w:t>et al.</w:t>
        </w:r>
        <w:r w:rsidR="00605F61" w:rsidRPr="00B86404">
          <w:rPr>
            <w:rFonts w:ascii="Times New Roman" w:hAnsi="Times New Roman" w:cs="Times New Roman"/>
            <w:noProof/>
            <w:lang w:val="en-US"/>
          </w:rPr>
          <w:t xml:space="preserve"> 2013; Duchêne &amp; Cardillo 2015</w:t>
        </w:r>
      </w:ins>
      <w:ins w:id="64" w:author="Gabriel Nakamura" w:date="2020-06-11T22:14:00Z">
        <w:r w:rsidR="00FC5E26">
          <w:rPr>
            <w:rFonts w:ascii="Times New Roman" w:hAnsi="Times New Roman" w:cs="Times New Roman"/>
            <w:lang w:val="en-US"/>
          </w:rPr>
          <w:t>)</w:t>
        </w:r>
      </w:ins>
      <w:ins w:id="65" w:author="Gabriel Nakamura" w:date="2020-06-11T22:25:00Z">
        <w:r w:rsidR="00F22820">
          <w:rPr>
            <w:rFonts w:ascii="Times New Roman" w:hAnsi="Times New Roman" w:cs="Times New Roman"/>
            <w:lang w:val="en-US"/>
          </w:rPr>
          <w:t>, Out of The Tropics (OTT)</w:t>
        </w:r>
      </w:ins>
      <w:ins w:id="66" w:author="Gabriel Nakamura" w:date="2020-06-11T22:26:00Z">
        <w:r w:rsidR="00E426E2">
          <w:rPr>
            <w:rFonts w:ascii="Times New Roman" w:hAnsi="Times New Roman" w:cs="Times New Roman"/>
            <w:lang w:val="en-US"/>
          </w:rPr>
          <w:t xml:space="preserve"> </w:t>
        </w:r>
        <w:r w:rsidR="00E426E2" w:rsidRPr="00B86404">
          <w:rPr>
            <w:rFonts w:ascii="Times New Roman" w:hAnsi="Times New Roman" w:cs="Times New Roman"/>
            <w:lang w:val="en-US"/>
          </w:rPr>
          <w:t xml:space="preserve">suggests that most clades originated in the tropics, but these clades </w:t>
        </w:r>
        <w:r w:rsidR="00E426E2">
          <w:rPr>
            <w:rFonts w:ascii="Times New Roman" w:hAnsi="Times New Roman" w:cs="Times New Roman"/>
            <w:lang w:val="en-US"/>
          </w:rPr>
          <w:t>presented frequent dispersion to temperate zones (</w:t>
        </w:r>
      </w:ins>
      <w:ins w:id="67" w:author="Gabriel Nakamura" w:date="2020-06-11T22:31:00Z">
        <w:r w:rsidR="00605F61" w:rsidRPr="00B86404">
          <w:rPr>
            <w:rFonts w:ascii="Times New Roman" w:hAnsi="Times New Roman" w:cs="Times New Roman"/>
            <w:noProof/>
            <w:lang w:val="en-US"/>
          </w:rPr>
          <w:t xml:space="preserve">Jablonski </w:t>
        </w:r>
        <w:r w:rsidR="00605F61" w:rsidRPr="00B86404">
          <w:rPr>
            <w:rFonts w:ascii="Times New Roman" w:hAnsi="Times New Roman" w:cs="Times New Roman"/>
            <w:i/>
            <w:noProof/>
            <w:lang w:val="en-US"/>
          </w:rPr>
          <w:t>et al.</w:t>
        </w:r>
        <w:r w:rsidR="00605F61" w:rsidRPr="00B86404">
          <w:rPr>
            <w:rFonts w:ascii="Times New Roman" w:hAnsi="Times New Roman" w:cs="Times New Roman"/>
            <w:noProof/>
            <w:lang w:val="en-US"/>
          </w:rPr>
          <w:t xml:space="preserve"> 2006; Mittelbach </w:t>
        </w:r>
        <w:r w:rsidR="00605F61" w:rsidRPr="00B86404">
          <w:rPr>
            <w:rFonts w:ascii="Times New Roman" w:hAnsi="Times New Roman" w:cs="Times New Roman"/>
            <w:i/>
            <w:noProof/>
            <w:lang w:val="en-US"/>
          </w:rPr>
          <w:t>et al.</w:t>
        </w:r>
        <w:r w:rsidR="00605F61" w:rsidRPr="00B86404">
          <w:rPr>
            <w:rFonts w:ascii="Times New Roman" w:hAnsi="Times New Roman" w:cs="Times New Roman"/>
            <w:noProof/>
            <w:lang w:val="en-US"/>
          </w:rPr>
          <w:t xml:space="preserve"> 2007; Jansson </w:t>
        </w:r>
        <w:r w:rsidR="00605F61" w:rsidRPr="00B86404">
          <w:rPr>
            <w:rFonts w:ascii="Times New Roman" w:hAnsi="Times New Roman" w:cs="Times New Roman"/>
            <w:i/>
            <w:noProof/>
            <w:lang w:val="en-US"/>
          </w:rPr>
          <w:t>et al.</w:t>
        </w:r>
        <w:r w:rsidR="00605F61" w:rsidRPr="00B86404">
          <w:rPr>
            <w:rFonts w:ascii="Times New Roman" w:hAnsi="Times New Roman" w:cs="Times New Roman"/>
            <w:noProof/>
            <w:lang w:val="en-US"/>
          </w:rPr>
          <w:t xml:space="preserve"> 2013; Duchêne &amp; Cardillo 2015</w:t>
        </w:r>
      </w:ins>
      <w:ins w:id="68" w:author="Gabriel Nakamura" w:date="2020-06-11T22:26:00Z">
        <w:r w:rsidR="00E426E2">
          <w:rPr>
            <w:rFonts w:ascii="Times New Roman" w:hAnsi="Times New Roman" w:cs="Times New Roman"/>
            <w:lang w:val="en-US"/>
          </w:rPr>
          <w:t>)</w:t>
        </w:r>
      </w:ins>
      <w:ins w:id="69" w:author="Gabriel Nakamura" w:date="2020-06-11T22:27:00Z">
        <w:r w:rsidR="00E426E2">
          <w:rPr>
            <w:rFonts w:ascii="Times New Roman" w:hAnsi="Times New Roman" w:cs="Times New Roman"/>
            <w:lang w:val="en-US"/>
          </w:rPr>
          <w:t xml:space="preserve">. </w:t>
        </w:r>
        <w:r w:rsidR="00F857F4">
          <w:rPr>
            <w:rFonts w:ascii="Times New Roman" w:hAnsi="Times New Roman" w:cs="Times New Roman"/>
            <w:lang w:val="en-US"/>
          </w:rPr>
          <w:t>Therefore, TNC and OTT differ in the timing and frequenc</w:t>
        </w:r>
      </w:ins>
      <w:ins w:id="70" w:author="Gabriel Nakamura" w:date="2020-06-11T22:28:00Z">
        <w:r w:rsidR="00F857F4">
          <w:rPr>
            <w:rFonts w:ascii="Times New Roman" w:hAnsi="Times New Roman" w:cs="Times New Roman"/>
            <w:lang w:val="en-US"/>
          </w:rPr>
          <w:t>y of historical dispersal</w:t>
        </w:r>
        <w:r w:rsidR="00897B44">
          <w:rPr>
            <w:rFonts w:ascii="Times New Roman" w:hAnsi="Times New Roman" w:cs="Times New Roman"/>
            <w:lang w:val="en-US"/>
          </w:rPr>
          <w:t xml:space="preserve">, the first is infrequently and late, whereas the second is frequent and </w:t>
        </w:r>
        <w:r w:rsidR="00E73877">
          <w:rPr>
            <w:rFonts w:ascii="Times New Roman" w:hAnsi="Times New Roman" w:cs="Times New Roman"/>
            <w:lang w:val="en-US"/>
          </w:rPr>
          <w:t>continuous du</w:t>
        </w:r>
      </w:ins>
      <w:ins w:id="71" w:author="Gabriel Nakamura" w:date="2020-06-11T22:29:00Z">
        <w:r w:rsidR="00E73877">
          <w:rPr>
            <w:rFonts w:ascii="Times New Roman" w:hAnsi="Times New Roman" w:cs="Times New Roman"/>
            <w:lang w:val="en-US"/>
          </w:rPr>
          <w:t>ring evolution of species.</w:t>
        </w:r>
      </w:ins>
    </w:p>
    <w:p w14:paraId="1FA04624" w14:textId="2817751E" w:rsidR="00605F61" w:rsidRDefault="00605F61" w:rsidP="00B86404">
      <w:pPr>
        <w:pStyle w:val="Default"/>
        <w:spacing w:line="480" w:lineRule="auto"/>
        <w:rPr>
          <w:ins w:id="72" w:author="Gabriel Nakamura" w:date="2020-06-12T13:14:00Z"/>
          <w:rFonts w:ascii="Times New Roman" w:hAnsi="Times New Roman" w:cs="Times New Roman"/>
          <w:lang w:val="en-US"/>
        </w:rPr>
      </w:pPr>
      <w:ins w:id="73" w:author="Gabriel Nakamura" w:date="2020-06-11T22:32:00Z">
        <w:r>
          <w:rPr>
            <w:rFonts w:ascii="Times New Roman" w:hAnsi="Times New Roman" w:cs="Times New Roman"/>
            <w:lang w:val="en-US"/>
          </w:rPr>
          <w:tab/>
        </w:r>
      </w:ins>
      <w:ins w:id="74" w:author="Gabriel Nakamura" w:date="2020-06-11T22:41:00Z">
        <w:r w:rsidR="003B5173">
          <w:rPr>
            <w:rFonts w:ascii="Times New Roman" w:hAnsi="Times New Roman" w:cs="Times New Roman"/>
            <w:lang w:val="en-US"/>
          </w:rPr>
          <w:t xml:space="preserve">Since both OTT and TNC hypothesis are concordant regarding the role of </w:t>
        </w:r>
      </w:ins>
      <w:ins w:id="75" w:author="Gabriel Nakamura" w:date="2020-06-12T12:40:00Z">
        <w:r w:rsidR="00FA714E">
          <w:rPr>
            <w:rFonts w:ascii="Times New Roman" w:hAnsi="Times New Roman" w:cs="Times New Roman"/>
            <w:lang w:val="en-US"/>
          </w:rPr>
          <w:t xml:space="preserve">in situ speciation in the </w:t>
        </w:r>
      </w:ins>
      <w:ins w:id="76" w:author="Gabriel Nakamura" w:date="2020-06-11T22:41:00Z">
        <w:r w:rsidR="003B5173">
          <w:rPr>
            <w:rFonts w:ascii="Times New Roman" w:hAnsi="Times New Roman" w:cs="Times New Roman"/>
            <w:lang w:val="en-US"/>
          </w:rPr>
          <w:t>tropics, d</w:t>
        </w:r>
      </w:ins>
      <w:ins w:id="77" w:author="Gabriel Nakamura" w:date="2020-06-11T22:40:00Z">
        <w:r w:rsidR="00CB1A87">
          <w:rPr>
            <w:rFonts w:ascii="Times New Roman" w:hAnsi="Times New Roman" w:cs="Times New Roman"/>
            <w:lang w:val="en-US"/>
          </w:rPr>
          <w:t xml:space="preserve">ifferentiating </w:t>
        </w:r>
      </w:ins>
      <w:ins w:id="78" w:author="Gabriel Nakamura" w:date="2020-06-11T22:42:00Z">
        <w:r w:rsidR="00D53C7F">
          <w:rPr>
            <w:rFonts w:ascii="Times New Roman" w:hAnsi="Times New Roman" w:cs="Times New Roman"/>
            <w:lang w:val="en-US"/>
          </w:rPr>
          <w:t xml:space="preserve">between </w:t>
        </w:r>
      </w:ins>
      <w:ins w:id="79" w:author="Gabriel Nakamura" w:date="2020-06-12T12:40:00Z">
        <w:r w:rsidR="00FA714E">
          <w:rPr>
            <w:rFonts w:ascii="Times New Roman" w:hAnsi="Times New Roman" w:cs="Times New Roman"/>
            <w:lang w:val="en-US"/>
          </w:rPr>
          <w:t>them</w:t>
        </w:r>
      </w:ins>
      <w:ins w:id="80" w:author="Gabriel Nakamura" w:date="2020-06-11T22:42:00Z">
        <w:r w:rsidR="00D53C7F">
          <w:rPr>
            <w:rFonts w:ascii="Times New Roman" w:hAnsi="Times New Roman" w:cs="Times New Roman"/>
            <w:lang w:val="en-US"/>
          </w:rPr>
          <w:t xml:space="preserve"> necessarily pass through the estimation of a measure that</w:t>
        </w:r>
      </w:ins>
      <w:ins w:id="81" w:author="Gabriel Nakamura" w:date="2020-06-12T12:40:00Z">
        <w:r w:rsidR="00FA714E">
          <w:rPr>
            <w:rFonts w:ascii="Times New Roman" w:hAnsi="Times New Roman" w:cs="Times New Roman"/>
            <w:lang w:val="en-US"/>
          </w:rPr>
          <w:t xml:space="preserve"> </w:t>
        </w:r>
        <w:r w:rsidR="006D7A4B">
          <w:rPr>
            <w:rFonts w:ascii="Times New Roman" w:hAnsi="Times New Roman" w:cs="Times New Roman"/>
            <w:lang w:val="en-US"/>
          </w:rPr>
          <w:t>explicitly</w:t>
        </w:r>
      </w:ins>
      <w:ins w:id="82" w:author="Gabriel Nakamura" w:date="2020-06-11T22:42:00Z">
        <w:r w:rsidR="00D53C7F">
          <w:rPr>
            <w:rFonts w:ascii="Times New Roman" w:hAnsi="Times New Roman" w:cs="Times New Roman"/>
            <w:lang w:val="en-US"/>
          </w:rPr>
          <w:t xml:space="preserve"> consider the tim</w:t>
        </w:r>
      </w:ins>
      <w:ins w:id="83" w:author="Gabriel Nakamura" w:date="2020-06-12T13:08:00Z">
        <w:r w:rsidR="00113196">
          <w:rPr>
            <w:rFonts w:ascii="Times New Roman" w:hAnsi="Times New Roman" w:cs="Times New Roman"/>
            <w:lang w:val="en-US"/>
          </w:rPr>
          <w:t>ing</w:t>
        </w:r>
      </w:ins>
      <w:ins w:id="84" w:author="Gabriel Nakamura" w:date="2020-06-11T22:42:00Z">
        <w:r w:rsidR="00D53C7F">
          <w:rPr>
            <w:rFonts w:ascii="Times New Roman" w:hAnsi="Times New Roman" w:cs="Times New Roman"/>
            <w:lang w:val="en-US"/>
          </w:rPr>
          <w:t xml:space="preserve"> of </w:t>
        </w:r>
        <w:r w:rsidR="00236596">
          <w:rPr>
            <w:rFonts w:ascii="Times New Roman" w:hAnsi="Times New Roman" w:cs="Times New Roman"/>
            <w:lang w:val="en-US"/>
          </w:rPr>
          <w:t xml:space="preserve">migration </w:t>
        </w:r>
      </w:ins>
      <w:ins w:id="85" w:author="Gabriel Nakamura" w:date="2020-06-11T22:43:00Z">
        <w:r w:rsidR="00236596">
          <w:rPr>
            <w:rFonts w:ascii="Times New Roman" w:hAnsi="Times New Roman" w:cs="Times New Roman"/>
            <w:lang w:val="en-US"/>
          </w:rPr>
          <w:t>events</w:t>
        </w:r>
      </w:ins>
      <w:ins w:id="86" w:author="Gabriel Nakamura" w:date="2020-06-18T09:16:00Z">
        <w:r w:rsidR="00AB2973">
          <w:rPr>
            <w:rFonts w:ascii="Times New Roman" w:hAnsi="Times New Roman" w:cs="Times New Roman"/>
            <w:lang w:val="en-US"/>
          </w:rPr>
          <w:t xml:space="preserve"> (specific </w:t>
        </w:r>
        <w:r w:rsidR="00AB2973">
          <w:rPr>
            <w:rFonts w:ascii="Times New Roman" w:hAnsi="Times New Roman" w:cs="Times New Roman"/>
            <w:lang w:val="en-US"/>
          </w:rPr>
          <w:lastRenderedPageBreak/>
          <w:t xml:space="preserve">time for TNC and </w:t>
        </w:r>
        <w:r w:rsidR="0063441A">
          <w:rPr>
            <w:rFonts w:ascii="Times New Roman" w:hAnsi="Times New Roman" w:cs="Times New Roman"/>
            <w:lang w:val="en-US"/>
          </w:rPr>
          <w:t>diffused for OTT</w:t>
        </w:r>
        <w:r w:rsidR="00AB2973">
          <w:rPr>
            <w:rFonts w:ascii="Times New Roman" w:hAnsi="Times New Roman" w:cs="Times New Roman"/>
            <w:lang w:val="en-US"/>
          </w:rPr>
          <w:t>)</w:t>
        </w:r>
      </w:ins>
      <w:ins w:id="87" w:author="Gabriel Nakamura" w:date="2020-06-18T09:17:00Z">
        <w:r w:rsidR="0063441A">
          <w:rPr>
            <w:rFonts w:ascii="Times New Roman" w:hAnsi="Times New Roman" w:cs="Times New Roman"/>
            <w:lang w:val="en-US"/>
          </w:rPr>
          <w:t xml:space="preserve">, </w:t>
        </w:r>
        <w:r w:rsidR="009C4504">
          <w:rPr>
            <w:rFonts w:ascii="Times New Roman" w:hAnsi="Times New Roman" w:cs="Times New Roman"/>
            <w:lang w:val="en-US"/>
          </w:rPr>
          <w:t xml:space="preserve">that is, the </w:t>
        </w:r>
        <w:r w:rsidR="007608C3">
          <w:rPr>
            <w:rFonts w:ascii="Times New Roman" w:hAnsi="Times New Roman" w:cs="Times New Roman"/>
            <w:lang w:val="en-US"/>
          </w:rPr>
          <w:t xml:space="preserve">timing </w:t>
        </w:r>
      </w:ins>
      <w:ins w:id="88" w:author="Gabriel Nakamura" w:date="2020-06-18T09:18:00Z">
        <w:r w:rsidR="007608C3">
          <w:rPr>
            <w:rFonts w:ascii="Times New Roman" w:hAnsi="Times New Roman" w:cs="Times New Roman"/>
            <w:lang w:val="en-US"/>
          </w:rPr>
          <w:t>and importance of</w:t>
        </w:r>
      </w:ins>
      <w:ins w:id="89" w:author="Gabriel Nakamura" w:date="2020-06-18T09:17:00Z">
        <w:r w:rsidR="007608C3">
          <w:rPr>
            <w:rFonts w:ascii="Times New Roman" w:hAnsi="Times New Roman" w:cs="Times New Roman"/>
            <w:lang w:val="en-US"/>
          </w:rPr>
          <w:t xml:space="preserve"> historical dispersion</w:t>
        </w:r>
      </w:ins>
      <w:ins w:id="90" w:author="Gabriel Nakamura" w:date="2020-06-11T22:43:00Z">
        <w:r w:rsidR="00236596">
          <w:rPr>
            <w:rFonts w:ascii="Times New Roman" w:hAnsi="Times New Roman" w:cs="Times New Roman"/>
            <w:lang w:val="en-US"/>
          </w:rPr>
          <w:t xml:space="preserve">. </w:t>
        </w:r>
      </w:ins>
      <w:ins w:id="91" w:author="Gabriel Nakamura" w:date="2020-06-12T12:41:00Z">
        <w:r w:rsidR="006D7A4B">
          <w:rPr>
            <w:rFonts w:ascii="Times New Roman" w:hAnsi="Times New Roman" w:cs="Times New Roman"/>
            <w:lang w:val="en-US"/>
          </w:rPr>
          <w:fldChar w:fldCharType="begin" w:fldLock="1"/>
        </w:r>
      </w:ins>
      <w:ins w:id="92" w:author="Gabriel Nakamura" w:date="2020-06-12T12:42:00Z">
        <w:r w:rsidR="009979C5">
          <w:rPr>
            <w:rFonts w:ascii="Times New Roman" w:hAnsi="Times New Roman" w:cs="Times New Roman"/>
            <w:lang w:val="en-US"/>
          </w:rPr>
          <w: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birds","type":"article-journal","volume":"42"},"uris":["http://www.mendeley.com/documents/?uuid=bfd436a6-6b0c-4cdb-a2d2-87b85791cf57"]}],"mendeley":{"formattedCitation":"(Crouch et al. 2019)","manualFormatting":"Crouch et al. (2019)","plainTextFormattedCitation":"(Crouch et al. 2019)","previouslyFormattedCitation":"(Crouch et al. 2019)"},"properties":{"noteIndex":0},"schema":"https://github.com/citation-style-language/schema/raw/master/csl-citation.json"}</w:instrText>
        </w:r>
      </w:ins>
      <w:del w:id="93" w:author="Gabriel Nakamura" w:date="2020-06-12T12:42:00Z">
        <w:r w:rsidR="006D7A4B" w:rsidDel="009979C5">
          <w:rPr>
            <w:rFonts w:ascii="Times New Roman" w:hAnsi="Times New Roman" w:cs="Times New Roman"/>
            <w:lang w:val="en-US"/>
          </w:rPr>
          <w:del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birds","type":"article-journal","volume":"42"},"uris":["http://www.mendeley.com/documents/?uuid=bfd436a6-6b0c-4cdb-a2d2-87b85791cf57"]}],"mendeley":{"formattedCitation":"(Crouch et al. 2019)","plainTextFormattedCitation":"(Crouch et al. 2019)","previouslyFormattedCitation":"(Crouch et al. 2019)"},"properties":{"noteIndex":0},"schema":"https://github.com/citation-style-language/schema/raw/master/csl-citation.json"}</w:delInstrText>
        </w:r>
      </w:del>
      <w:r w:rsidR="006D7A4B">
        <w:rPr>
          <w:rFonts w:ascii="Times New Roman" w:hAnsi="Times New Roman" w:cs="Times New Roman"/>
          <w:lang w:val="en-US"/>
        </w:rPr>
        <w:fldChar w:fldCharType="separate"/>
      </w:r>
      <w:del w:id="94" w:author="Gabriel Nakamura" w:date="2020-06-12T12:42:00Z">
        <w:r w:rsidR="006D7A4B" w:rsidRPr="006D7A4B" w:rsidDel="009979C5">
          <w:rPr>
            <w:rFonts w:ascii="Times New Roman" w:hAnsi="Times New Roman" w:cs="Times New Roman"/>
            <w:noProof/>
            <w:lang w:val="en-US"/>
          </w:rPr>
          <w:delText>(</w:delText>
        </w:r>
      </w:del>
      <w:r w:rsidR="006D7A4B" w:rsidRPr="006D7A4B">
        <w:rPr>
          <w:rFonts w:ascii="Times New Roman" w:hAnsi="Times New Roman" w:cs="Times New Roman"/>
          <w:noProof/>
          <w:lang w:val="en-US"/>
        </w:rPr>
        <w:t xml:space="preserve">Crouch et al. </w:t>
      </w:r>
      <w:ins w:id="95" w:author="Gabriel Nakamura" w:date="2020-06-12T12:42:00Z">
        <w:r w:rsidR="009979C5">
          <w:rPr>
            <w:rFonts w:ascii="Times New Roman" w:hAnsi="Times New Roman" w:cs="Times New Roman"/>
            <w:noProof/>
            <w:lang w:val="en-US"/>
          </w:rPr>
          <w:t>(</w:t>
        </w:r>
      </w:ins>
      <w:r w:rsidR="006D7A4B" w:rsidRPr="006D7A4B">
        <w:rPr>
          <w:rFonts w:ascii="Times New Roman" w:hAnsi="Times New Roman" w:cs="Times New Roman"/>
          <w:noProof/>
          <w:lang w:val="en-US"/>
        </w:rPr>
        <w:t>2019)</w:t>
      </w:r>
      <w:ins w:id="96" w:author="Gabriel Nakamura" w:date="2020-06-12T12:41:00Z">
        <w:r w:rsidR="006D7A4B">
          <w:rPr>
            <w:rFonts w:ascii="Times New Roman" w:hAnsi="Times New Roman" w:cs="Times New Roman"/>
            <w:lang w:val="en-US"/>
          </w:rPr>
          <w:fldChar w:fldCharType="end"/>
        </w:r>
      </w:ins>
      <w:ins w:id="97" w:author="Gabriel Nakamura" w:date="2020-06-12T12:42:00Z">
        <w:r w:rsidR="009979C5">
          <w:rPr>
            <w:rFonts w:ascii="Times New Roman" w:hAnsi="Times New Roman" w:cs="Times New Roman"/>
            <w:lang w:val="en-US"/>
          </w:rPr>
          <w:t xml:space="preserve"> argue</w:t>
        </w:r>
        <w:r w:rsidR="00704BB8">
          <w:rPr>
            <w:rFonts w:ascii="Times New Roman" w:hAnsi="Times New Roman" w:cs="Times New Roman"/>
            <w:lang w:val="en-US"/>
          </w:rPr>
          <w:t>d</w:t>
        </w:r>
        <w:r w:rsidR="009979C5">
          <w:rPr>
            <w:rFonts w:ascii="Times New Roman" w:hAnsi="Times New Roman" w:cs="Times New Roman"/>
            <w:lang w:val="en-US"/>
          </w:rPr>
          <w:t xml:space="preserve"> that </w:t>
        </w:r>
        <w:r w:rsidR="00704BB8">
          <w:rPr>
            <w:rFonts w:ascii="Times New Roman" w:hAnsi="Times New Roman" w:cs="Times New Roman"/>
            <w:lang w:val="en-US"/>
          </w:rPr>
          <w:t>the identification of relative importance of in situ speciation and</w:t>
        </w:r>
      </w:ins>
      <w:ins w:id="98" w:author="Gabriel Nakamura" w:date="2020-06-12T12:43:00Z">
        <w:r w:rsidR="00704BB8">
          <w:rPr>
            <w:rFonts w:ascii="Times New Roman" w:hAnsi="Times New Roman" w:cs="Times New Roman"/>
            <w:lang w:val="en-US"/>
          </w:rPr>
          <w:t xml:space="preserve"> historical dispersal can be </w:t>
        </w:r>
      </w:ins>
      <w:ins w:id="99" w:author="Gabriel Nakamura" w:date="2020-06-12T12:45:00Z">
        <w:r w:rsidR="00DE790A">
          <w:rPr>
            <w:rFonts w:ascii="Times New Roman" w:hAnsi="Times New Roman" w:cs="Times New Roman"/>
            <w:lang w:val="en-US"/>
          </w:rPr>
          <w:t xml:space="preserve">identified by calculating a measure of phylogenetic diversity that </w:t>
        </w:r>
        <w:r w:rsidR="000353EC">
          <w:rPr>
            <w:rFonts w:ascii="Times New Roman" w:hAnsi="Times New Roman" w:cs="Times New Roman"/>
            <w:lang w:val="en-US"/>
          </w:rPr>
          <w:t>estimate the mean phylogenetic distance among species in an assemblage</w:t>
        </w:r>
      </w:ins>
      <w:ins w:id="100" w:author="Gabriel Nakamura" w:date="2020-06-12T12:46:00Z">
        <w:r w:rsidR="000353EC">
          <w:rPr>
            <w:rFonts w:ascii="Times New Roman" w:hAnsi="Times New Roman" w:cs="Times New Roman"/>
            <w:lang w:val="en-US"/>
          </w:rPr>
          <w:t xml:space="preserve"> (</w:t>
        </w:r>
      </w:ins>
      <w:proofErr w:type="spellStart"/>
      <w:ins w:id="101" w:author="Gabriel Nakamura" w:date="2020-06-18T09:19:00Z">
        <w:r w:rsidR="007608C3">
          <w:rPr>
            <w:rFonts w:ascii="Times New Roman" w:hAnsi="Times New Roman" w:cs="Times New Roman"/>
            <w:lang w:val="en-US"/>
          </w:rPr>
          <w:t>ses.</w:t>
        </w:r>
      </w:ins>
      <w:ins w:id="102" w:author="Gabriel Nakamura" w:date="2020-06-12T12:46:00Z">
        <w:r w:rsidR="000353EC">
          <w:rPr>
            <w:rFonts w:ascii="Times New Roman" w:hAnsi="Times New Roman" w:cs="Times New Roman"/>
            <w:lang w:val="en-US"/>
          </w:rPr>
          <w:t>MPD</w:t>
        </w:r>
        <w:proofErr w:type="spellEnd"/>
        <w:r w:rsidR="000353EC">
          <w:rPr>
            <w:rFonts w:ascii="Times New Roman" w:hAnsi="Times New Roman" w:cs="Times New Roman"/>
            <w:lang w:val="en-US"/>
          </w:rPr>
          <w:t xml:space="preserve"> and </w:t>
        </w:r>
      </w:ins>
      <w:proofErr w:type="spellStart"/>
      <w:ins w:id="103" w:author="Gabriel Nakamura" w:date="2020-06-18T09:19:00Z">
        <w:r w:rsidR="007608C3">
          <w:rPr>
            <w:rFonts w:ascii="Times New Roman" w:hAnsi="Times New Roman" w:cs="Times New Roman"/>
            <w:lang w:val="en-US"/>
          </w:rPr>
          <w:t>ses.</w:t>
        </w:r>
      </w:ins>
      <w:ins w:id="104" w:author="Gabriel Nakamura" w:date="2020-06-12T12:46:00Z">
        <w:r w:rsidR="000353EC">
          <w:rPr>
            <w:rFonts w:ascii="Times New Roman" w:hAnsi="Times New Roman" w:cs="Times New Roman"/>
            <w:lang w:val="en-US"/>
          </w:rPr>
          <w:t>MNTD</w:t>
        </w:r>
      </w:ins>
      <w:proofErr w:type="spellEnd"/>
      <w:ins w:id="105" w:author="Gabriel Nakamura" w:date="2020-06-12T13:10:00Z">
        <w:r w:rsidR="002A6261">
          <w:rPr>
            <w:rFonts w:ascii="Times New Roman" w:hAnsi="Times New Roman" w:cs="Times New Roman"/>
            <w:lang w:val="en-US"/>
          </w:rPr>
          <w:t xml:space="preserve"> </w:t>
        </w:r>
        <w:r w:rsidR="002A6261">
          <w:rPr>
            <w:rFonts w:ascii="Times New Roman" w:hAnsi="Times New Roman" w:cs="Times New Roman"/>
            <w:lang w:val="en-US"/>
          </w:rPr>
          <w:fldChar w:fldCharType="begin" w:fldLock="1"/>
        </w:r>
      </w:ins>
      <w:r w:rsidR="00140523">
        <w:rPr>
          <w:rFonts w:ascii="Times New Roman" w:hAnsi="Times New Roman" w:cs="Times New Roman"/>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et al. 2002)","plainTextFormattedCitation":"(Webb et al. 2002)","previouslyFormattedCitation":"(Webb et al. 2002)"},"properties":{"noteIndex":0},"schema":"https://github.com/citation-style-language/schema/raw/master/csl-citation.json"}</w:instrText>
      </w:r>
      <w:r w:rsidR="002A6261">
        <w:rPr>
          <w:rFonts w:ascii="Times New Roman" w:hAnsi="Times New Roman" w:cs="Times New Roman"/>
          <w:lang w:val="en-US"/>
        </w:rPr>
        <w:fldChar w:fldCharType="separate"/>
      </w:r>
      <w:r w:rsidR="002A6261" w:rsidRPr="002A6261">
        <w:rPr>
          <w:rFonts w:ascii="Times New Roman" w:hAnsi="Times New Roman" w:cs="Times New Roman"/>
          <w:noProof/>
          <w:lang w:val="en-US"/>
        </w:rPr>
        <w:t>(Webb et al. 2002)</w:t>
      </w:r>
      <w:ins w:id="106" w:author="Gabriel Nakamura" w:date="2020-06-12T13:10:00Z">
        <w:r w:rsidR="002A6261">
          <w:rPr>
            <w:rFonts w:ascii="Times New Roman" w:hAnsi="Times New Roman" w:cs="Times New Roman"/>
            <w:lang w:val="en-US"/>
          </w:rPr>
          <w:fldChar w:fldCharType="end"/>
        </w:r>
      </w:ins>
      <w:ins w:id="107" w:author="Gabriel Nakamura" w:date="2020-06-12T12:45:00Z">
        <w:r w:rsidR="000353EC">
          <w:rPr>
            <w:rFonts w:ascii="Times New Roman" w:hAnsi="Times New Roman" w:cs="Times New Roman"/>
            <w:lang w:val="en-US"/>
          </w:rPr>
          <w:t xml:space="preserve">. </w:t>
        </w:r>
      </w:ins>
      <w:ins w:id="108" w:author="Gabriel Nakamura" w:date="2020-06-12T12:46:00Z">
        <w:r w:rsidR="000353EC">
          <w:rPr>
            <w:rFonts w:ascii="Times New Roman" w:hAnsi="Times New Roman" w:cs="Times New Roman"/>
            <w:lang w:val="en-US"/>
          </w:rPr>
          <w:t xml:space="preserve">The rationale behind the </w:t>
        </w:r>
        <w:r w:rsidR="00EB5754">
          <w:rPr>
            <w:rFonts w:ascii="Times New Roman" w:hAnsi="Times New Roman" w:cs="Times New Roman"/>
            <w:lang w:val="en-US"/>
          </w:rPr>
          <w:t xml:space="preserve">use of </w:t>
        </w:r>
      </w:ins>
      <w:ins w:id="109" w:author="Gabriel Nakamura" w:date="2020-06-18T09:18:00Z">
        <w:r w:rsidR="007608C3">
          <w:rPr>
            <w:rFonts w:ascii="Times New Roman" w:hAnsi="Times New Roman" w:cs="Times New Roman"/>
            <w:lang w:val="en-US"/>
          </w:rPr>
          <w:t>this</w:t>
        </w:r>
      </w:ins>
      <w:ins w:id="110" w:author="Gabriel Nakamura" w:date="2020-06-12T12:46:00Z">
        <w:r w:rsidR="00EB5754">
          <w:rPr>
            <w:rFonts w:ascii="Times New Roman" w:hAnsi="Times New Roman" w:cs="Times New Roman"/>
            <w:lang w:val="en-US"/>
          </w:rPr>
          <w:t xml:space="preserve"> metric is that assemblages that present low phylogenetic diversity </w:t>
        </w:r>
      </w:ins>
      <w:ins w:id="111" w:author="Gabriel Nakamura" w:date="2020-06-12T12:47:00Z">
        <w:r w:rsidR="00EB5754">
          <w:rPr>
            <w:rFonts w:ascii="Times New Roman" w:hAnsi="Times New Roman" w:cs="Times New Roman"/>
            <w:lang w:val="en-US"/>
          </w:rPr>
          <w:t xml:space="preserve">(positive values of </w:t>
        </w:r>
      </w:ins>
      <w:proofErr w:type="spellStart"/>
      <w:ins w:id="112" w:author="Gabriel Nakamura" w:date="2020-06-18T09:19:00Z">
        <w:r w:rsidR="007608C3">
          <w:rPr>
            <w:rFonts w:ascii="Times New Roman" w:hAnsi="Times New Roman" w:cs="Times New Roman"/>
            <w:lang w:val="en-US"/>
          </w:rPr>
          <w:t>ses.</w:t>
        </w:r>
      </w:ins>
      <w:ins w:id="113" w:author="Gabriel Nakamura" w:date="2020-06-12T12:47:00Z">
        <w:r w:rsidR="00EB5754">
          <w:rPr>
            <w:rFonts w:ascii="Times New Roman" w:hAnsi="Times New Roman" w:cs="Times New Roman"/>
            <w:lang w:val="en-US"/>
          </w:rPr>
          <w:t>MPD</w:t>
        </w:r>
        <w:proofErr w:type="spellEnd"/>
        <w:r w:rsidR="00EB5754">
          <w:rPr>
            <w:rFonts w:ascii="Times New Roman" w:hAnsi="Times New Roman" w:cs="Times New Roman"/>
            <w:lang w:val="en-US"/>
          </w:rPr>
          <w:t xml:space="preserve"> or </w:t>
        </w:r>
      </w:ins>
      <w:proofErr w:type="spellStart"/>
      <w:ins w:id="114" w:author="Gabriel Nakamura" w:date="2020-06-18T09:19:00Z">
        <w:r w:rsidR="007608C3">
          <w:rPr>
            <w:rFonts w:ascii="Times New Roman" w:hAnsi="Times New Roman" w:cs="Times New Roman"/>
            <w:lang w:val="en-US"/>
          </w:rPr>
          <w:t>ses.</w:t>
        </w:r>
      </w:ins>
      <w:ins w:id="115" w:author="Gabriel Nakamura" w:date="2020-06-12T12:47:00Z">
        <w:r w:rsidR="00EB5754">
          <w:rPr>
            <w:rFonts w:ascii="Times New Roman" w:hAnsi="Times New Roman" w:cs="Times New Roman"/>
            <w:lang w:val="en-US"/>
          </w:rPr>
          <w:t>MNTD</w:t>
        </w:r>
        <w:proofErr w:type="spellEnd"/>
        <w:r w:rsidR="00EB5754">
          <w:rPr>
            <w:rFonts w:ascii="Times New Roman" w:hAnsi="Times New Roman" w:cs="Times New Roman"/>
            <w:lang w:val="en-US"/>
          </w:rPr>
          <w:t>)</w:t>
        </w:r>
      </w:ins>
      <w:ins w:id="116" w:author="Gabriel Nakamura" w:date="2020-06-12T12:46:00Z">
        <w:r w:rsidR="000353EC">
          <w:rPr>
            <w:rFonts w:ascii="Times New Roman" w:hAnsi="Times New Roman" w:cs="Times New Roman"/>
            <w:lang w:val="en-US"/>
          </w:rPr>
          <w:t xml:space="preserve"> </w:t>
        </w:r>
      </w:ins>
      <w:ins w:id="117" w:author="Gabriel Nakamura" w:date="2020-06-12T13:13:00Z">
        <w:r w:rsidR="00C06EB5">
          <w:rPr>
            <w:rFonts w:ascii="Times New Roman" w:hAnsi="Times New Roman" w:cs="Times New Roman"/>
            <w:lang w:val="en-US"/>
          </w:rPr>
          <w:t>are an indicative of great</w:t>
        </w:r>
      </w:ins>
      <w:ins w:id="118" w:author="Gabriel Nakamura" w:date="2020-06-12T12:47:00Z">
        <w:r w:rsidR="00CA19B0">
          <w:rPr>
            <w:rFonts w:ascii="Times New Roman" w:hAnsi="Times New Roman" w:cs="Times New Roman"/>
            <w:lang w:val="en-US"/>
          </w:rPr>
          <w:t xml:space="preserve"> contribution of in situ speciation (Figure 1A)</w:t>
        </w:r>
        <w:r w:rsidR="00013EBF">
          <w:rPr>
            <w:rFonts w:ascii="Times New Roman" w:hAnsi="Times New Roman" w:cs="Times New Roman"/>
            <w:lang w:val="en-US"/>
          </w:rPr>
          <w:t>, whereas communities with hig</w:t>
        </w:r>
      </w:ins>
      <w:ins w:id="119" w:author="Gabriel Nakamura" w:date="2020-06-12T12:48:00Z">
        <w:r w:rsidR="00013EBF">
          <w:rPr>
            <w:rFonts w:ascii="Times New Roman" w:hAnsi="Times New Roman" w:cs="Times New Roman"/>
            <w:lang w:val="en-US"/>
          </w:rPr>
          <w:t xml:space="preserve">h phylogenetic diversity than expected by species richness </w:t>
        </w:r>
        <w:r w:rsidR="005C797F">
          <w:rPr>
            <w:rFonts w:ascii="Times New Roman" w:hAnsi="Times New Roman" w:cs="Times New Roman"/>
            <w:lang w:val="en-US"/>
          </w:rPr>
          <w:t xml:space="preserve">are supposed to be </w:t>
        </w:r>
      </w:ins>
      <w:ins w:id="120" w:author="Gabriel Nakamura" w:date="2020-06-12T12:49:00Z">
        <w:r w:rsidR="009F10E4">
          <w:rPr>
            <w:rFonts w:ascii="Times New Roman" w:hAnsi="Times New Roman" w:cs="Times New Roman"/>
            <w:lang w:val="en-US"/>
          </w:rPr>
          <w:t xml:space="preserve">assembly mainly by events of historical dispersal. </w:t>
        </w:r>
        <w:r w:rsidR="00C94144">
          <w:rPr>
            <w:rFonts w:ascii="Times New Roman" w:hAnsi="Times New Roman" w:cs="Times New Roman"/>
            <w:lang w:val="en-US"/>
          </w:rPr>
          <w:t>However,</w:t>
        </w:r>
      </w:ins>
      <w:ins w:id="121" w:author="Gabriel Nakamura" w:date="2020-06-12T13:06:00Z">
        <w:r w:rsidR="008E43EB">
          <w:rPr>
            <w:rFonts w:ascii="Times New Roman" w:hAnsi="Times New Roman" w:cs="Times New Roman"/>
            <w:lang w:val="en-US"/>
          </w:rPr>
          <w:t xml:space="preserve"> the amount of phylogenetic diversity in an assemblage does not indicate the ways in which</w:t>
        </w:r>
      </w:ins>
      <w:ins w:id="122" w:author="Gabriel Nakamura" w:date="2020-06-12T13:07:00Z">
        <w:r w:rsidR="008E43EB">
          <w:rPr>
            <w:rFonts w:ascii="Times New Roman" w:hAnsi="Times New Roman" w:cs="Times New Roman"/>
            <w:lang w:val="en-US"/>
          </w:rPr>
          <w:t xml:space="preserve"> diversity ar</w:t>
        </w:r>
      </w:ins>
      <w:ins w:id="123" w:author="Gabriel Nakamura" w:date="2020-06-12T13:14:00Z">
        <w:r w:rsidR="0075779A">
          <w:rPr>
            <w:rFonts w:ascii="Times New Roman" w:hAnsi="Times New Roman" w:cs="Times New Roman"/>
            <w:lang w:val="en-US"/>
          </w:rPr>
          <w:t>os</w:t>
        </w:r>
      </w:ins>
      <w:ins w:id="124" w:author="Gabriel Nakamura" w:date="2020-06-12T13:07:00Z">
        <w:r w:rsidR="008E43EB">
          <w:rPr>
            <w:rFonts w:ascii="Times New Roman" w:hAnsi="Times New Roman" w:cs="Times New Roman"/>
            <w:lang w:val="en-US"/>
          </w:rPr>
          <w:t>e, if</w:t>
        </w:r>
      </w:ins>
      <w:ins w:id="125" w:author="Gabriel Nakamura" w:date="2020-06-12T19:21:00Z">
        <w:r w:rsidR="00590833">
          <w:rPr>
            <w:rFonts w:ascii="Times New Roman" w:hAnsi="Times New Roman" w:cs="Times New Roman"/>
            <w:lang w:val="en-US"/>
          </w:rPr>
          <w:t xml:space="preserve"> </w:t>
        </w:r>
      </w:ins>
      <w:ins w:id="126" w:author="Gabriel Nakamura" w:date="2020-06-12T13:07:00Z">
        <w:r w:rsidR="008E43EB">
          <w:rPr>
            <w:rFonts w:ascii="Times New Roman" w:hAnsi="Times New Roman" w:cs="Times New Roman"/>
            <w:lang w:val="en-US"/>
          </w:rPr>
          <w:t>by me</w:t>
        </w:r>
        <w:r w:rsidR="009A1A11">
          <w:rPr>
            <w:rFonts w:ascii="Times New Roman" w:hAnsi="Times New Roman" w:cs="Times New Roman"/>
            <w:lang w:val="en-US"/>
          </w:rPr>
          <w:t>ans of historical dispersion or in situ speciation</w:t>
        </w:r>
      </w:ins>
      <w:ins w:id="127" w:author="Gabriel Nakamura" w:date="2020-06-12T13:14:00Z">
        <w:r w:rsidR="0075779A">
          <w:rPr>
            <w:rFonts w:ascii="Times New Roman" w:hAnsi="Times New Roman" w:cs="Times New Roman"/>
            <w:lang w:val="en-US"/>
          </w:rPr>
          <w:t>, that is central to differentiate between TNC an</w:t>
        </w:r>
      </w:ins>
      <w:ins w:id="128" w:author="Gabriel Nakamura" w:date="2020-06-12T13:15:00Z">
        <w:r w:rsidR="0075779A">
          <w:rPr>
            <w:rFonts w:ascii="Times New Roman" w:hAnsi="Times New Roman" w:cs="Times New Roman"/>
            <w:lang w:val="en-US"/>
          </w:rPr>
          <w:t>d OTT hypothesis</w:t>
        </w:r>
      </w:ins>
      <w:ins w:id="129" w:author="Gabriel Nakamura" w:date="2020-06-18T09:20:00Z">
        <w:r w:rsidR="0034346F">
          <w:rPr>
            <w:rFonts w:ascii="Times New Roman" w:hAnsi="Times New Roman" w:cs="Times New Roman"/>
            <w:lang w:val="en-US"/>
          </w:rPr>
          <w:t xml:space="preserve"> (Figure 1B)</w:t>
        </w:r>
      </w:ins>
      <w:ins w:id="130" w:author="Gabriel Nakamura" w:date="2020-06-12T13:15:00Z">
        <w:r w:rsidR="0075779A">
          <w:rPr>
            <w:rFonts w:ascii="Times New Roman" w:hAnsi="Times New Roman" w:cs="Times New Roman"/>
            <w:lang w:val="en-US"/>
          </w:rPr>
          <w:t>.</w:t>
        </w:r>
      </w:ins>
    </w:p>
    <w:p w14:paraId="4A402435" w14:textId="30C8799A" w:rsidR="0075779A" w:rsidRDefault="0075779A" w:rsidP="00B86404">
      <w:pPr>
        <w:pStyle w:val="Default"/>
        <w:spacing w:line="480" w:lineRule="auto"/>
        <w:rPr>
          <w:ins w:id="131" w:author="Gabriel Nakamura" w:date="2020-06-12T13:21:00Z"/>
          <w:rFonts w:ascii="Times New Roman" w:hAnsi="Times New Roman" w:cs="Times New Roman"/>
          <w:lang w:val="en-US"/>
        </w:rPr>
      </w:pPr>
      <w:ins w:id="132" w:author="Gabriel Nakamura" w:date="2020-06-12T13:14:00Z">
        <w:r>
          <w:rPr>
            <w:rFonts w:ascii="Times New Roman" w:hAnsi="Times New Roman" w:cs="Times New Roman"/>
            <w:lang w:val="en-US"/>
          </w:rPr>
          <w:tab/>
          <w:t>Figure 1 illustrate the problem</w:t>
        </w:r>
      </w:ins>
      <w:ins w:id="133" w:author="Gabriel Nakamura" w:date="2020-06-12T13:15:00Z">
        <w:r w:rsidR="009C72B9">
          <w:rPr>
            <w:rFonts w:ascii="Times New Roman" w:hAnsi="Times New Roman" w:cs="Times New Roman"/>
            <w:lang w:val="en-US"/>
          </w:rPr>
          <w:t xml:space="preserve"> </w:t>
        </w:r>
        <w:r w:rsidR="0093443F">
          <w:rPr>
            <w:rFonts w:ascii="Times New Roman" w:hAnsi="Times New Roman" w:cs="Times New Roman"/>
            <w:lang w:val="en-US"/>
          </w:rPr>
          <w:t xml:space="preserve">regarding the </w:t>
        </w:r>
      </w:ins>
      <w:ins w:id="134" w:author="Gabriel Nakamura" w:date="2020-06-12T13:16:00Z">
        <w:r w:rsidR="0093443F">
          <w:rPr>
            <w:rFonts w:ascii="Times New Roman" w:hAnsi="Times New Roman" w:cs="Times New Roman"/>
            <w:lang w:val="en-US"/>
          </w:rPr>
          <w:t xml:space="preserve">use of MNTD or MPD </w:t>
        </w:r>
        <w:r w:rsidR="00435BD1">
          <w:rPr>
            <w:rFonts w:ascii="Times New Roman" w:hAnsi="Times New Roman" w:cs="Times New Roman"/>
            <w:lang w:val="en-US"/>
          </w:rPr>
          <w:t>to infer</w:t>
        </w:r>
      </w:ins>
      <w:ins w:id="135" w:author="Gabriel Nakamura" w:date="2020-06-18T09:20:00Z">
        <w:r w:rsidR="0034346F">
          <w:rPr>
            <w:rFonts w:ascii="Times New Roman" w:hAnsi="Times New Roman" w:cs="Times New Roman"/>
            <w:lang w:val="en-US"/>
          </w:rPr>
          <w:t xml:space="preserve"> the relative importance of</w:t>
        </w:r>
      </w:ins>
      <w:ins w:id="136" w:author="Gabriel Nakamura" w:date="2020-06-12T13:16:00Z">
        <w:r w:rsidR="00435BD1">
          <w:rPr>
            <w:rFonts w:ascii="Times New Roman" w:hAnsi="Times New Roman" w:cs="Times New Roman"/>
            <w:lang w:val="en-US"/>
          </w:rPr>
          <w:t xml:space="preserve"> </w:t>
        </w:r>
      </w:ins>
      <w:ins w:id="137" w:author="Gabriel Nakamura" w:date="2020-06-12T13:17:00Z">
        <w:r w:rsidR="009C2875">
          <w:rPr>
            <w:rFonts w:ascii="Times New Roman" w:hAnsi="Times New Roman" w:cs="Times New Roman"/>
            <w:lang w:val="en-US"/>
          </w:rPr>
          <w:t>past</w:t>
        </w:r>
      </w:ins>
      <w:ins w:id="138" w:author="Gabriel Nakamura" w:date="2020-06-12T13:16:00Z">
        <w:r w:rsidR="00435BD1">
          <w:rPr>
            <w:rFonts w:ascii="Times New Roman" w:hAnsi="Times New Roman" w:cs="Times New Roman"/>
            <w:lang w:val="en-US"/>
          </w:rPr>
          <w:t xml:space="preserve"> events</w:t>
        </w:r>
      </w:ins>
      <w:ins w:id="139" w:author="Gabriel Nakamura" w:date="2020-06-12T13:17:00Z">
        <w:r w:rsidR="009C2875">
          <w:rPr>
            <w:rFonts w:ascii="Times New Roman" w:hAnsi="Times New Roman" w:cs="Times New Roman"/>
            <w:lang w:val="en-US"/>
          </w:rPr>
          <w:t xml:space="preserve"> of historical dispersion</w:t>
        </w:r>
      </w:ins>
      <w:ins w:id="140" w:author="Gabriel Nakamura" w:date="2020-06-18T09:20:00Z">
        <w:r w:rsidR="0034346F">
          <w:rPr>
            <w:rFonts w:ascii="Times New Roman" w:hAnsi="Times New Roman" w:cs="Times New Roman"/>
            <w:lang w:val="en-US"/>
          </w:rPr>
          <w:t xml:space="preserve"> and in situ speciation</w:t>
        </w:r>
      </w:ins>
      <w:ins w:id="141" w:author="Gabriel Nakamura" w:date="2020-06-12T13:17:00Z">
        <w:r w:rsidR="009C2875">
          <w:rPr>
            <w:rFonts w:ascii="Times New Roman" w:hAnsi="Times New Roman" w:cs="Times New Roman"/>
            <w:lang w:val="en-US"/>
          </w:rPr>
          <w:t xml:space="preserve">. </w:t>
        </w:r>
        <w:r w:rsidR="007738A1">
          <w:rPr>
            <w:rFonts w:ascii="Times New Roman" w:hAnsi="Times New Roman" w:cs="Times New Roman"/>
            <w:lang w:val="en-US"/>
          </w:rPr>
          <w:t>Suppose two communities</w:t>
        </w:r>
      </w:ins>
      <w:ins w:id="142" w:author="Gabriel Nakamura" w:date="2020-06-12T13:18:00Z">
        <w:r w:rsidR="00F2570A">
          <w:rPr>
            <w:rFonts w:ascii="Times New Roman" w:hAnsi="Times New Roman" w:cs="Times New Roman"/>
            <w:lang w:val="en-US"/>
          </w:rPr>
          <w:t xml:space="preserve"> (island 1 and island 2)</w:t>
        </w:r>
      </w:ins>
      <w:ins w:id="143" w:author="Gabriel Nakamura" w:date="2020-06-12T13:17:00Z">
        <w:r w:rsidR="007738A1">
          <w:rPr>
            <w:rFonts w:ascii="Times New Roman" w:hAnsi="Times New Roman" w:cs="Times New Roman"/>
            <w:lang w:val="en-US"/>
          </w:rPr>
          <w:t>, both presenting low phylogenetic diversity</w:t>
        </w:r>
      </w:ins>
      <w:ins w:id="144" w:author="Gabriel Nakamura" w:date="2020-06-12T13:18:00Z">
        <w:r w:rsidR="00F2570A">
          <w:rPr>
            <w:rFonts w:ascii="Times New Roman" w:hAnsi="Times New Roman" w:cs="Times New Roman"/>
            <w:lang w:val="en-US"/>
          </w:rPr>
          <w:t xml:space="preserve">. </w:t>
        </w:r>
      </w:ins>
      <w:ins w:id="145" w:author="Gabriel Nakamura" w:date="2020-06-12T13:19:00Z">
        <w:r w:rsidR="00234781">
          <w:rPr>
            <w:rFonts w:ascii="Times New Roman" w:hAnsi="Times New Roman" w:cs="Times New Roman"/>
            <w:lang w:val="en-US"/>
          </w:rPr>
          <w:t>Following</w:t>
        </w:r>
      </w:ins>
      <w:ins w:id="146" w:author="Gabriel Nakamura" w:date="2020-06-12T13:18:00Z">
        <w:r w:rsidR="00F2570A">
          <w:rPr>
            <w:rFonts w:ascii="Times New Roman" w:hAnsi="Times New Roman" w:cs="Times New Roman"/>
            <w:lang w:val="en-US"/>
          </w:rPr>
          <w:t xml:space="preserve"> to the proposition of Cro</w:t>
        </w:r>
        <w:r w:rsidR="00234781">
          <w:rPr>
            <w:rFonts w:ascii="Times New Roman" w:hAnsi="Times New Roman" w:cs="Times New Roman"/>
            <w:lang w:val="en-US"/>
          </w:rPr>
          <w:t xml:space="preserve">uch et al. (2018) </w:t>
        </w:r>
      </w:ins>
      <w:ins w:id="147" w:author="Gabriel Nakamura" w:date="2020-06-12T13:19:00Z">
        <w:r w:rsidR="00234781">
          <w:rPr>
            <w:rFonts w:ascii="Times New Roman" w:hAnsi="Times New Roman" w:cs="Times New Roman"/>
            <w:lang w:val="en-US"/>
          </w:rPr>
          <w:t xml:space="preserve">both </w:t>
        </w:r>
      </w:ins>
      <w:ins w:id="148" w:author="Gabriel Nakamura" w:date="2020-06-18T09:20:00Z">
        <w:r w:rsidR="0034346F">
          <w:rPr>
            <w:rFonts w:ascii="Times New Roman" w:hAnsi="Times New Roman" w:cs="Times New Roman"/>
            <w:lang w:val="en-US"/>
          </w:rPr>
          <w:t>islands</w:t>
        </w:r>
      </w:ins>
      <w:ins w:id="149" w:author="Gabriel Nakamura" w:date="2020-06-12T13:19:00Z">
        <w:r w:rsidR="00234781">
          <w:rPr>
            <w:rFonts w:ascii="Times New Roman" w:hAnsi="Times New Roman" w:cs="Times New Roman"/>
            <w:lang w:val="en-US"/>
          </w:rPr>
          <w:t xml:space="preserve"> </w:t>
        </w:r>
        <w:r w:rsidR="00753848">
          <w:rPr>
            <w:rFonts w:ascii="Times New Roman" w:hAnsi="Times New Roman" w:cs="Times New Roman"/>
            <w:lang w:val="en-US"/>
          </w:rPr>
          <w:t>are shaped mainly by in situ speciation</w:t>
        </w:r>
      </w:ins>
      <w:ins w:id="150" w:author="Gabriel Nakamura" w:date="2020-06-18T09:20:00Z">
        <w:r w:rsidR="0034346F">
          <w:rPr>
            <w:rFonts w:ascii="Times New Roman" w:hAnsi="Times New Roman" w:cs="Times New Roman"/>
            <w:lang w:val="en-US"/>
          </w:rPr>
          <w:t>, since the ancest</w:t>
        </w:r>
      </w:ins>
      <w:ins w:id="151" w:author="Gabriel Nakamura" w:date="2020-06-18T09:21:00Z">
        <w:r w:rsidR="0034346F">
          <w:rPr>
            <w:rFonts w:ascii="Times New Roman" w:hAnsi="Times New Roman" w:cs="Times New Roman"/>
            <w:lang w:val="en-US"/>
          </w:rPr>
          <w:t xml:space="preserve">ors of the </w:t>
        </w:r>
        <w:r w:rsidR="000F1A8F">
          <w:rPr>
            <w:rFonts w:ascii="Times New Roman" w:hAnsi="Times New Roman" w:cs="Times New Roman"/>
            <w:lang w:val="en-US"/>
          </w:rPr>
          <w:t>present-day</w:t>
        </w:r>
        <w:r w:rsidR="0034346F">
          <w:rPr>
            <w:rFonts w:ascii="Times New Roman" w:hAnsi="Times New Roman" w:cs="Times New Roman"/>
            <w:lang w:val="en-US"/>
          </w:rPr>
          <w:t xml:space="preserve"> species came from the same </w:t>
        </w:r>
        <w:r w:rsidR="000F1A8F">
          <w:rPr>
            <w:rFonts w:ascii="Times New Roman" w:hAnsi="Times New Roman" w:cs="Times New Roman"/>
            <w:lang w:val="en-US"/>
          </w:rPr>
          <w:t>island</w:t>
        </w:r>
      </w:ins>
      <w:ins w:id="152" w:author="Gabriel Nakamura" w:date="2020-06-12T13:19:00Z">
        <w:r w:rsidR="00753848">
          <w:rPr>
            <w:rFonts w:ascii="Times New Roman" w:hAnsi="Times New Roman" w:cs="Times New Roman"/>
            <w:lang w:val="en-US"/>
          </w:rPr>
          <w:t>. However, the same phylogenetic patter</w:t>
        </w:r>
      </w:ins>
      <w:ins w:id="153" w:author="Gabriel Nakamura" w:date="2020-06-12T19:22:00Z">
        <w:r w:rsidR="003A2AA6">
          <w:rPr>
            <w:rFonts w:ascii="Times New Roman" w:hAnsi="Times New Roman" w:cs="Times New Roman"/>
            <w:lang w:val="en-US"/>
          </w:rPr>
          <w:t>n</w:t>
        </w:r>
      </w:ins>
      <w:ins w:id="154" w:author="Gabriel Nakamura" w:date="2020-06-12T13:19:00Z">
        <w:r w:rsidR="00753848">
          <w:rPr>
            <w:rFonts w:ascii="Times New Roman" w:hAnsi="Times New Roman" w:cs="Times New Roman"/>
            <w:lang w:val="en-US"/>
          </w:rPr>
          <w:t xml:space="preserve"> could be obtained by events of historical </w:t>
        </w:r>
      </w:ins>
      <w:ins w:id="155" w:author="Gabriel Nakamura" w:date="2020-06-12T13:20:00Z">
        <w:r w:rsidR="00753848">
          <w:rPr>
            <w:rFonts w:ascii="Times New Roman" w:hAnsi="Times New Roman" w:cs="Times New Roman"/>
            <w:lang w:val="en-US"/>
          </w:rPr>
          <w:t>dispersion (B)</w:t>
        </w:r>
      </w:ins>
      <w:ins w:id="156" w:author="Gabriel Nakamura" w:date="2020-06-18T09:22:00Z">
        <w:r w:rsidR="0086501D">
          <w:rPr>
            <w:rFonts w:ascii="Times New Roman" w:hAnsi="Times New Roman" w:cs="Times New Roman"/>
            <w:lang w:val="en-US"/>
          </w:rPr>
          <w:t xml:space="preserve"> if the ancestors of present-day species came from </w:t>
        </w:r>
        <w:r w:rsidR="0062345D">
          <w:rPr>
            <w:rFonts w:ascii="Times New Roman" w:hAnsi="Times New Roman" w:cs="Times New Roman"/>
            <w:lang w:val="en-US"/>
          </w:rPr>
          <w:t>other island than that we observed in cur</w:t>
        </w:r>
      </w:ins>
      <w:ins w:id="157" w:author="Gabriel Nakamura" w:date="2020-06-18T09:23:00Z">
        <w:r w:rsidR="0062345D">
          <w:rPr>
            <w:rFonts w:ascii="Times New Roman" w:hAnsi="Times New Roman" w:cs="Times New Roman"/>
            <w:lang w:val="en-US"/>
          </w:rPr>
          <w:t>rent distribution of species</w:t>
        </w:r>
      </w:ins>
      <w:ins w:id="158" w:author="Gabriel Nakamura" w:date="2020-06-12T13:21:00Z">
        <w:r w:rsidR="001566BE">
          <w:rPr>
            <w:rFonts w:ascii="Times New Roman" w:hAnsi="Times New Roman" w:cs="Times New Roman"/>
            <w:lang w:val="en-US"/>
          </w:rPr>
          <w:t xml:space="preserve">, and this information would not be </w:t>
        </w:r>
      </w:ins>
      <w:ins w:id="159" w:author="Gabriel Nakamura" w:date="2020-06-18T09:21:00Z">
        <w:r w:rsidR="0086501D">
          <w:rPr>
            <w:rFonts w:ascii="Times New Roman" w:hAnsi="Times New Roman" w:cs="Times New Roman"/>
            <w:lang w:val="en-US"/>
          </w:rPr>
          <w:t>avai</w:t>
        </w:r>
      </w:ins>
      <w:ins w:id="160" w:author="Gabriel Nakamura" w:date="2020-06-18T09:22:00Z">
        <w:r w:rsidR="0086501D">
          <w:rPr>
            <w:rFonts w:ascii="Times New Roman" w:hAnsi="Times New Roman" w:cs="Times New Roman"/>
            <w:lang w:val="en-US"/>
          </w:rPr>
          <w:t>l</w:t>
        </w:r>
      </w:ins>
      <w:ins w:id="161" w:author="Gabriel Nakamura" w:date="2020-06-18T09:21:00Z">
        <w:r w:rsidR="0086501D">
          <w:rPr>
            <w:rFonts w:ascii="Times New Roman" w:hAnsi="Times New Roman" w:cs="Times New Roman"/>
            <w:lang w:val="en-US"/>
          </w:rPr>
          <w:t>able</w:t>
        </w:r>
      </w:ins>
      <w:ins w:id="162" w:author="Gabriel Nakamura" w:date="2020-06-12T13:21:00Z">
        <w:r w:rsidR="001566BE">
          <w:rPr>
            <w:rFonts w:ascii="Times New Roman" w:hAnsi="Times New Roman" w:cs="Times New Roman"/>
            <w:lang w:val="en-US"/>
          </w:rPr>
          <w:t xml:space="preserve"> by only account for </w:t>
        </w:r>
      </w:ins>
      <w:ins w:id="163" w:author="Gabriel Nakamura" w:date="2020-06-18T09:23:00Z">
        <w:r w:rsidR="0062345D">
          <w:rPr>
            <w:rFonts w:ascii="Times New Roman" w:hAnsi="Times New Roman" w:cs="Times New Roman"/>
            <w:lang w:val="en-US"/>
          </w:rPr>
          <w:t>current patterns of</w:t>
        </w:r>
      </w:ins>
      <w:ins w:id="164" w:author="Gabriel Nakamura" w:date="2020-06-12T13:21:00Z">
        <w:r w:rsidR="00EE0159">
          <w:rPr>
            <w:rFonts w:ascii="Times New Roman" w:hAnsi="Times New Roman" w:cs="Times New Roman"/>
            <w:lang w:val="en-US"/>
          </w:rPr>
          <w:t xml:space="preserve"> phylogenetic diversity</w:t>
        </w:r>
      </w:ins>
      <w:ins w:id="165" w:author="Gabriel Nakamura" w:date="2020-06-18T09:23:00Z">
        <w:r w:rsidR="00723559">
          <w:rPr>
            <w:rFonts w:ascii="Times New Roman" w:hAnsi="Times New Roman" w:cs="Times New Roman"/>
            <w:lang w:val="en-US"/>
          </w:rPr>
          <w:t xml:space="preserve"> revealed by any metric</w:t>
        </w:r>
      </w:ins>
      <w:ins w:id="166" w:author="Gabriel Nakamura" w:date="2020-06-12T13:21:00Z">
        <w:r w:rsidR="00EE0159">
          <w:rPr>
            <w:rFonts w:ascii="Times New Roman" w:hAnsi="Times New Roman" w:cs="Times New Roman"/>
            <w:lang w:val="en-US"/>
          </w:rPr>
          <w:t>.</w:t>
        </w:r>
      </w:ins>
    </w:p>
    <w:p w14:paraId="5946D7DC" w14:textId="372D1434" w:rsidR="00B47F83" w:rsidRPr="00655A9F" w:rsidDel="00C54157" w:rsidRDefault="00B47F83">
      <w:pPr>
        <w:pStyle w:val="Default"/>
        <w:spacing w:line="480" w:lineRule="auto"/>
        <w:rPr>
          <w:del w:id="167" w:author="Gabriel Nakamura" w:date="2020-06-12T13:34:00Z"/>
          <w:rFonts w:ascii="Times New Roman" w:eastAsia="Times New Roman" w:hAnsi="Times New Roman" w:cs="Times New Roman"/>
          <w:bCs/>
          <w:lang w:val="en"/>
        </w:rPr>
      </w:pPr>
      <w:ins w:id="168" w:author="Gabriel Nakamura" w:date="2020-06-12T13:22:00Z">
        <w:r>
          <w:rPr>
            <w:rFonts w:ascii="Times New Roman" w:hAnsi="Times New Roman" w:cs="Times New Roman"/>
            <w:lang w:val="en-US"/>
          </w:rPr>
          <w:tab/>
          <w:t xml:space="preserve">In this work we propose a new </w:t>
        </w:r>
        <w:r w:rsidR="00934393">
          <w:rPr>
            <w:rFonts w:ascii="Times New Roman" w:hAnsi="Times New Roman" w:cs="Times New Roman"/>
            <w:lang w:val="en-US"/>
          </w:rPr>
          <w:t xml:space="preserve">approach that explicitly consider the timing of migration events </w:t>
        </w:r>
      </w:ins>
      <w:ins w:id="169" w:author="Gabriel Nakamura" w:date="2020-06-12T13:23:00Z">
        <w:r w:rsidR="00934393">
          <w:rPr>
            <w:rFonts w:ascii="Times New Roman" w:hAnsi="Times New Roman" w:cs="Times New Roman"/>
            <w:lang w:val="en-US"/>
          </w:rPr>
          <w:t xml:space="preserve">to </w:t>
        </w:r>
        <w:r w:rsidR="00560C0E">
          <w:rPr>
            <w:rFonts w:ascii="Times New Roman" w:hAnsi="Times New Roman" w:cs="Times New Roman"/>
            <w:lang w:val="en-US"/>
          </w:rPr>
          <w:t>differen</w:t>
        </w:r>
        <w:r w:rsidR="00BD74BB">
          <w:rPr>
            <w:rFonts w:ascii="Times New Roman" w:hAnsi="Times New Roman" w:cs="Times New Roman"/>
            <w:lang w:val="en-US"/>
          </w:rPr>
          <w:t>tiate</w:t>
        </w:r>
        <w:r w:rsidR="00934393">
          <w:rPr>
            <w:rFonts w:ascii="Times New Roman" w:hAnsi="Times New Roman" w:cs="Times New Roman"/>
            <w:lang w:val="en-US"/>
          </w:rPr>
          <w:t xml:space="preserve"> among the </w:t>
        </w:r>
        <w:r w:rsidR="00560C0E">
          <w:rPr>
            <w:rFonts w:ascii="Times New Roman" w:hAnsi="Times New Roman" w:cs="Times New Roman"/>
            <w:lang w:val="en-US"/>
          </w:rPr>
          <w:t>two situations presented in Figure 1</w:t>
        </w:r>
        <w:r w:rsidR="00BD74BB">
          <w:rPr>
            <w:rFonts w:ascii="Times New Roman" w:hAnsi="Times New Roman" w:cs="Times New Roman"/>
            <w:lang w:val="en-US"/>
          </w:rPr>
          <w:t xml:space="preserve">. </w:t>
        </w:r>
      </w:ins>
      <w:ins w:id="170" w:author="Gabriel Nakamura" w:date="2020-06-12T13:24:00Z">
        <w:r w:rsidR="00BD74BB">
          <w:rPr>
            <w:rFonts w:ascii="Times New Roman" w:hAnsi="Times New Roman" w:cs="Times New Roman"/>
            <w:lang w:val="en-US"/>
          </w:rPr>
          <w:lastRenderedPageBreak/>
          <w:t xml:space="preserve">Assemblages shaped mainly </w:t>
        </w:r>
        <w:r w:rsidR="005603D5">
          <w:rPr>
            <w:rFonts w:ascii="Times New Roman" w:hAnsi="Times New Roman" w:cs="Times New Roman"/>
            <w:lang w:val="en-US"/>
          </w:rPr>
          <w:t xml:space="preserve">by in situ speciation must present </w:t>
        </w:r>
      </w:ins>
      <w:ins w:id="171" w:author="Gabriel Nakamura" w:date="2020-06-12T13:25:00Z">
        <w:r w:rsidR="00AE090C">
          <w:rPr>
            <w:rFonts w:ascii="Times New Roman" w:hAnsi="Times New Roman" w:cs="Times New Roman"/>
            <w:lang w:val="en-US"/>
          </w:rPr>
          <w:t>more ancient</w:t>
        </w:r>
      </w:ins>
      <w:ins w:id="172" w:author="Gabriel Nakamura" w:date="2020-06-12T19:23:00Z">
        <w:r w:rsidR="00844D68">
          <w:rPr>
            <w:rFonts w:ascii="Times New Roman" w:hAnsi="Times New Roman" w:cs="Times New Roman"/>
            <w:lang w:val="en-US"/>
          </w:rPr>
          <w:t xml:space="preserve"> assemblages</w:t>
        </w:r>
      </w:ins>
      <w:ins w:id="173" w:author="Gabriel Nakamura" w:date="2020-06-12T13:25:00Z">
        <w:r w:rsidR="00AE090C">
          <w:rPr>
            <w:rFonts w:ascii="Times New Roman" w:hAnsi="Times New Roman" w:cs="Times New Roman"/>
            <w:lang w:val="en-US"/>
          </w:rPr>
          <w:t xml:space="preserve"> than assemblages </w:t>
        </w:r>
      </w:ins>
      <w:ins w:id="174" w:author="Gabriel Nakamura" w:date="2020-06-18T09:24:00Z">
        <w:r w:rsidR="00723559">
          <w:rPr>
            <w:rFonts w:ascii="Times New Roman" w:hAnsi="Times New Roman" w:cs="Times New Roman"/>
            <w:lang w:val="en-US"/>
          </w:rPr>
          <w:t>in which</w:t>
        </w:r>
      </w:ins>
      <w:ins w:id="175" w:author="Gabriel Nakamura" w:date="2020-06-12T13:25:00Z">
        <w:r w:rsidR="00AE090C">
          <w:rPr>
            <w:rFonts w:ascii="Times New Roman" w:hAnsi="Times New Roman" w:cs="Times New Roman"/>
            <w:lang w:val="en-US"/>
          </w:rPr>
          <w:t xml:space="preserve"> the historical dispersion plays an important role, since </w:t>
        </w:r>
      </w:ins>
      <w:ins w:id="176" w:author="Gabriel Nakamura" w:date="2020-06-12T19:24:00Z">
        <w:r w:rsidR="00363132">
          <w:rPr>
            <w:rFonts w:ascii="Times New Roman" w:hAnsi="Times New Roman" w:cs="Times New Roman"/>
            <w:lang w:val="en-US"/>
          </w:rPr>
          <w:t xml:space="preserve">in situ speciation is a consequence of the </w:t>
        </w:r>
        <w:r w:rsidR="00EB6663">
          <w:rPr>
            <w:rFonts w:ascii="Times New Roman" w:hAnsi="Times New Roman" w:cs="Times New Roman"/>
            <w:lang w:val="en-US"/>
          </w:rPr>
          <w:t>conservati</w:t>
        </w:r>
      </w:ins>
      <w:ins w:id="177" w:author="Gabriel Nakamura" w:date="2020-06-12T19:25:00Z">
        <w:r w:rsidR="00EB6663">
          <w:rPr>
            <w:rFonts w:ascii="Times New Roman" w:hAnsi="Times New Roman" w:cs="Times New Roman"/>
            <w:lang w:val="en-US"/>
          </w:rPr>
          <w:t>sm</w:t>
        </w:r>
      </w:ins>
      <w:ins w:id="178" w:author="Gabriel Nakamura" w:date="2020-06-12T13:26:00Z">
        <w:r w:rsidR="00B73E7E">
          <w:rPr>
            <w:rFonts w:ascii="Times New Roman" w:hAnsi="Times New Roman" w:cs="Times New Roman"/>
            <w:lang w:val="en-US"/>
          </w:rPr>
          <w:t xml:space="preserve"> </w:t>
        </w:r>
      </w:ins>
      <w:ins w:id="179" w:author="Gabriel Nakamura" w:date="2020-06-12T19:25:00Z">
        <w:r w:rsidR="00EB6663">
          <w:rPr>
            <w:rFonts w:ascii="Times New Roman" w:hAnsi="Times New Roman" w:cs="Times New Roman"/>
            <w:lang w:val="en-US"/>
          </w:rPr>
          <w:t xml:space="preserve">of </w:t>
        </w:r>
      </w:ins>
      <w:ins w:id="180" w:author="Gabriel Nakamura" w:date="2020-06-12T13:27:00Z">
        <w:r w:rsidR="00985BA4">
          <w:rPr>
            <w:rFonts w:ascii="Times New Roman" w:hAnsi="Times New Roman" w:cs="Times New Roman"/>
            <w:lang w:val="en-US"/>
          </w:rPr>
          <w:t>the</w:t>
        </w:r>
      </w:ins>
      <w:ins w:id="181" w:author="Gabriel Nakamura" w:date="2020-06-12T13:26:00Z">
        <w:r w:rsidR="00B73E7E">
          <w:rPr>
            <w:rFonts w:ascii="Times New Roman" w:hAnsi="Times New Roman" w:cs="Times New Roman"/>
            <w:lang w:val="en-US"/>
          </w:rPr>
          <w:t xml:space="preserve"> </w:t>
        </w:r>
      </w:ins>
      <w:ins w:id="182" w:author="Gabriel Nakamura" w:date="2020-06-18T09:24:00Z">
        <w:r w:rsidR="00723559">
          <w:rPr>
            <w:rFonts w:ascii="Times New Roman" w:hAnsi="Times New Roman" w:cs="Times New Roman"/>
            <w:lang w:val="en-US"/>
          </w:rPr>
          <w:t xml:space="preserve">occurrence </w:t>
        </w:r>
      </w:ins>
      <w:ins w:id="183" w:author="Gabriel Nakamura" w:date="2020-06-12T13:26:00Z">
        <w:r w:rsidR="00B73E7E">
          <w:rPr>
            <w:rFonts w:ascii="Times New Roman" w:hAnsi="Times New Roman" w:cs="Times New Roman"/>
            <w:lang w:val="en-US"/>
          </w:rPr>
          <w:t>area of</w:t>
        </w:r>
      </w:ins>
      <w:ins w:id="184" w:author="Gabriel Nakamura" w:date="2020-06-18T09:24:00Z">
        <w:r w:rsidR="00723559">
          <w:rPr>
            <w:rFonts w:ascii="Times New Roman" w:hAnsi="Times New Roman" w:cs="Times New Roman"/>
            <w:lang w:val="en-US"/>
          </w:rPr>
          <w:t xml:space="preserve"> the lineage</w:t>
        </w:r>
      </w:ins>
      <w:ins w:id="185" w:author="Gabriel Nakamura" w:date="2020-06-12T19:25:00Z">
        <w:r w:rsidR="00EB6663">
          <w:rPr>
            <w:rFonts w:ascii="Times New Roman" w:hAnsi="Times New Roman" w:cs="Times New Roman"/>
            <w:lang w:val="en-US"/>
          </w:rPr>
          <w:t xml:space="preserve"> </w:t>
        </w:r>
      </w:ins>
      <w:ins w:id="186" w:author="Gabriel Nakamura" w:date="2020-06-12T13:26:00Z">
        <w:r w:rsidR="00B73E7E">
          <w:rPr>
            <w:rFonts w:ascii="Times New Roman" w:hAnsi="Times New Roman" w:cs="Times New Roman"/>
            <w:lang w:val="en-US"/>
          </w:rPr>
          <w:t xml:space="preserve">during its </w:t>
        </w:r>
      </w:ins>
      <w:ins w:id="187" w:author="Gabriel Nakamura" w:date="2020-06-12T13:27:00Z">
        <w:r w:rsidR="00985BA4">
          <w:rPr>
            <w:rFonts w:ascii="Times New Roman" w:hAnsi="Times New Roman" w:cs="Times New Roman"/>
            <w:lang w:val="en-US"/>
          </w:rPr>
          <w:t>evolutionary trajectory</w:t>
        </w:r>
      </w:ins>
      <w:ins w:id="188" w:author="Gabriel Nakamura" w:date="2020-06-18T09:25:00Z">
        <w:r w:rsidR="00AD194B">
          <w:rPr>
            <w:rFonts w:ascii="Times New Roman" w:hAnsi="Times New Roman" w:cs="Times New Roman"/>
            <w:lang w:val="en-US"/>
          </w:rPr>
          <w:t xml:space="preserve"> (Figure 1A)</w:t>
        </w:r>
      </w:ins>
      <w:ins w:id="189" w:author="Gabriel Nakamura" w:date="2020-06-12T13:27:00Z">
        <w:r w:rsidR="00985BA4">
          <w:rPr>
            <w:rFonts w:ascii="Times New Roman" w:hAnsi="Times New Roman" w:cs="Times New Roman"/>
            <w:lang w:val="en-US"/>
          </w:rPr>
          <w:t>. Otherwise</w:t>
        </w:r>
      </w:ins>
      <w:ins w:id="190" w:author="Gabriel Nakamura" w:date="2020-06-12T19:25:00Z">
        <w:r w:rsidR="00EB6663">
          <w:rPr>
            <w:rFonts w:ascii="Times New Roman" w:hAnsi="Times New Roman" w:cs="Times New Roman"/>
            <w:lang w:val="en-US"/>
          </w:rPr>
          <w:t xml:space="preserve"> </w:t>
        </w:r>
      </w:ins>
      <w:ins w:id="191" w:author="Gabriel Nakamura" w:date="2020-06-12T13:27:00Z">
        <w:r w:rsidR="00A9197A">
          <w:rPr>
            <w:rFonts w:ascii="Times New Roman" w:hAnsi="Times New Roman" w:cs="Times New Roman"/>
            <w:lang w:val="en-US"/>
          </w:rPr>
          <w:t xml:space="preserve">recent </w:t>
        </w:r>
      </w:ins>
      <w:ins w:id="192" w:author="Gabriel Nakamura" w:date="2020-06-12T19:26:00Z">
        <w:r w:rsidR="00EB6663">
          <w:rPr>
            <w:rFonts w:ascii="Times New Roman" w:hAnsi="Times New Roman" w:cs="Times New Roman"/>
            <w:lang w:val="en-US"/>
          </w:rPr>
          <w:t>assemblages</w:t>
        </w:r>
      </w:ins>
      <w:ins w:id="193" w:author="Gabriel Nakamura" w:date="2020-06-12T13:27:00Z">
        <w:r w:rsidR="00A9197A">
          <w:rPr>
            <w:rFonts w:ascii="Times New Roman" w:hAnsi="Times New Roman" w:cs="Times New Roman"/>
            <w:lang w:val="en-US"/>
          </w:rPr>
          <w:t xml:space="preserve"> </w:t>
        </w:r>
      </w:ins>
      <w:ins w:id="194" w:author="Gabriel Nakamura" w:date="2020-06-18T09:25:00Z">
        <w:r w:rsidR="00AD194B">
          <w:rPr>
            <w:rFonts w:ascii="Times New Roman" w:hAnsi="Times New Roman" w:cs="Times New Roman"/>
            <w:lang w:val="en-US"/>
          </w:rPr>
          <w:t>will</w:t>
        </w:r>
      </w:ins>
      <w:ins w:id="195" w:author="Gabriel Nakamura" w:date="2020-06-12T13:27:00Z">
        <w:r w:rsidR="00A9197A">
          <w:rPr>
            <w:rFonts w:ascii="Times New Roman" w:hAnsi="Times New Roman" w:cs="Times New Roman"/>
            <w:lang w:val="en-US"/>
          </w:rPr>
          <w:t xml:space="preserve"> </w:t>
        </w:r>
      </w:ins>
      <w:ins w:id="196" w:author="Gabriel Nakamura" w:date="2020-06-18T09:27:00Z">
        <w:r w:rsidR="00365515">
          <w:rPr>
            <w:rFonts w:ascii="Times New Roman" w:hAnsi="Times New Roman" w:cs="Times New Roman"/>
            <w:lang w:val="en-US"/>
          </w:rPr>
          <w:t>indicate</w:t>
        </w:r>
      </w:ins>
      <w:ins w:id="197" w:author="Gabriel Nakamura" w:date="2020-06-12T13:28:00Z">
        <w:r w:rsidR="00A9197A">
          <w:rPr>
            <w:rFonts w:ascii="Times New Roman" w:hAnsi="Times New Roman" w:cs="Times New Roman"/>
            <w:lang w:val="en-US"/>
          </w:rPr>
          <w:t xml:space="preserve"> that historical dis</w:t>
        </w:r>
        <w:r w:rsidR="00491493">
          <w:rPr>
            <w:rFonts w:ascii="Times New Roman" w:hAnsi="Times New Roman" w:cs="Times New Roman"/>
            <w:lang w:val="en-US"/>
          </w:rPr>
          <w:t xml:space="preserve">persion among </w:t>
        </w:r>
      </w:ins>
      <w:ins w:id="198" w:author="Gabriel Nakamura" w:date="2020-06-12T13:30:00Z">
        <w:r w:rsidR="00802B76">
          <w:rPr>
            <w:rFonts w:ascii="Times New Roman" w:hAnsi="Times New Roman" w:cs="Times New Roman"/>
            <w:lang w:val="en-US"/>
          </w:rPr>
          <w:t>areas</w:t>
        </w:r>
      </w:ins>
      <w:ins w:id="199" w:author="Gabriel Nakamura" w:date="2020-06-12T13:28:00Z">
        <w:r w:rsidR="00491493">
          <w:rPr>
            <w:rFonts w:ascii="Times New Roman" w:hAnsi="Times New Roman" w:cs="Times New Roman"/>
            <w:lang w:val="en-US"/>
          </w:rPr>
          <w:t xml:space="preserve"> are an important factor to generate the observed pattern of phylogenetic diversity</w:t>
        </w:r>
      </w:ins>
      <w:ins w:id="200" w:author="Gabriel Nakamura" w:date="2020-06-18T09:25:00Z">
        <w:r w:rsidR="00C77F35">
          <w:rPr>
            <w:rFonts w:ascii="Times New Roman" w:hAnsi="Times New Roman" w:cs="Times New Roman"/>
            <w:lang w:val="en-US"/>
          </w:rPr>
          <w:t xml:space="preserve">, since the </w:t>
        </w:r>
      </w:ins>
      <w:ins w:id="201" w:author="Gabriel Nakamura" w:date="2020-06-18T09:27:00Z">
        <w:r w:rsidR="0017507D">
          <w:rPr>
            <w:rFonts w:ascii="Times New Roman" w:hAnsi="Times New Roman" w:cs="Times New Roman"/>
            <w:lang w:val="en-US"/>
          </w:rPr>
          <w:t>ancestors</w:t>
        </w:r>
      </w:ins>
      <w:ins w:id="202" w:author="Gabriel Nakamura" w:date="2020-06-18T09:26:00Z">
        <w:r w:rsidR="00C77F35">
          <w:rPr>
            <w:rFonts w:ascii="Times New Roman" w:hAnsi="Times New Roman" w:cs="Times New Roman"/>
            <w:lang w:val="en-US"/>
          </w:rPr>
          <w:t xml:space="preserve"> change</w:t>
        </w:r>
      </w:ins>
      <w:ins w:id="203" w:author="Gabriel Nakamura" w:date="2020-06-18T09:27:00Z">
        <w:r w:rsidR="0017507D">
          <w:rPr>
            <w:rFonts w:ascii="Times New Roman" w:hAnsi="Times New Roman" w:cs="Times New Roman"/>
            <w:lang w:val="en-US"/>
          </w:rPr>
          <w:t>d</w:t>
        </w:r>
      </w:ins>
      <w:ins w:id="204" w:author="Gabriel Nakamura" w:date="2020-06-18T09:26:00Z">
        <w:r w:rsidR="00C77F35">
          <w:rPr>
            <w:rFonts w:ascii="Times New Roman" w:hAnsi="Times New Roman" w:cs="Times New Roman"/>
            <w:lang w:val="en-US"/>
          </w:rPr>
          <w:t xml:space="preserve"> their habitat </w:t>
        </w:r>
        <w:r w:rsidR="002354FA">
          <w:rPr>
            <w:rFonts w:ascii="Times New Roman" w:hAnsi="Times New Roman" w:cs="Times New Roman"/>
            <w:lang w:val="en-US"/>
          </w:rPr>
          <w:t>to the new one that we current observe the occur</w:t>
        </w:r>
      </w:ins>
      <w:ins w:id="205" w:author="Gabriel Nakamura" w:date="2020-06-18T09:27:00Z">
        <w:r w:rsidR="0017507D">
          <w:rPr>
            <w:rFonts w:ascii="Times New Roman" w:hAnsi="Times New Roman" w:cs="Times New Roman"/>
            <w:lang w:val="en-US"/>
          </w:rPr>
          <w:t>r</w:t>
        </w:r>
      </w:ins>
      <w:ins w:id="206" w:author="Gabriel Nakamura" w:date="2020-06-18T09:26:00Z">
        <w:r w:rsidR="002354FA">
          <w:rPr>
            <w:rFonts w:ascii="Times New Roman" w:hAnsi="Times New Roman" w:cs="Times New Roman"/>
            <w:lang w:val="en-US"/>
          </w:rPr>
          <w:t>e</w:t>
        </w:r>
      </w:ins>
      <w:ins w:id="207" w:author="Gabriel Nakamura" w:date="2020-06-18T09:27:00Z">
        <w:r w:rsidR="0017507D">
          <w:rPr>
            <w:rFonts w:ascii="Times New Roman" w:hAnsi="Times New Roman" w:cs="Times New Roman"/>
            <w:lang w:val="en-US"/>
          </w:rPr>
          <w:t>n</w:t>
        </w:r>
      </w:ins>
      <w:ins w:id="208" w:author="Gabriel Nakamura" w:date="2020-06-18T09:26:00Z">
        <w:r w:rsidR="002354FA">
          <w:rPr>
            <w:rFonts w:ascii="Times New Roman" w:hAnsi="Times New Roman" w:cs="Times New Roman"/>
            <w:lang w:val="en-US"/>
          </w:rPr>
          <w:t>ce of that species</w:t>
        </w:r>
      </w:ins>
      <w:ins w:id="209" w:author="Gabriel Nakamura" w:date="2020-06-12T13:28:00Z">
        <w:r w:rsidR="00491493">
          <w:rPr>
            <w:rFonts w:ascii="Times New Roman" w:hAnsi="Times New Roman" w:cs="Times New Roman"/>
            <w:lang w:val="en-US"/>
          </w:rPr>
          <w:t>.</w:t>
        </w:r>
      </w:ins>
      <w:ins w:id="210" w:author="Gabriel Nakamura" w:date="2020-06-12T13:31:00Z">
        <w:r w:rsidR="00337D1D">
          <w:rPr>
            <w:rFonts w:ascii="Times New Roman" w:hAnsi="Times New Roman" w:cs="Times New Roman"/>
            <w:lang w:val="en-US"/>
          </w:rPr>
          <w:t xml:space="preserve"> </w:t>
        </w:r>
        <w:r w:rsidR="00ED3783">
          <w:rPr>
            <w:rFonts w:ascii="Times New Roman" w:hAnsi="Times New Roman" w:cs="Times New Roman"/>
            <w:lang w:val="en-US"/>
          </w:rPr>
          <w:t>The new framework proposed</w:t>
        </w:r>
      </w:ins>
      <w:ins w:id="211" w:author="Gabriel Nakamura" w:date="2020-06-18T09:27:00Z">
        <w:r w:rsidR="00365515">
          <w:rPr>
            <w:rFonts w:ascii="Times New Roman" w:hAnsi="Times New Roman" w:cs="Times New Roman"/>
            <w:lang w:val="en-US"/>
          </w:rPr>
          <w:t xml:space="preserve"> here</w:t>
        </w:r>
      </w:ins>
      <w:ins w:id="212" w:author="Gabriel Nakamura" w:date="2020-06-12T13:31:00Z">
        <w:r w:rsidR="00ED3783">
          <w:rPr>
            <w:rFonts w:ascii="Times New Roman" w:hAnsi="Times New Roman" w:cs="Times New Roman"/>
            <w:lang w:val="en-US"/>
          </w:rPr>
          <w:t xml:space="preserve"> </w:t>
        </w:r>
      </w:ins>
      <w:ins w:id="213" w:author="Gabriel Nakamura" w:date="2020-06-12T19:26:00Z">
        <w:r w:rsidR="005B1D42">
          <w:rPr>
            <w:rFonts w:ascii="Times New Roman" w:hAnsi="Times New Roman" w:cs="Times New Roman"/>
            <w:lang w:val="en-US"/>
          </w:rPr>
          <w:t xml:space="preserve">were used </w:t>
        </w:r>
      </w:ins>
      <w:ins w:id="214" w:author="Gabriel Nakamura" w:date="2020-06-12T13:32:00Z">
        <w:r w:rsidR="00A6162E">
          <w:rPr>
            <w:rFonts w:ascii="Times New Roman" w:hAnsi="Times New Roman" w:cs="Times New Roman"/>
            <w:lang w:val="en-US"/>
          </w:rPr>
          <w:t xml:space="preserve">to </w:t>
        </w:r>
      </w:ins>
      <w:ins w:id="215" w:author="Gabriel Nakamura" w:date="2020-06-12T19:26:00Z">
        <w:r w:rsidR="005B1D42">
          <w:rPr>
            <w:rFonts w:ascii="Times New Roman" w:hAnsi="Times New Roman" w:cs="Times New Roman"/>
            <w:lang w:val="en-US"/>
          </w:rPr>
          <w:t>test</w:t>
        </w:r>
      </w:ins>
      <w:ins w:id="216" w:author="Gabriel Nakamura" w:date="2020-06-12T13:32:00Z">
        <w:r w:rsidR="00A6162E">
          <w:rPr>
            <w:rFonts w:ascii="Times New Roman" w:hAnsi="Times New Roman" w:cs="Times New Roman"/>
            <w:lang w:val="en-US"/>
          </w:rPr>
          <w:t xml:space="preserve"> </w:t>
        </w:r>
      </w:ins>
      <w:ins w:id="217" w:author="Gabriel Nakamura" w:date="2020-06-18T09:28:00Z">
        <w:r w:rsidR="00365515">
          <w:rPr>
            <w:rFonts w:ascii="Times New Roman" w:hAnsi="Times New Roman" w:cs="Times New Roman"/>
            <w:lang w:val="en-US"/>
          </w:rPr>
          <w:t xml:space="preserve">the two </w:t>
        </w:r>
      </w:ins>
      <w:ins w:id="218" w:author="Gabriel Nakamura" w:date="2020-06-12T13:32:00Z">
        <w:r w:rsidR="00A6162E">
          <w:rPr>
            <w:rFonts w:ascii="Times New Roman" w:hAnsi="Times New Roman" w:cs="Times New Roman"/>
            <w:lang w:val="en-US"/>
          </w:rPr>
          <w:t xml:space="preserve">hypothesis that </w:t>
        </w:r>
      </w:ins>
      <w:ins w:id="219" w:author="Gabriel Nakamura" w:date="2020-06-12T19:27:00Z">
        <w:r w:rsidR="005B1D42">
          <w:rPr>
            <w:rFonts w:ascii="Times New Roman" w:hAnsi="Times New Roman" w:cs="Times New Roman"/>
            <w:lang w:val="en-US"/>
          </w:rPr>
          <w:t>explicitly</w:t>
        </w:r>
      </w:ins>
      <w:ins w:id="220" w:author="Gabriel Nakamura" w:date="2020-06-12T13:32:00Z">
        <w:r w:rsidR="00A6162E">
          <w:rPr>
            <w:rFonts w:ascii="Times New Roman" w:hAnsi="Times New Roman" w:cs="Times New Roman"/>
            <w:lang w:val="en-US"/>
          </w:rPr>
          <w:t xml:space="preserve"> consider the timing and frequency of historical dispersal</w:t>
        </w:r>
      </w:ins>
      <w:ins w:id="221" w:author="Gabriel Nakamura" w:date="2020-06-18T09:28:00Z">
        <w:r w:rsidR="00365515">
          <w:rPr>
            <w:rFonts w:ascii="Times New Roman" w:hAnsi="Times New Roman" w:cs="Times New Roman"/>
            <w:lang w:val="en-US"/>
          </w:rPr>
          <w:t xml:space="preserve">: </w:t>
        </w:r>
      </w:ins>
      <w:ins w:id="222" w:author="Gabriel Nakamura" w:date="2020-06-12T13:32:00Z">
        <w:r w:rsidR="00A6162E">
          <w:rPr>
            <w:rFonts w:ascii="Times New Roman" w:hAnsi="Times New Roman" w:cs="Times New Roman"/>
            <w:lang w:val="en-US"/>
          </w:rPr>
          <w:t>OTT and TNC</w:t>
        </w:r>
      </w:ins>
      <w:ins w:id="223" w:author="Gabriel Nakamura" w:date="2020-06-12T13:33:00Z">
        <w:r w:rsidR="00A6162E">
          <w:rPr>
            <w:rFonts w:ascii="Times New Roman" w:hAnsi="Times New Roman" w:cs="Times New Roman"/>
            <w:lang w:val="en-US"/>
          </w:rPr>
          <w:t>.</w:t>
        </w:r>
      </w:ins>
      <w:ins w:id="224" w:author="Gabriel Nakamura" w:date="2020-06-12T13:35:00Z">
        <w:r w:rsidR="00C54157">
          <w:rPr>
            <w:rFonts w:ascii="Times New Roman" w:hAnsi="Times New Roman" w:cs="Times New Roman"/>
            <w:lang w:val="en-US"/>
          </w:rPr>
          <w:t xml:space="preserve"> Expectations regarding phylogenetic patterns and </w:t>
        </w:r>
        <w:r w:rsidR="00E84388">
          <w:rPr>
            <w:rFonts w:ascii="Times New Roman" w:hAnsi="Times New Roman" w:cs="Times New Roman"/>
            <w:lang w:val="en-US"/>
          </w:rPr>
          <w:t xml:space="preserve">assemblage ages </w:t>
        </w:r>
      </w:ins>
      <w:ins w:id="225" w:author="Gabriel Nakamura" w:date="2020-06-12T13:36:00Z">
        <w:r w:rsidR="00E84388">
          <w:rPr>
            <w:rFonts w:ascii="Times New Roman" w:hAnsi="Times New Roman" w:cs="Times New Roman"/>
            <w:lang w:val="en-US"/>
          </w:rPr>
          <w:t>accordingly OTT and TNC are presented in Table S1.</w:t>
        </w:r>
      </w:ins>
    </w:p>
    <w:p w14:paraId="67718170" w14:textId="30110570" w:rsidR="00B86404" w:rsidRPr="00B86404" w:rsidDel="007A2B7D" w:rsidRDefault="00B86404">
      <w:pPr>
        <w:pStyle w:val="Default"/>
        <w:spacing w:line="480" w:lineRule="auto"/>
        <w:rPr>
          <w:del w:id="226" w:author="Gabriel Nakamura" w:date="2020-06-12T13:34:00Z"/>
          <w:rFonts w:ascii="Times New Roman" w:hAnsi="Times New Roman" w:cs="Times New Roman"/>
          <w:lang w:val="en-US"/>
        </w:rPr>
        <w:pPrChange w:id="227" w:author="Gabriel Nakamura" w:date="2020-06-12T13:34:00Z">
          <w:pPr>
            <w:pStyle w:val="SemEspaamento"/>
            <w:spacing w:line="480" w:lineRule="auto"/>
            <w:ind w:firstLine="708"/>
            <w:jc w:val="both"/>
          </w:pPr>
        </w:pPrChange>
      </w:pPr>
      <w:del w:id="228" w:author="Gabriel Nakamura" w:date="2020-06-12T13:34:00Z">
        <w:r w:rsidRPr="00B86404" w:rsidDel="007A2B7D">
          <w:rPr>
            <w:rFonts w:ascii="Times New Roman" w:hAnsi="Times New Roman" w:cs="Times New Roman"/>
            <w:lang w:val="en-US"/>
          </w:rPr>
          <w:delText xml:space="preserve">The latitudinal diversity gradient is defined as an increase in species richness from poles to equator and it is the most striking pattern in ecology and biogeography </w:delText>
        </w:r>
        <w:r w:rsidRPr="00B86404" w:rsidDel="007A2B7D">
          <w:rPr>
            <w:rFonts w:ascii="Times New Roman" w:hAnsi="Times New Roman" w:cs="Times New Roman"/>
            <w:lang w:val="en-US"/>
          </w:rPr>
          <w:fldChar w:fldCharType="begin" w:fldLock="1"/>
        </w:r>
        <w:r w:rsidR="006D7A4B" w:rsidRPr="00C54157" w:rsidDel="007A2B7D">
          <w:rPr>
            <w:rFonts w:ascii="Times New Roman" w:hAnsi="Times New Roman" w:cs="Times New Roman"/>
            <w:lang w:val="en-US"/>
            <w:rPrChange w:id="229" w:author="Gabriel Nakamura" w:date="2020-06-12T13:34:00Z">
              <w:rPr>
                <w:rFonts w:ascii="Times New Roman" w:hAnsi="Times New Roman" w:cs="Times New Roman"/>
                <w:sz w:val="24"/>
                <w:szCs w:val="24"/>
                <w:lang w:val="en-US"/>
              </w:rPr>
            </w:rPrChange>
          </w:rPr>
          <w:delInstrText>ADDIN CSL_CITATION {"citationItems":[{"id":"ITEM-1","itemData":{"abstract":"The decline of biodiversity with latitude has received great attention, but both the concise pattern and the causes of the gradient are under strong debate. Most studies of the latitudinal gradient comprise only one or few organism types and are often restricted to certain region or habitat types. To test for significant variation in the gradient between organisms, habitats, or regions, a meta-analysis was conducted on nearly 600 latitudinal gradients assembled from the literature. Each gradient was characterized by two effect sizes, strength (correlation coefficient) and slope, and additionally by 14 variables describing organisms, habitats, and regions. The analysis corroborated the high generality of the latitudinal diversity decline. Gradients on regional scales were significantly stronger and steeper than on local scales, and slopes also varied with sampling grain. Both strength and slope increased with organism body mass, and strength increased with trophic level. The body mass-effect size relation varied for ecto-versus homeotherm organisms and for different dispersal types, suggesting allometric effects on energy use and dispersal ability as possible mechanisms for the body mass effect. Latitudinal gradients were weaker and less steep in freshwater than in marine or terrestrial environments and differed significantly between continents and habitat types. The gradient parameters were not affected by hemisphere or the latitudinal range covered. This analysis is the first to describe these general and significant patterns, which have important consequences for models aiming to explain the latitudinal gradient.","author":[{"dropping-particle":"","family":"Hillebrand","given":"Helmut","non-dropping-particle":"","parse-names":false,"suffix":""}],"container-title":"Am. Nat","id":"ITEM-1","issue":"2","issued":{"date-parts":[["2004"]]},"page":"192-211","title":"On the Generality of the Latitudinal Diversity Gradient","type":"article-journal","volume":"163"},"uris":["http://www.mendeley.com/documents/?uuid=85322750-b0f3-33c1-9da0-4827cb56dc4c","http://www.mendeley.com/documents/?uuid=e259bde7-22b4-42d1-91aa-eefb84c5330b"]},{"id":"ITEM-2","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W.","non-dropping-particle":"","parse-names":false,"suffix":""}],"container-title":"Science","id":"ITEM-2","issued":{"date-parts":[["2006"]]},"title":"Out of the tropics: Evolutionary dynamics of the latitudinal diversity gradient","type":"article-journal"},"uris":["http://www.mendeley.com/documents/?uuid=12602bbc-13dd-3dca-aa00-c090f5ae4638","http://www.mendeley.com/documents/?uuid=140d5692-be2a-451d-a668-c484eee3321e"]},{"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9a2fc4de-059b-3a53-85ec-8a07ca44ecfb","http://www.mendeley.com/documents/?uuid=f5b003d6-7734-4ce5-b4f2-5af0ca0fea77"]},{"id":"ITEM-4","itemData":{"author":[{"dropping-particle":"","family":"Hawkins","given":"Bradford A.","non-dropping-particle":"","parse-names":false,"suffix":""}],"container-title":"Trends in Ecology and Evolution","id":"ITEM-4","issued":{"date-parts":[["2001"]]},"title":"Ecology's oldest pattern?","type":"article-journal","volume":"16"},"uris":["http://www.mendeley.com/documents/?uuid=015e0372-a1da-3e40-97bf-af3c1f065186","http://www.mendeley.com/documents/?uuid=8199e271-b562-4b73-8c50-0326b19f1b75"]}],"mendeley":{"formattedCitation":"(Hawkins 2001, Hillebrand 2004, Wiens and Graham 2005, Jablonski et al. 2006)","plainTextFormattedCitation":"(Hawkins 2001, Hillebrand 2004, Wiens and Graham 2005, Jablonski et al. 2006)","previouslyFormattedCitation":"(Hawkins 2001, Hillebrand 2004, Wiens and Graham 2005, Jablonski et al. 2006)"},"properties":{"noteIndex":0},"schema":"https://github.com/citation-style-language/schema/raw/master/csl-citation.json"}</w:delInstrText>
        </w:r>
        <w:r w:rsidRPr="00B86404" w:rsidDel="007A2B7D">
          <w:rPr>
            <w:rFonts w:ascii="Times New Roman" w:hAnsi="Times New Roman" w:cs="Times New Roman"/>
            <w:lang w:val="en-US"/>
          </w:rPr>
          <w:fldChar w:fldCharType="separate"/>
        </w:r>
        <w:r w:rsidR="001D4832" w:rsidRPr="001D4832" w:rsidDel="007A2B7D">
          <w:rPr>
            <w:rFonts w:ascii="Times New Roman" w:hAnsi="Times New Roman" w:cs="Times New Roman"/>
            <w:noProof/>
            <w:lang w:val="en-US"/>
          </w:rPr>
          <w:delText>(Hawkins 2001, Hillebrand 2004, Wiens and Graham 2005, Jablonski et al. 2006)</w:delText>
        </w:r>
        <w:r w:rsidRPr="00B86404" w:rsidDel="007A2B7D">
          <w:rPr>
            <w:rFonts w:ascii="Times New Roman" w:hAnsi="Times New Roman" w:cs="Times New Roman"/>
            <w:lang w:val="en-US"/>
          </w:rPr>
          <w:fldChar w:fldCharType="end"/>
        </w:r>
        <w:r w:rsidRPr="00B86404" w:rsidDel="007A2B7D">
          <w:rPr>
            <w:rFonts w:ascii="Times New Roman" w:hAnsi="Times New Roman" w:cs="Times New Roman"/>
            <w:lang w:val="en-US"/>
          </w:rPr>
          <w:delText xml:space="preserve">. Although many hypotheses were developed to explain this pattern, the majority are untestable, vague, tautological or unsatisfactory supported by empirical evidence </w:delText>
        </w:r>
        <w:r w:rsidRPr="00B86404" w:rsidDel="007A2B7D">
          <w:rPr>
            <w:rFonts w:ascii="Times New Roman" w:hAnsi="Times New Roman" w:cs="Times New Roman"/>
            <w:lang w:val="en-US"/>
          </w:rPr>
          <w:fldChar w:fldCharType="begin" w:fldLock="1"/>
        </w:r>
        <w:r w:rsidR="006D7A4B" w:rsidDel="007A2B7D">
          <w:rPr>
            <w:rFonts w:ascii="Times New Roman" w:hAnsi="Times New Roman" w:cs="Times New Roman"/>
            <w:lang w:val="en-US"/>
          </w:rPr>
          <w:delInstrText>ADDIN CSL_CITATION {"citationItems":[{"id":"ITEM-1","itemData":{"DOI":"10.1073/pnas.071034898","ISBN":"0027-8424 (Print)\\n0027-8424 (Linking)","ISSN":"0027-8424","PMID":"11296292","abstract":"The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approximately 12,300 to approximately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degrees x 1 degrees latitude-longitude quadrats in the Andes (peaking at 845 species) were approximately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heterogeneity.","author":[{"dropping-particle":"","family":"Rahbek","given":"C.","non-dropping-particle":"","parse-names":false,"suffix":""},{"dropping-particle":"","family":"Graves","given":"G. R.","non-dropping-particle":"","parse-names":false,"suffix":""}],"container-title":"Proceedings of the National Academy of Sciences","id":"ITEM-1","issue":"8","issued":{"date-parts":[["2001"]]},"page":"4534-4539","title":"Multiscale assessment of patterns of avian species richness","type":"article-journal","volume":"98"},"uris":["http://www.mendeley.com/documents/?uuid=b11a4afe-49f6-48dd-a31b-bfc6dfe5d50a","http://www.mendeley.com/documents/?uuid=6a174863-b453-4173-9418-939c10ab000e"]},{"id":"ITEM-2","itemData":{"DOI":"10.1111/j.1365-2699.2004.01126.x","ISBN":"1365-2699","ISSN":"03050270","PMID":"21503011","abstract":"Aim�To evaluate how spatial variation of species richness in different bird orders responds to environmental gradients and determine which order level trait best predicts these relationships.Location� South America.Methods� A canonical correlation analysis was performed between the species richness in each of 17 bird orders and eight environmental variables in 374, 220�נ220�km cells. Loadings associated with the first two canonical variables were regressed against six order-level predictors, including diversification level (number of species in each order), body size, median geographical range size and characteristics included in the model to control Type I error rates (the phylogenetic relationship among orders and levels of local-scale spatial autocorrelation).Results� Richness patterns of 14 bird orders were highly correlated with the first canonical axis, indicating that most orders respond similarly to energy-water gradients (primarily actual evapotranspiration, minimum temperature and potential evapotranspiration). In contrast, species richness within Trochiliformes, Apodiformes and Galliformes were also correlated with the second canonical variable, representing measures of mesoscale climatic variation (range in elevation within cells, minimum temperature, and the interaction term between them) and landcover (habitat diversity). We also found that total diversification within orders was the best predictor of the loadings associated with the first canonical axis, whereas body size of each order best predicted loadings on the second axis.Conclusion� Our results broadly support climatic-related hypotheses as explanations for spatial variation in species richness of different orders. However, both historical (order-specific variation in speciation rates) and ecological (dispersal of species that evolved by independent processes into areas amenable to birds) processes can explain the relationship between order level traits, such as body size and diversification level, and magnitude of response to current environment, furnishing then guidelines for a further and deeper understanding of broad-scale diversity gradients.","author":[{"dropping-particle":"","family":"Bini","given":"Luis Mauricio","non-dropping-particle":"","parse-names":false,"suffix":""},{"dropping-particle":"","family":"Diniz-Filho","given":"J. A F","non-dropping-particle":"","parse-names":false,"suffix":""},{"dropping-particle":"","family":"Hawkins","given":"Bradford A.","non-dropping-particle":"","parse-names":false,"suffix":""}],"container-title":"Journal of Biogeography","id":"ITEM-2","issued":{"date-parts":[["2004"]]},"title":"Macroecological explanations for differences in species richness gradients: A canonical analysis of South American birds","type":"article-journal"},"uris":["http://www.mendeley.com/documents/?uuid=3f932fb1-148f-39aa-80cb-52c48cc912b6","http://www.mendeley.com/documents/?uuid=818caf4d-eed6-4216-8946-17228181a770"]}],"mendeley":{"formattedCitation":"(Rahbek and Graves 2001, Bini et al. 2004)","plainTextFormattedCitation":"(Rahbek and Graves 2001, Bini et al. 2004)","previouslyFormattedCitation":"(Rahbek and Graves 2001, Bini et al. 2004)"},"properties":{"noteIndex":0},"schema":"https://github.com/citation-style-language/schema/raw/master/csl-citation.json"}</w:delInstrText>
        </w:r>
        <w:r w:rsidRPr="00B86404" w:rsidDel="007A2B7D">
          <w:rPr>
            <w:rFonts w:ascii="Times New Roman" w:hAnsi="Times New Roman" w:cs="Times New Roman"/>
            <w:lang w:val="en-US"/>
          </w:rPr>
          <w:fldChar w:fldCharType="separate"/>
        </w:r>
        <w:r w:rsidR="001D4832" w:rsidRPr="001D4832" w:rsidDel="007A2B7D">
          <w:rPr>
            <w:rFonts w:ascii="Times New Roman" w:hAnsi="Times New Roman" w:cs="Times New Roman"/>
            <w:noProof/>
            <w:lang w:val="en-US"/>
          </w:rPr>
          <w:delText>(Rahbek and Graves 2001, Bini et al. 2004)</w:delText>
        </w:r>
        <w:r w:rsidRPr="00B86404" w:rsidDel="007A2B7D">
          <w:rPr>
            <w:rFonts w:ascii="Times New Roman" w:hAnsi="Times New Roman" w:cs="Times New Roman"/>
            <w:lang w:val="en-US"/>
          </w:rPr>
          <w:fldChar w:fldCharType="end"/>
        </w:r>
        <w:r w:rsidRPr="00B86404" w:rsidDel="007A2B7D">
          <w:rPr>
            <w:rFonts w:ascii="Times New Roman" w:hAnsi="Times New Roman" w:cs="Times New Roman"/>
            <w:lang w:val="en-US"/>
          </w:rPr>
          <w:delText xml:space="preserve"> and until now there is limited consensus about the mechanisms underlying this pattern </w:delText>
        </w:r>
        <w:r w:rsidRPr="00B86404" w:rsidDel="007A2B7D">
          <w:rPr>
            <w:rFonts w:ascii="Times New Roman" w:hAnsi="Times New Roman" w:cs="Times New Roman"/>
            <w:lang w:val="en-US"/>
          </w:rPr>
          <w:fldChar w:fldCharType="begin" w:fldLock="1"/>
        </w:r>
        <w:r w:rsidR="006D7A4B" w:rsidDel="007A2B7D">
          <w:rPr>
            <w:rFonts w:ascii="Times New Roman" w:hAnsi="Times New Roman" w:cs="Times New Roman"/>
            <w:lang w:val="en-US"/>
          </w:rPr>
          <w:del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7d1cd333-cd5a-3772-9e2b-07dad4618737","http://www.mendeley.com/documents/?uuid=e2f58a67-33b5-49ec-91dc-71214dee62ac"]},{"id":"ITEM-2","itemData":{"DOI":"10.1016/j.tree.2018.11.009","ISSN":"01695347","abstract":"The latitudinal diversity gradient (LDG) is one of the most widely studied patterns in ecology, yet no consensus has been reached about its underlying causes. We argue that the reasons for this are the verbal nature of existing hypotheses, the failure to mechanistically link interacting ecological and evolutionary processes to the LDG, and the fact that empirical patterns are often consistent with multiple explanations. To address this issue, we synthesize current LDG hypotheses, uncovering their eco-evolutionary mechanisms, hidden assumptions, and commonalities. Furthermore, we propose mechanistic eco-evolutionary modeling and an inferential approach that makes use of geographic, phylogenetic, and trait-based patterns to assess the relative importance of different processes for generating the LDG.","author":[{"dropping-particle":"","family":"Pontarp","given":"Mikael","non-dropping-particle":"","parse-names":false,"suffix":""},{"dropping-particle":"","family":"Bunnefeld","given":"Lynsey","non-dropping-particle":"","parse-names":false,"suffix":""},{"dropping-particle":"","family":"Cabral","given":"Juliano Sarmento","non-dropping-particle":"","parse-names":false,"suffix":""},{"dropping-particle":"","family":"Etienne","given":"Rampal S.","non-dropping-particle":"","parse-names":false,"suffix":""},{"dropping-particle":"","family":"Fritz","given":"Susanne A.","non-dropping-particle":"","parse-names":false,"suffix":""},{"dropping-particle":"","family":"Gillespie","given":"Rosemary","non-dropping-particle":"","parse-names":false,"suffix":""},{"dropping-particle":"","family":"Graham","given":"Catherine H.","non-dropping-particle":"","parse-names":false,"suffix":""},{"dropping-particle":"","family":"Hagen","given":"Oskar","non-dropping-particle":"","parse-names":false,"suffix":""},{"dropping-particle":"","family":"Hartig","given":"Florian","non-dropping-particle":"","parse-names":false,"suffix":""},{"dropping-particle":"","family":"Huang","given":"Shan","non-dropping-particle":"","parse-names":false,"suffix":""},{"dropping-particle":"","family":"Jansson","given":"Roland","non-dropping-particle":"","parse-names":false,"suffix":""},{"dropping-particle":"","family":"Maliet","given":"Odile","non-dropping-particle":"","parse-names":false,"suffix":""},{"dropping-particle":"","family":"Münkemüller","given":"Tamara","non-dropping-particle":"","parse-names":false,"suffix":""},{"dropping-particle":"","family":"Pellissier","given":"Loïc","non-dropping-particle":"","parse-names":false,"suffix":""},{"dropping-particle":"","family":"Rangel","given":"Thiago F.","non-dropping-particle":"","parse-names":false,"suffix":""},{"dropping-particle":"","family":"Storch","given":"David","non-dropping-particle":"","parse-names":false,"suffix":""},{"dropping-particle":"","family":"Wiegand","given":"Thorsten","non-dropping-particle":"","parse-names":false,"suffix":""},{"dropping-particle":"","family":"Hurlbert","given":"Allen H.","non-dropping-particle":"","parse-names":false,"suffix":""}],"container-title":"Trends in Ecology and Evolution","id":"ITEM-2","issue":"3","issued":{"date-parts":[["2019","3"]]},"page":"211-223","publisher":"Elsevier Ltd","title":"The Latitudinal Diversity Gradient: Novel Understanding through Mechanistic Eco-evolutionary Models","type":"article","volume":"34"},"uris":["http://www.mendeley.com/documents/?uuid=2ef9b0cc-a090-343b-ae6e-260fd25f991a","http://www.mendeley.com/documents/?uuid=d5ee49e1-fb09-4709-9f4d-f3ef4edaac5d"]}],"mendeley":{"formattedCitation":"(Duchêne and Cardillo 2015, Pontarp et al. 2019)","plainTextFormattedCitation":"(Duchêne and Cardillo 2015, Pontarp et al. 2019)","previouslyFormattedCitation":"(Duchêne and Cardillo 2015, Pontarp et al. 2019)"},"properties":{"noteIndex":0},"schema":"https://github.com/citation-style-language/schema/raw/master/csl-citation.json"}</w:delInstrText>
        </w:r>
        <w:r w:rsidRPr="00B86404" w:rsidDel="007A2B7D">
          <w:rPr>
            <w:rFonts w:ascii="Times New Roman" w:hAnsi="Times New Roman" w:cs="Times New Roman"/>
            <w:lang w:val="en-US"/>
          </w:rPr>
          <w:fldChar w:fldCharType="separate"/>
        </w:r>
        <w:r w:rsidR="001D4832" w:rsidRPr="001D4832" w:rsidDel="007A2B7D">
          <w:rPr>
            <w:rFonts w:ascii="Times New Roman" w:hAnsi="Times New Roman" w:cs="Times New Roman"/>
            <w:noProof/>
            <w:lang w:val="en-US"/>
          </w:rPr>
          <w:delText>(Duchêne and Cardillo 2015, Pontarp et al. 2019)</w:delText>
        </w:r>
        <w:r w:rsidRPr="00B86404" w:rsidDel="007A2B7D">
          <w:rPr>
            <w:rFonts w:ascii="Times New Roman" w:hAnsi="Times New Roman" w:cs="Times New Roman"/>
            <w:lang w:val="en-US"/>
          </w:rPr>
          <w:fldChar w:fldCharType="end"/>
        </w:r>
        <w:r w:rsidRPr="00B86404" w:rsidDel="007A2B7D">
          <w:rPr>
            <w:rFonts w:ascii="Times New Roman" w:hAnsi="Times New Roman" w:cs="Times New Roman"/>
            <w:lang w:val="en-US"/>
          </w:rPr>
          <w:delText xml:space="preserve">. While some explanations for the latitudinal diversity gradient </w:delText>
        </w:r>
        <w:r w:rsidR="00667E68" w:rsidDel="007A2B7D">
          <w:rPr>
            <w:rFonts w:ascii="Times New Roman" w:hAnsi="Times New Roman" w:cs="Times New Roman"/>
            <w:lang w:val="en-US"/>
          </w:rPr>
          <w:delText>have support, such as those based on</w:delText>
        </w:r>
        <w:r w:rsidRPr="00B86404" w:rsidDel="007A2B7D">
          <w:rPr>
            <w:rFonts w:ascii="Times New Roman" w:hAnsi="Times New Roman" w:cs="Times New Roman"/>
            <w:lang w:val="en-US"/>
          </w:rPr>
          <w:delText xml:space="preserve"> correlations between richness and climatic variables, productivity, and habitat diversity, generally these correlations do not mechanistically explain how these variables increase species richness </w:delText>
        </w:r>
        <w:r w:rsidRPr="00B86404" w:rsidDel="007A2B7D">
          <w:rPr>
            <w:rFonts w:ascii="Times New Roman" w:hAnsi="Times New Roman" w:cs="Times New Roman"/>
            <w:lang w:val="en-US"/>
          </w:rPr>
          <w:fldChar w:fldCharType="begin" w:fldLock="1"/>
        </w:r>
        <w:r w:rsidR="006D7A4B" w:rsidDel="007A2B7D">
          <w:rPr>
            <w:rFonts w:ascii="Times New Roman" w:hAnsi="Times New Roman" w:cs="Times New Roman"/>
            <w:lang w:val="en-US"/>
          </w:rPr>
          <w:delInstrText>ADDIN CSL_CITATION {"citationItems":[{"id":"ITEM-1","itemData":{"DOI":"10.1016/j.tree.2004.09.011","ISBN":"0169-5347","ISSN":"01695347","PMID":"16701326","abstract":"Ecology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Evolution","id":"ITEM-1","issue":"12","issued":{"date-parts":[["2004"]]},"page":"639-644","title":"Historical biogeography, ecology and species richness","type":"article-journal","volume":"19"},"uris":["http://www.mendeley.com/documents/?uuid=7896fc06-4d9f-445e-9b4b-ca69e625de31"]},{"id":"ITEM-2","itemData":{"DOI":"10.1146/annurev.ecolsys.36.102803.095431","ISSN":"1543-592X","abstract":"Niche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Systematics","id":"ITEM-2","issue":"36","issued":{"date-parts":[["2005","12"]]},"page":"519-539","title":"Niche Conservatism: Integrating Evolution, Ecology, and Conservation Biology","type":"article-journal","volume":"36"},"uris":["http://www.mendeley.com/documents/?uuid=f5b003d6-7734-4ce5-b4f2-5af0ca0fea77","http://www.mendeley.com/documents/?uuid=9a2fc4de-059b-3a53-85ec-8a07ca44ecfb"]}],"mendeley":{"formattedCitation":"(Wiens and Donoghue 2004, Wiens and Graham 2005)","plainTextFormattedCitation":"(Wiens and Donoghue 2004, Wiens and Graham 2005)","previouslyFormattedCitation":"(Wiens and Donoghue 2004, Wiens and Graham 2005)"},"properties":{"noteIndex":0},"schema":"https://github.com/citation-style-language/schema/raw/master/csl-citation.json"}</w:delInstrText>
        </w:r>
        <w:r w:rsidRPr="00B86404" w:rsidDel="007A2B7D">
          <w:rPr>
            <w:rFonts w:ascii="Times New Roman" w:hAnsi="Times New Roman" w:cs="Times New Roman"/>
            <w:lang w:val="en-US"/>
          </w:rPr>
          <w:fldChar w:fldCharType="separate"/>
        </w:r>
        <w:r w:rsidR="001D4832" w:rsidRPr="001D4832" w:rsidDel="007A2B7D">
          <w:rPr>
            <w:rFonts w:ascii="Times New Roman" w:hAnsi="Times New Roman" w:cs="Times New Roman"/>
            <w:noProof/>
            <w:lang w:val="en-US"/>
          </w:rPr>
          <w:delText>(Wiens and Donoghue 2004, Wiens and Graham 2005)</w:delText>
        </w:r>
        <w:r w:rsidRPr="00B86404" w:rsidDel="007A2B7D">
          <w:rPr>
            <w:rFonts w:ascii="Times New Roman" w:hAnsi="Times New Roman" w:cs="Times New Roman"/>
            <w:lang w:val="en-US"/>
          </w:rPr>
          <w:fldChar w:fldCharType="end"/>
        </w:r>
        <w:r w:rsidRPr="00B86404" w:rsidDel="007A2B7D">
          <w:rPr>
            <w:rFonts w:ascii="Times New Roman" w:hAnsi="Times New Roman" w:cs="Times New Roman"/>
            <w:lang w:val="en-US"/>
          </w:rPr>
          <w:delText>.</w:delText>
        </w:r>
      </w:del>
    </w:p>
    <w:p w14:paraId="26B0C764" w14:textId="3744DEFE" w:rsidR="00B86404" w:rsidDel="007A2B7D" w:rsidRDefault="00EF0569">
      <w:pPr>
        <w:pStyle w:val="Default"/>
        <w:spacing w:line="480" w:lineRule="auto"/>
        <w:rPr>
          <w:del w:id="230" w:author="Gabriel Nakamura" w:date="2020-06-12T13:34:00Z"/>
          <w:rFonts w:ascii="Times New Roman" w:hAnsi="Times New Roman" w:cs="Times New Roman"/>
          <w:lang w:val="en-US"/>
        </w:rPr>
        <w:pPrChange w:id="231" w:author="Gabriel Nakamura" w:date="2020-06-12T13:34:00Z">
          <w:pPr>
            <w:pStyle w:val="SemEspaamento"/>
            <w:spacing w:line="480" w:lineRule="auto"/>
            <w:ind w:firstLine="708"/>
            <w:jc w:val="both"/>
          </w:pPr>
        </w:pPrChange>
      </w:pPr>
      <w:del w:id="232" w:author="Gabriel Nakamura" w:date="2020-06-12T13:34:00Z">
        <w:r w:rsidDel="007A2B7D">
          <w:rPr>
            <w:rFonts w:ascii="Times New Roman" w:hAnsi="Times New Roman" w:cs="Times New Roman"/>
            <w:lang w:val="en-US"/>
          </w:rPr>
          <w:delText>Ultimately</w:delText>
        </w:r>
        <w:r w:rsidR="00B86404" w:rsidRPr="00B86404" w:rsidDel="007A2B7D">
          <w:rPr>
            <w:rFonts w:ascii="Times New Roman" w:hAnsi="Times New Roman" w:cs="Times New Roman"/>
            <w:lang w:val="en-US"/>
          </w:rPr>
          <w:delText>, the mechanisms affecting s</w:delText>
        </w:r>
        <w:r w:rsidDel="007A2B7D">
          <w:rPr>
            <w:rFonts w:ascii="Times New Roman" w:hAnsi="Times New Roman" w:cs="Times New Roman"/>
            <w:lang w:val="en-US"/>
          </w:rPr>
          <w:delText>pecies richness are related to the</w:delText>
        </w:r>
        <w:r w:rsidR="00B86404" w:rsidRPr="00B86404" w:rsidDel="007A2B7D">
          <w:rPr>
            <w:rFonts w:ascii="Times New Roman" w:hAnsi="Times New Roman" w:cs="Times New Roman"/>
            <w:lang w:val="en-US"/>
          </w:rPr>
          <w:delText xml:space="preserve"> evolutionary and bioge</w:delText>
        </w:r>
        <w:r w:rsidDel="007A2B7D">
          <w:rPr>
            <w:rFonts w:ascii="Times New Roman" w:hAnsi="Times New Roman" w:cs="Times New Roman"/>
            <w:lang w:val="en-US"/>
          </w:rPr>
          <w:delText>ographic processes of</w:delText>
        </w:r>
        <w:r w:rsidR="00B86404" w:rsidRPr="00B86404" w:rsidDel="007A2B7D">
          <w:rPr>
            <w:rFonts w:ascii="Times New Roman" w:hAnsi="Times New Roman" w:cs="Times New Roman"/>
            <w:lang w:val="en-US"/>
          </w:rPr>
          <w:delText xml:space="preserve"> speciation, extinction and dispersal </w:delText>
        </w:r>
        <w:r w:rsidR="00B86404" w:rsidRPr="00B86404" w:rsidDel="007A2B7D">
          <w:rPr>
            <w:rFonts w:ascii="Times New Roman" w:hAnsi="Times New Roman" w:cs="Times New Roman"/>
            <w:lang w:val="en-US"/>
          </w:rPr>
          <w:fldChar w:fldCharType="begin" w:fldLock="1"/>
        </w:r>
        <w:r w:rsidR="006D7A4B" w:rsidDel="007A2B7D">
          <w:rPr>
            <w:rFonts w:ascii="Times New Roman" w:hAnsi="Times New Roman" w:cs="Times New Roman"/>
            <w:lang w:val="en-US"/>
          </w:rPr>
          <w:delInstrText>ADDIN CSL_CITATION {"citationItems":[{"id":"ITEM-1","itemData":{"DOI":"10.1111/j.1461-0248.2007.01020.x","ISBN":"1461-023X","ISSN":"1461023X","PMID":"17355570","abstract":"A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Letters","id":"ITEM-1","issued":{"date-parts":[["2007"]]},"page":"315-331","title":"Evolution and the latitudinal diversity gradient: Speciation, extinction and biogeography","type":"article-journal","volume":"10"},"uris":["http://www.mendeley.com/documents/?uuid=2baf564d-1545-495e-b855-f1628d32fc9b"]},{"id":"ITEM-2","itemData":{"DOI":"10.1111/geb.12370","ISBN":"1466-822X","ISSN":"14668238","abstract":"Aim\\n\\nRecent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Biogeography","id":"ITEM-2","issued":{"date-parts":[["2015"]]},"title":"Phylogenetic patterns in the geographic distributions of birds support the tropical conservatism hypothesis","type":"article-journal"},"uris":["http://www.mendeley.com/documents/?uuid=e2f58a67-33b5-49ec-91dc-71214dee62ac","http://www.mendeley.com/documents/?uuid=7d1cd333-cd5a-3772-9e2b-07dad4618737"]},{"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f5b003d6-7734-4ce5-b4f2-5af0ca0fea77","http://www.mendeley.com/documents/?uuid=9a2fc4de-059b-3a53-85ec-8a07ca44ecfb","http://www.mendeley.com/documents/?uuid=9695311a-2478-41ef-b556-04d5db5428ec"]}],"mendeley":{"formattedCitation":"(Wiens and Graham 2005, Mittelbach et al. 2007, Duchêne and Cardillo 2015)","plainTextFormattedCitation":"(Wiens and Graham 2005, Mittelbach et al. 2007, Duchêne and Cardillo 2015)","previouslyFormattedCitation":"(Wiens and Graham 2005, Mittelbach et al. 2007, Duchêne and Cardillo 2015)"},"properties":{"noteIndex":0},"schema":"https://github.com/citation-style-language/schema/raw/master/csl-citation.json"}</w:delInstrText>
        </w:r>
        <w:r w:rsidR="00B86404" w:rsidRPr="00B86404" w:rsidDel="007A2B7D">
          <w:rPr>
            <w:rFonts w:ascii="Times New Roman" w:hAnsi="Times New Roman" w:cs="Times New Roman"/>
            <w:lang w:val="en-US"/>
          </w:rPr>
          <w:fldChar w:fldCharType="separate"/>
        </w:r>
        <w:r w:rsidR="001D4832" w:rsidRPr="001D4832" w:rsidDel="007A2B7D">
          <w:rPr>
            <w:rFonts w:ascii="Times New Roman" w:hAnsi="Times New Roman" w:cs="Times New Roman"/>
            <w:noProof/>
            <w:lang w:val="en-US"/>
          </w:rPr>
          <w:delText>(Wiens and Graham 2005, Mittelbach et al. 2007, Duchêne and Cardillo 2015)</w:delText>
        </w:r>
        <w:r w:rsidR="00B86404" w:rsidRPr="00B86404" w:rsidDel="007A2B7D">
          <w:rPr>
            <w:rFonts w:ascii="Times New Roman" w:hAnsi="Times New Roman" w:cs="Times New Roman"/>
            <w:lang w:val="en-US"/>
          </w:rPr>
          <w:fldChar w:fldCharType="end"/>
        </w:r>
        <w:r w:rsidR="00B86404" w:rsidRPr="00B86404" w:rsidDel="007A2B7D">
          <w:rPr>
            <w:rFonts w:ascii="Times New Roman" w:hAnsi="Times New Roman" w:cs="Times New Roman"/>
            <w:lang w:val="en-US"/>
          </w:rPr>
          <w:delText xml:space="preserve">. </w:delText>
        </w:r>
        <w:r w:rsidR="00180876" w:rsidDel="007A2B7D">
          <w:rPr>
            <w:rFonts w:ascii="Times New Roman" w:hAnsi="Times New Roman" w:cs="Times New Roman"/>
            <w:lang w:val="en-US"/>
          </w:rPr>
          <w:delText xml:space="preserve">Among the </w:delText>
        </w:r>
        <w:r w:rsidR="00B86404" w:rsidRPr="00B86404" w:rsidDel="007A2B7D">
          <w:rPr>
            <w:rFonts w:ascii="Times New Roman" w:hAnsi="Times New Roman" w:cs="Times New Roman"/>
            <w:lang w:val="en-US"/>
          </w:rPr>
          <w:delText>most discussed evolutionary hypotheses that incorporate these processes (Table 1) are the Tropical Niche Conservatism (TNC) and the Out of the Tropics (OTT).</w:delText>
        </w:r>
        <w:r w:rsidR="00180876" w:rsidDel="007A2B7D">
          <w:rPr>
            <w:rFonts w:ascii="Times New Roman" w:hAnsi="Times New Roman" w:cs="Times New Roman"/>
            <w:lang w:val="en-US"/>
          </w:rPr>
          <w:delText xml:space="preserve"> </w:delText>
        </w:r>
        <w:r w:rsidR="00B86404" w:rsidRPr="00B86404" w:rsidDel="007A2B7D">
          <w:rPr>
            <w:rFonts w:ascii="Times New Roman" w:hAnsi="Times New Roman" w:cs="Times New Roman"/>
            <w:lang w:val="en-US"/>
          </w:rPr>
          <w:delText>The TNC proposes that most clades originated in the tropics and then a subset of them spread to temperate biomes</w:delText>
        </w:r>
        <w:r w:rsidR="00180876" w:rsidDel="007A2B7D">
          <w:rPr>
            <w:rFonts w:ascii="Times New Roman" w:hAnsi="Times New Roman" w:cs="Times New Roman"/>
            <w:lang w:val="en-US"/>
          </w:rPr>
          <w:delText xml:space="preserve"> (</w:delText>
        </w:r>
        <w:r w:rsidR="00180876" w:rsidRPr="00180876" w:rsidDel="007A2B7D">
          <w:rPr>
            <w:rFonts w:ascii="Times New Roman" w:hAnsi="Times New Roman" w:cs="Times New Roman"/>
            <w:highlight w:val="yellow"/>
            <w:lang w:val="en-US"/>
          </w:rPr>
          <w:delText>referência</w:delText>
        </w:r>
        <w:r w:rsidR="00180876" w:rsidDel="007A2B7D">
          <w:rPr>
            <w:rFonts w:ascii="Times New Roman" w:hAnsi="Times New Roman" w:cs="Times New Roman"/>
            <w:lang w:val="en-US"/>
          </w:rPr>
          <w:delText>)</w:delText>
        </w:r>
        <w:r w:rsidR="00B86404" w:rsidRPr="00B86404" w:rsidDel="007A2B7D">
          <w:rPr>
            <w:rFonts w:ascii="Times New Roman" w:hAnsi="Times New Roman" w:cs="Times New Roman"/>
            <w:lang w:val="en-US"/>
          </w:rPr>
          <w:delText>. In this situation,</w:delText>
        </w:r>
        <w:r w:rsidR="00180876" w:rsidDel="007A2B7D">
          <w:rPr>
            <w:rFonts w:ascii="Times New Roman" w:hAnsi="Times New Roman" w:cs="Times New Roman"/>
            <w:lang w:val="en-US"/>
          </w:rPr>
          <w:delText xml:space="preserve"> the gradient of species richness is sustained by an old origin of tropical clades coupled with infrequent</w:delText>
        </w:r>
        <w:r w:rsidR="00B86404" w:rsidRPr="00B86404" w:rsidDel="007A2B7D">
          <w:rPr>
            <w:rFonts w:ascii="Times New Roman" w:hAnsi="Times New Roman" w:cs="Times New Roman"/>
            <w:lang w:val="en-US"/>
          </w:rPr>
          <w:delText xml:space="preserve"> dis</w:delText>
        </w:r>
        <w:r w:rsidR="00180876" w:rsidDel="007A2B7D">
          <w:rPr>
            <w:rFonts w:ascii="Times New Roman" w:hAnsi="Times New Roman" w:cs="Times New Roman"/>
            <w:lang w:val="en-US"/>
          </w:rPr>
          <w:delText>persal events</w:delText>
        </w:r>
        <w:r w:rsidR="00B86404" w:rsidRPr="00B86404" w:rsidDel="007A2B7D">
          <w:rPr>
            <w:rFonts w:ascii="Times New Roman" w:hAnsi="Times New Roman" w:cs="Times New Roman"/>
            <w:lang w:val="en-US"/>
          </w:rPr>
          <w:delText>, since only few species could have adapted and evolved to invade and persist in freezing temperatures</w:delText>
        </w:r>
        <w:r w:rsidR="00180876" w:rsidDel="007A2B7D">
          <w:rPr>
            <w:rFonts w:ascii="Times New Roman" w:hAnsi="Times New Roman" w:cs="Times New Roman"/>
            <w:lang w:val="en-US"/>
          </w:rPr>
          <w:delText xml:space="preserve"> (</w:delText>
        </w:r>
        <w:r w:rsidR="00180876" w:rsidRPr="00180876" w:rsidDel="007A2B7D">
          <w:rPr>
            <w:rFonts w:ascii="Times New Roman" w:hAnsi="Times New Roman" w:cs="Times New Roman"/>
            <w:highlight w:val="yellow"/>
            <w:lang w:val="en-US"/>
          </w:rPr>
          <w:delText>referência</w:delText>
        </w:r>
        <w:r w:rsidR="00180876" w:rsidDel="007A2B7D">
          <w:rPr>
            <w:rFonts w:ascii="Times New Roman" w:hAnsi="Times New Roman" w:cs="Times New Roman"/>
            <w:lang w:val="en-US"/>
          </w:rPr>
          <w:delText>)</w:delText>
        </w:r>
        <w:r w:rsidR="00B86404" w:rsidRPr="00B86404" w:rsidDel="007A2B7D">
          <w:rPr>
            <w:rFonts w:ascii="Times New Roman" w:hAnsi="Times New Roman" w:cs="Times New Roman"/>
            <w:lang w:val="en-US"/>
          </w:rPr>
          <w:delText xml:space="preserve">. Such perspective implies that niche conservatism helped to keep the difference in species richness in tropics and temperate regions over time </w:delText>
        </w:r>
        <w:r w:rsidR="00B86404" w:rsidRPr="00B86404" w:rsidDel="007A2B7D">
          <w:rPr>
            <w:rFonts w:ascii="Times New Roman" w:hAnsi="Times New Roman" w:cs="Times New Roman"/>
            <w:lang w:val="en-US"/>
          </w:rPr>
          <w:fldChar w:fldCharType="begin" w:fldLock="1"/>
        </w:r>
        <w:r w:rsidR="006D7A4B" w:rsidDel="007A2B7D">
          <w:rPr>
            <w:rFonts w:ascii="Times New Roman" w:hAnsi="Times New Roman" w:cs="Times New Roman"/>
            <w:lang w:val="en-US"/>
          </w:rPr>
          <w:delInstrText>ADDIN CSL_CITATION {"citationItems":[{"id":"ITEM-1","itemData":{"DOI":"10.1016/j.tree.2018.11.009","ISSN":"01695347","abstract":"The latitudinal diversity gradient (LDG) is one of the most widely studied patterns in ecology, yet no consensus has been reached about its underlying causes. We argue that the reasons for this are the verbal nature of existing hypotheses, the failure to mechanistically link interacting ecological and evolutionary processes to the LDG, and the fact that empirical patterns are often consistent with multiple explanations. To address this issue, we synthesize current LDG hypotheses, uncovering their eco-evolutionary mechanisms, hidden assumptions, and commonalities. Furthermore, we propose mechanistic eco-evolutionary modeling and an inferential approach that makes use of geographic, phylogenetic, and trait-based patterns to assess the relative importance of different processes for generating the LDG.","author":[{"dropping-particle":"","family":"Pontarp","given":"Mikael","non-dropping-particle":"","parse-names":false,"suffix":""},{"dropping-particle":"","family":"Bunnefeld","given":"Lynsey","non-dropping-particle":"","parse-names":false,"suffix":""},{"dropping-particle":"","family":"Cabral","given":"Juliano Sarmento","non-dropping-particle":"","parse-names":false,"suffix":""},{"dropping-particle":"","family":"Etienne","given":"Rampal S.","non-dropping-particle":"","parse-names":false,"suffix":""},{"dropping-particle":"","family":"Fritz","given":"Susanne A.","non-dropping-particle":"","parse-names":false,"suffix":""},{"dropping-particle":"","family":"Gillespie","given":"Rosemary","non-dropping-particle":"","parse-names":false,"suffix":""},{"dropping-particle":"","family":"Graham","given":"Catherine H.","non-dropping-particle":"","parse-names":false,"suffix":""},{"dropping-particle":"","family":"Hagen","given":"Oskar","non-dropping-particle":"","parse-names":false,"suffix":""},{"dropping-particle":"","family":"Hartig","given":"Florian","non-dropping-particle":"","parse-names":false,"suffix":""},{"dropping-particle":"","family":"Huang","given":"Shan","non-dropping-particle":"","parse-names":false,"suffix":""},{"dropping-particle":"","family":"Jansson","given":"Roland","non-dropping-particle":"","parse-names":false,"suffix":""},{"dropping-particle":"","family":"Maliet","given":"Odile","non-dropping-particle":"","parse-names":false,"suffix":""},{"dropping-particle":"","family":"Münkemüller","given":"Tamara","non-dropping-particle":"","parse-names":false,"suffix":""},{"dropping-particle":"","family":"Pellissier","given":"Loïc","non-dropping-particle":"","parse-names":false,"suffix":""},{"dropping-particle":"","family":"Rangel","given":"Thiago F.","non-dropping-particle":"","parse-names":false,"suffix":""},{"dropping-particle":"","family":"Storch","given":"David","non-dropping-particle":"","parse-names":false,"suffix":""},{"dropping-particle":"","family":"Wiegand","given":"Thorsten","non-dropping-particle":"","parse-names":false,"suffix":""},{"dropping-particle":"","family":"Hurlbert","given":"Allen H.","non-dropping-particle":"","parse-names":false,"suffix":""}],"container-title":"Trends in Ecology and Evolution","id":"ITEM-1","issue":"3","issued":{"date-parts":[["2019","3"]]},"page":"211-223","publisher":"Elsevier Ltd","title":"The Latitudinal Diversity Gradient: Novel Understanding through Mechanistic Eco-evolutionary Models","type":"article","volume":"34"},"uris":["http://www.mendeley.com/documents/?uuid=d5ee49e1-fb09-4709-9f4d-f3ef4edaac5d","http://www.mendeley.com/documents/?uuid=2ef9b0cc-a090-343b-ae6e-260fd25f991a"]}],"mendeley":{"formattedCitation":"(Pontarp et al. 2019)","plainTextFormattedCitation":"(Pontarp et al. 2019)","previouslyFormattedCitation":"(Pontarp et al. 2019)"},"properties":{"noteIndex":0},"schema":"https://github.com/citation-style-language/schema/raw/master/csl-citation.json"}</w:delInstrText>
        </w:r>
        <w:r w:rsidR="00B86404" w:rsidRPr="00B86404" w:rsidDel="007A2B7D">
          <w:rPr>
            <w:rFonts w:ascii="Times New Roman" w:hAnsi="Times New Roman" w:cs="Times New Roman"/>
            <w:lang w:val="en-US"/>
          </w:rPr>
          <w:fldChar w:fldCharType="separate"/>
        </w:r>
        <w:r w:rsidR="00B86404" w:rsidRPr="001D4832" w:rsidDel="007A2B7D">
          <w:rPr>
            <w:rFonts w:ascii="Times New Roman" w:hAnsi="Times New Roman" w:cs="Times New Roman"/>
            <w:noProof/>
            <w:lang w:val="en-US"/>
          </w:rPr>
          <w:delText>(Pontarp et al. 2019)</w:delText>
        </w:r>
        <w:r w:rsidR="00B86404" w:rsidRPr="00B86404" w:rsidDel="007A2B7D">
          <w:rPr>
            <w:rFonts w:ascii="Times New Roman" w:hAnsi="Times New Roman" w:cs="Times New Roman"/>
            <w:lang w:val="en-US"/>
          </w:rPr>
          <w:fldChar w:fldCharType="end"/>
        </w:r>
        <w:r w:rsidR="00B86404" w:rsidRPr="00B86404" w:rsidDel="007A2B7D">
          <w:rPr>
            <w:rFonts w:ascii="Times New Roman" w:hAnsi="Times New Roman" w:cs="Times New Roman"/>
            <w:lang w:val="en-US"/>
          </w:rPr>
          <w:delText>. The OTT</w:delText>
        </w:r>
        <w:r w:rsidR="00180876" w:rsidDel="007A2B7D">
          <w:rPr>
            <w:rFonts w:ascii="Times New Roman" w:hAnsi="Times New Roman" w:cs="Times New Roman"/>
            <w:lang w:val="en-US"/>
          </w:rPr>
          <w:delText xml:space="preserve"> </w:delText>
        </w:r>
        <w:r w:rsidR="00B86404" w:rsidRPr="00B86404" w:rsidDel="007A2B7D">
          <w:rPr>
            <w:rFonts w:ascii="Times New Roman" w:hAnsi="Times New Roman" w:cs="Times New Roman"/>
            <w:lang w:val="en-US"/>
          </w:rPr>
          <w:delText>also suggests that most clades originated in the tropics, but states that these clades tended to</w:delText>
        </w:r>
        <w:r w:rsidR="00180876" w:rsidDel="007A2B7D">
          <w:rPr>
            <w:rFonts w:ascii="Times New Roman" w:hAnsi="Times New Roman" w:cs="Times New Roman"/>
            <w:lang w:val="en-US"/>
          </w:rPr>
          <w:delText xml:space="preserve"> </w:delText>
        </w:r>
        <w:r w:rsidR="00180876" w:rsidRPr="00B86404" w:rsidDel="007A2B7D">
          <w:rPr>
            <w:rFonts w:ascii="Times New Roman" w:hAnsi="Times New Roman" w:cs="Times New Roman"/>
            <w:lang w:val="en-US"/>
          </w:rPr>
          <w:delText>more frequently</w:delText>
        </w:r>
        <w:r w:rsidR="00B86404" w:rsidRPr="00B86404" w:rsidDel="007A2B7D">
          <w:rPr>
            <w:rFonts w:ascii="Times New Roman" w:hAnsi="Times New Roman" w:cs="Times New Roman"/>
            <w:lang w:val="en-US"/>
          </w:rPr>
          <w:delText xml:space="preserve"> disperse and expand their </w:delText>
        </w:r>
        <w:r w:rsidR="00180876" w:rsidDel="007A2B7D">
          <w:rPr>
            <w:rFonts w:ascii="Times New Roman" w:hAnsi="Times New Roman" w:cs="Times New Roman"/>
            <w:lang w:val="en-US"/>
          </w:rPr>
          <w:delText>distribution to temperate zones (</w:delText>
        </w:r>
        <w:r w:rsidR="00180876" w:rsidRPr="00180876" w:rsidDel="007A2B7D">
          <w:rPr>
            <w:rFonts w:ascii="Times New Roman" w:hAnsi="Times New Roman" w:cs="Times New Roman"/>
            <w:highlight w:val="yellow"/>
            <w:lang w:val="en-US"/>
          </w:rPr>
          <w:delText>referencias</w:delText>
        </w:r>
        <w:r w:rsidR="00180876" w:rsidDel="007A2B7D">
          <w:rPr>
            <w:rFonts w:ascii="Times New Roman" w:hAnsi="Times New Roman" w:cs="Times New Roman"/>
            <w:lang w:val="en-US"/>
          </w:rPr>
          <w:delText>)</w:delText>
        </w:r>
        <w:r w:rsidR="00B86404" w:rsidRPr="00B86404" w:rsidDel="007A2B7D">
          <w:rPr>
            <w:rFonts w:ascii="Times New Roman" w:hAnsi="Times New Roman" w:cs="Times New Roman"/>
            <w:lang w:val="en-US"/>
          </w:rPr>
          <w:delText>. The pattern of spe</w:delText>
        </w:r>
        <w:r w:rsidR="00180876" w:rsidDel="007A2B7D">
          <w:rPr>
            <w:rFonts w:ascii="Times New Roman" w:hAnsi="Times New Roman" w:cs="Times New Roman"/>
            <w:lang w:val="en-US"/>
          </w:rPr>
          <w:delText>cies richness, in OTT</w:delText>
        </w:r>
        <w:r w:rsidR="00B86404" w:rsidRPr="00B86404" w:rsidDel="007A2B7D">
          <w:rPr>
            <w:rFonts w:ascii="Times New Roman" w:hAnsi="Times New Roman" w:cs="Times New Roman"/>
            <w:lang w:val="en-US"/>
          </w:rPr>
          <w:delText xml:space="preserve">, </w:delText>
        </w:r>
        <w:r w:rsidR="00180876" w:rsidDel="007A2B7D">
          <w:rPr>
            <w:rFonts w:ascii="Times New Roman" w:hAnsi="Times New Roman" w:cs="Times New Roman"/>
            <w:lang w:val="en-US"/>
          </w:rPr>
          <w:delText>is</w:delText>
        </w:r>
        <w:r w:rsidR="00B86404" w:rsidRPr="00B86404" w:rsidDel="007A2B7D">
          <w:rPr>
            <w:rFonts w:ascii="Times New Roman" w:hAnsi="Times New Roman" w:cs="Times New Roman"/>
            <w:lang w:val="en-US"/>
          </w:rPr>
          <w:delText xml:space="preserve"> sustained by two different processes: higher speciation in the tropics and frequent dispersal</w:delText>
        </w:r>
        <w:r w:rsidR="00180876" w:rsidDel="007A2B7D">
          <w:rPr>
            <w:rFonts w:ascii="Times New Roman" w:hAnsi="Times New Roman" w:cs="Times New Roman"/>
            <w:lang w:val="en-US"/>
          </w:rPr>
          <w:delText xml:space="preserve"> of few species</w:delText>
        </w:r>
        <w:r w:rsidR="00B86404" w:rsidRPr="00B86404" w:rsidDel="007A2B7D">
          <w:rPr>
            <w:rFonts w:ascii="Times New Roman" w:hAnsi="Times New Roman" w:cs="Times New Roman"/>
            <w:lang w:val="en-US"/>
          </w:rPr>
          <w:delText xml:space="preserve"> to temperate zones </w:delText>
        </w:r>
        <w:r w:rsidR="00B86404" w:rsidRPr="00B86404" w:rsidDel="007A2B7D">
          <w:rPr>
            <w:rFonts w:ascii="Times New Roman" w:hAnsi="Times New Roman" w:cs="Times New Roman"/>
            <w:lang w:val="en-US"/>
          </w:rPr>
          <w:fldChar w:fldCharType="begin" w:fldLock="1"/>
        </w:r>
        <w:r w:rsidR="006D7A4B" w:rsidDel="007A2B7D">
          <w:rPr>
            <w:rFonts w:ascii="Times New Roman" w:hAnsi="Times New Roman" w:cs="Times New Roman"/>
            <w:lang w:val="en-US"/>
          </w:rPr>
          <w:delInstrText>ADDIN CSL_CITATION {"citationItems":[{"id":"ITEM-1","itemData":{"DOI":"10.1126/science.1130880","ISBN":"0036-8075","ISSN":"00368075","PMID":"17023653","abstract":"The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W.","non-dropping-particle":"","parse-names":false,"suffix":""}],"container-title":"Science","id":"ITEM-1","issued":{"date-parts":[["2006"]]},"title":"Out of the tropics: Evolutionary dynamics of the latitudinal diversity gradient","type":"article-journal"},"uris":["http://www.mendeley.com/documents/?uuid=140d5692-be2a-451d-a668-c484eee3321e","http://www.mendeley.com/documents/?uuid=12602bbc-13dd-3dca-aa00-c090f5ae4638"]}],"mendeley":{"formattedCitation":"(Jablonski et al. 2006)","plainTextFormattedCitation":"(Jablonski et al. 2006)","previouslyFormattedCitation":"(Jablonski et al. 2006)"},"properties":{"noteIndex":0},"schema":"https://github.com/citation-style-language/schema/raw/master/csl-citation.json"}</w:delInstrText>
        </w:r>
        <w:r w:rsidR="00B86404" w:rsidRPr="00B86404" w:rsidDel="007A2B7D">
          <w:rPr>
            <w:rFonts w:ascii="Times New Roman" w:hAnsi="Times New Roman" w:cs="Times New Roman"/>
            <w:lang w:val="en-US"/>
          </w:rPr>
          <w:fldChar w:fldCharType="separate"/>
        </w:r>
        <w:r w:rsidR="00B86404" w:rsidRPr="001D4832" w:rsidDel="007A2B7D">
          <w:rPr>
            <w:rFonts w:ascii="Times New Roman" w:hAnsi="Times New Roman" w:cs="Times New Roman"/>
            <w:noProof/>
            <w:lang w:val="en-US"/>
          </w:rPr>
          <w:delText>(Jablonski et al. 2006)</w:delText>
        </w:r>
        <w:r w:rsidR="00B86404" w:rsidRPr="00B86404" w:rsidDel="007A2B7D">
          <w:rPr>
            <w:rFonts w:ascii="Times New Roman" w:hAnsi="Times New Roman" w:cs="Times New Roman"/>
            <w:lang w:val="en-US"/>
          </w:rPr>
          <w:fldChar w:fldCharType="end"/>
        </w:r>
        <w:r w:rsidR="00B86404" w:rsidRPr="00B86404" w:rsidDel="007A2B7D">
          <w:rPr>
            <w:rFonts w:ascii="Times New Roman" w:hAnsi="Times New Roman" w:cs="Times New Roman"/>
            <w:lang w:val="en-US"/>
          </w:rPr>
          <w:delText xml:space="preserve">. </w:delText>
        </w:r>
      </w:del>
    </w:p>
    <w:p w14:paraId="52E252DD" w14:textId="61571D9E" w:rsidR="000A71FF" w:rsidDel="007A2B7D" w:rsidRDefault="00667E68">
      <w:pPr>
        <w:pStyle w:val="Default"/>
        <w:spacing w:line="480" w:lineRule="auto"/>
        <w:rPr>
          <w:del w:id="233" w:author="Gabriel Nakamura" w:date="2020-06-12T13:34:00Z"/>
          <w:rFonts w:ascii="Times New Roman" w:hAnsi="Times New Roman" w:cs="Times New Roman"/>
          <w:lang w:val="en-US"/>
        </w:rPr>
        <w:pPrChange w:id="234" w:author="Gabriel Nakamura" w:date="2020-06-12T13:34:00Z">
          <w:pPr>
            <w:pStyle w:val="SemEspaamento"/>
            <w:spacing w:line="480" w:lineRule="auto"/>
            <w:ind w:firstLine="708"/>
            <w:jc w:val="both"/>
          </w:pPr>
        </w:pPrChange>
      </w:pPr>
      <w:del w:id="235" w:author="Gabriel Nakamura" w:date="2020-06-12T13:34:00Z">
        <w:r w:rsidDel="007A2B7D">
          <w:rPr>
            <w:rFonts w:ascii="Times New Roman" w:hAnsi="Times New Roman" w:cs="Times New Roman"/>
            <w:lang w:val="en-US"/>
          </w:rPr>
          <w:delText>Exclusive p</w:delText>
        </w:r>
        <w:r w:rsidR="00CF37AA" w:rsidDel="007A2B7D">
          <w:rPr>
            <w:rFonts w:ascii="Times New Roman" w:hAnsi="Times New Roman" w:cs="Times New Roman"/>
            <w:lang w:val="en-US"/>
          </w:rPr>
          <w:delText>redictions for each hypothe</w:delText>
        </w:r>
        <w:r w:rsidDel="007A2B7D">
          <w:rPr>
            <w:rFonts w:ascii="Times New Roman" w:hAnsi="Times New Roman" w:cs="Times New Roman"/>
            <w:lang w:val="en-US"/>
          </w:rPr>
          <w:delText xml:space="preserve">sis can be </w:delText>
        </w:r>
        <w:r w:rsidR="00396616" w:rsidDel="007A2B7D">
          <w:rPr>
            <w:rFonts w:ascii="Times New Roman" w:hAnsi="Times New Roman" w:cs="Times New Roman"/>
            <w:lang w:val="en-US"/>
          </w:rPr>
          <w:delText xml:space="preserve">easily </w:delText>
        </w:r>
        <w:r w:rsidDel="007A2B7D">
          <w:rPr>
            <w:rFonts w:ascii="Times New Roman" w:hAnsi="Times New Roman" w:cs="Times New Roman"/>
            <w:lang w:val="en-US"/>
          </w:rPr>
          <w:delText xml:space="preserve">investigated. Firstly, TNC is explicit about the timing of colonization and dispersal. </w:delText>
        </w:r>
        <w:r w:rsidRPr="00B86404" w:rsidDel="007A2B7D">
          <w:rPr>
            <w:rFonts w:ascii="Times New Roman" w:hAnsi="Times New Roman" w:cs="Times New Roman"/>
            <w:lang w:val="en-US"/>
          </w:rPr>
          <w:delText>TNC assumes that</w:delText>
        </w:r>
        <w:r w:rsidDel="007A2B7D">
          <w:rPr>
            <w:rFonts w:ascii="Times New Roman" w:hAnsi="Times New Roman" w:cs="Times New Roman"/>
            <w:lang w:val="en-US"/>
          </w:rPr>
          <w:delText xml:space="preserve"> (i) tropical regions are older and (ii)</w:delText>
        </w:r>
        <w:r w:rsidRPr="00B86404" w:rsidDel="007A2B7D">
          <w:rPr>
            <w:rFonts w:ascii="Times New Roman" w:hAnsi="Times New Roman" w:cs="Times New Roman"/>
            <w:lang w:val="en-US"/>
          </w:rPr>
          <w:delText xml:space="preserve"> dispersal to temperate biomes is recent because during the Eocene-Oligocene Climate Transition (around 34 Ma) </w:delText>
        </w:r>
        <w:commentRangeStart w:id="236"/>
        <w:r w:rsidRPr="00B86404" w:rsidDel="007A2B7D">
          <w:rPr>
            <w:rFonts w:ascii="Times New Roman" w:hAnsi="Times New Roman" w:cs="Times New Roman"/>
            <w:lang w:val="en-US"/>
          </w:rPr>
          <w:delText xml:space="preserve">the average temperatures in high latitudes dropped by around 5º C </w:delText>
        </w:r>
        <w:r w:rsidRPr="00B86404" w:rsidDel="007A2B7D">
          <w:rPr>
            <w:rFonts w:ascii="Times New Roman" w:hAnsi="Times New Roman" w:cs="Times New Roman"/>
            <w:lang w:val="en-US"/>
          </w:rPr>
          <w:fldChar w:fldCharType="begin" w:fldLock="1"/>
        </w:r>
        <w:r w:rsidR="006D7A4B" w:rsidDel="007A2B7D">
          <w:rPr>
            <w:rFonts w:ascii="Times New Roman" w:hAnsi="Times New Roman" w:cs="Times New Roman"/>
            <w:lang w:val="en-US"/>
          </w:rPr>
          <w:delInstrText>ADDIN CSL_CITATION {"citationItems":[{"id":"ITEM-1","itemData":{"ISSN":"0944-1174","PMID":"8012512","abstract":"A 58-year-old Japanese man was admitted to our hospital with appendicitis and marked unconjugated hyperbilirubinemia (11.6 mg/dl). The jaundice worsened following appendectomy, and the direct-reacting bilirubin increased, probably due to the ceftizoxime administered postoperatively. Bilirubin diglucuronide was the main component of the serum direct-reacting bilirubin (51%) in serum measured by liquid chromatography. Because the discontinuation of ceftizoxime did not markedly improve the jaundice, epomediol, 200 mg tid, was administered orally. There was a marked decrease of serum bilirubin with an increase in the delta bilirubin/(conjugated bilirubin + delta bilirubin) ratio. After improvement of jaundice to below the pre-surgical level (4.4 mg/dl), we analyzed the duodenal bile for bilirubin fractions; those showed a marked reduction in bilirubin diglucuronide and a marked increase in bilirubin monoglucuronide, which was consistent with type II Crigler-Najjar syndrome. A marked increase of bilirubin diglucuronide in serum of this patient during cholestasis suggests that bilirubin conjugation proceeds in this syndrome when excretion of conjugated bilirubin decreases.","author":[{"dropping-particle":"","family":"Liu","given":"Zhonghui","non-dropping-particle":"","parse-names":false,"suffix":""},{"dropping-particle":"","family":"Pagani","given":"Mark","non-dropping-particle":"","parse-names":false,"suffix":""},{"dropping-particle":"","family":"Zinniker","given":"David","non-dropping-particle":"","parse-names":false,"suffix":""},{"dropping-particle":"","family":"Deconto","given":"Robert M","non-dropping-particle":"","parse-names":false,"suffix":""},{"dropping-particle":"","family":"Huber","given":"Matthew","non-dropping-particle":"","parse-names":false,"suffix":""},{"dropping-particle":"","family":"Brinkhuis","given":"Henk","non-dropping-particle":"","parse-names":false,"suffix":""},{"dropping-particle":"","family":"Shah","given":"Sunita R","non-dropping-particle":"","parse-names":false,"suffix":""},{"dropping-particle":"","family":"Leckie","given":"R Mark","non-dropping-particle":"","parse-names":false,"suffix":""},{"dropping-particle":"","family":"Pearson","given":"Ann","non-dropping-particle":"","parse-names":false,"suffix":""}],"container-title":"Science (New York, N.Y.)","id":"ITEM-1","issue":"February","issued":{"date-parts":[["2009"]]},"page":"1187-1190","title":"Eocene-Oligocene Climate Transition","type":"article-journal","volume":"323"},"uris":["http://www.mendeley.com/documents/?uuid=5ec613df-9bc1-402a-9c30-9b4bc19c0cf8","http://www.mendeley.com/documents/?uuid=98f76d11-114a-47f7-a713-d837ba0ada71"]}],"mendeley":{"formattedCitation":"(Liu et al. 2009)","plainTextFormattedCitation":"(Liu et al. 2009)","previouslyFormattedCitation":"(Liu et al. 2009)"},"properties":{"noteIndex":0},"schema":"https://github.com/citation-style-language/schema/raw/master/csl-citation.json"}</w:delInstrText>
        </w:r>
        <w:r w:rsidRPr="00B86404" w:rsidDel="007A2B7D">
          <w:rPr>
            <w:rFonts w:ascii="Times New Roman" w:hAnsi="Times New Roman" w:cs="Times New Roman"/>
            <w:lang w:val="en-US"/>
          </w:rPr>
          <w:fldChar w:fldCharType="separate"/>
        </w:r>
        <w:r w:rsidRPr="001D4832" w:rsidDel="007A2B7D">
          <w:rPr>
            <w:rFonts w:ascii="Times New Roman" w:hAnsi="Times New Roman" w:cs="Times New Roman"/>
            <w:noProof/>
            <w:lang w:val="en-US"/>
          </w:rPr>
          <w:delText>(Liu et al. 2009)</w:delText>
        </w:r>
        <w:r w:rsidRPr="00B86404" w:rsidDel="007A2B7D">
          <w:rPr>
            <w:rFonts w:ascii="Times New Roman" w:hAnsi="Times New Roman" w:cs="Times New Roman"/>
            <w:lang w:val="en-US"/>
          </w:rPr>
          <w:fldChar w:fldCharType="end"/>
        </w:r>
        <w:r w:rsidRPr="00B86404" w:rsidDel="007A2B7D">
          <w:rPr>
            <w:rFonts w:ascii="Times New Roman" w:hAnsi="Times New Roman" w:cs="Times New Roman"/>
            <w:lang w:val="en-US"/>
          </w:rPr>
          <w:delText xml:space="preserve"> and, as a consequence, permitted the emergence of new large areas with temperate climate, which benefited the dispersal of tropical lineages throughout temperate biomes </w:delText>
        </w:r>
        <w:commentRangeEnd w:id="236"/>
        <w:r w:rsidR="00EF74FE" w:rsidDel="007A2B7D">
          <w:rPr>
            <w:rStyle w:val="Refdecomentrio"/>
            <w:rFonts w:asciiTheme="minorHAnsi" w:eastAsiaTheme="minorHAnsi" w:hAnsiTheme="minorHAnsi" w:cstheme="minorBidi"/>
          </w:rPr>
          <w:commentReference w:id="236"/>
        </w:r>
        <w:r w:rsidRPr="00B86404" w:rsidDel="007A2B7D">
          <w:rPr>
            <w:rFonts w:ascii="Times New Roman" w:hAnsi="Times New Roman" w:cs="Times New Roman"/>
            <w:lang w:val="en-US"/>
          </w:rPr>
          <w:fldChar w:fldCharType="begin" w:fldLock="1"/>
        </w:r>
        <w:r w:rsidR="006D7A4B" w:rsidDel="007A2B7D">
          <w:rPr>
            <w:rFonts w:ascii="Times New Roman" w:hAnsi="Times New Roman" w:cs="Times New Roman"/>
            <w:lang w:val="en-US"/>
          </w:rPr>
          <w:delInstrText>ADDIN CSL_CITATION {"citationItems":[{"id":"ITEM-1","itemData":{"DOI":"10.1111/evo.12089","ISSN":"00143820","abstract":"We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E.","non-dropping-particle":"","parse-names":false,"suffix":""}],"container-title":"Evolution","id":"ITEM-1","issue":"6","issued":{"date-parts":[["2013"]]},"page":"1741-1755","title":"What can multiple phylogenies say about the latitudinal diversity gradient? A new look at the tropical conservatism, out of the tropics, and diversification rate hypotheses","type":"article-journal","volume":"67"},"uris":["http://www.mendeley.com/documents/?uuid=36fc42ba-e9d5-433f-a091-2a173261b599","http://www.mendeley.com/documents/?uuid=99e33224-d528-4ead-af7a-2e8b179286a4"]},{"id":"ITEM-2","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Biogeography","id":"ITEM-2","issued":{"date-parts":[["2015"]]},"title":"Phylogenetic patterns in the geographic distributions of birds support the tropical conservatism hypothesis","type":"article-journal"},"uris":["http://www.mendeley.com/documents/?uuid=e2f58a67-33b5-49ec-91dc-71214dee62ac","http://www.mendeley.com/documents/?uuid=7d1cd333-cd5a-3772-9e2b-07dad4618737"]},{"id":"ITEM-3","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Evolution","id":"ITEM-3","issue":"12","issued":{"date-parts":[["2004"]]},"page":"639-644","title":"Historical biogeography, ecology and species richness","type":"article-journal","volume":"19"},"uris":["http://www.mendeley.com/documents/?uuid=7896fc06-4d9f-445e-9b4b-ca69e625de31"]}],"mendeley":{"formattedCitation":"(Wiens and Donoghue 2004, Jansson et al. 2013, Duchêne and Cardillo 2015)","plainTextFormattedCitation":"(Wiens and Donoghue 2004, Jansson et al. 2013, Duchêne and Cardillo 2015)","previouslyFormattedCitation":"(Wiens and Donoghue 2004, Jansson et al. 2013, Duchêne and Cardillo 2015)"},"properties":{"noteIndex":0},"schema":"https://github.com/citation-style-language/schema/raw/master/csl-citation.json"}</w:delInstrText>
        </w:r>
        <w:r w:rsidRPr="00B86404" w:rsidDel="007A2B7D">
          <w:rPr>
            <w:rFonts w:ascii="Times New Roman" w:hAnsi="Times New Roman" w:cs="Times New Roman"/>
            <w:lang w:val="en-US"/>
          </w:rPr>
          <w:fldChar w:fldCharType="separate"/>
        </w:r>
        <w:r w:rsidR="001D4832" w:rsidRPr="001D4832" w:rsidDel="007A2B7D">
          <w:rPr>
            <w:rFonts w:ascii="Times New Roman" w:hAnsi="Times New Roman" w:cs="Times New Roman"/>
            <w:noProof/>
            <w:lang w:val="en-US"/>
          </w:rPr>
          <w:delText>(Wiens and Donoghue 2004, Jansson et al. 2013, Duchêne and Cardillo 2015)</w:delText>
        </w:r>
        <w:r w:rsidRPr="00B86404" w:rsidDel="007A2B7D">
          <w:rPr>
            <w:rFonts w:ascii="Times New Roman" w:hAnsi="Times New Roman" w:cs="Times New Roman"/>
            <w:lang w:val="en-US"/>
          </w:rPr>
          <w:fldChar w:fldCharType="end"/>
        </w:r>
        <w:r w:rsidRPr="00B86404" w:rsidDel="007A2B7D">
          <w:rPr>
            <w:rFonts w:ascii="Times New Roman" w:hAnsi="Times New Roman" w:cs="Times New Roman"/>
            <w:lang w:val="en-US"/>
          </w:rPr>
          <w:delText xml:space="preserve">. On the other hand, OTT suggests a continuous dispersal of lineages into temperate biomes, and is less explicit about the timing of the dispersal events </w:delText>
        </w:r>
        <w:r w:rsidRPr="00B86404" w:rsidDel="007A2B7D">
          <w:rPr>
            <w:rFonts w:ascii="Times New Roman" w:hAnsi="Times New Roman" w:cs="Times New Roman"/>
            <w:lang w:val="en-US"/>
          </w:rPr>
          <w:fldChar w:fldCharType="begin" w:fldLock="1"/>
        </w:r>
        <w:r w:rsidR="006D7A4B" w:rsidRPr="007A2B7D" w:rsidDel="007A2B7D">
          <w:rPr>
            <w:rFonts w:ascii="Times New Roman" w:hAnsi="Times New Roman" w:cs="Times New Roman"/>
            <w:lang w:val="en-US"/>
            <w:rPrChange w:id="237" w:author="Gabriel Nakamura" w:date="2020-06-12T13:34:00Z">
              <w:rPr>
                <w:rFonts w:ascii="Times New Roman" w:hAnsi="Times New Roman" w:cs="Times New Roman"/>
                <w:sz w:val="24"/>
                <w:szCs w:val="24"/>
                <w:lang w:val="en-US"/>
              </w:rPr>
            </w:rPrChange>
          </w:rPr>
          <w:delInstrText>ADDIN CSL_CITATION {"citationItems":[{"id":"ITEM-1","itemData":{"DOI":"10.1126/science.1130880","ISBN":"0036-8075","ISSN":"00368075","PMID":"17023653","abstract":"The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W.","non-dropping-particle":"","parse-names":false,"suffix":""}],"container-title":"Science","id":"ITEM-1","issued":{"date-parts":[["2006"]]},"title":"Out of the tropics: Evolutionary dynamics of the latitudinal diversity gradient","type":"article-journal"},"uris":["http://www.mendeley.com/documents/?uuid=140d5692-be2a-451d-a668-c484eee3321e","http://www.mendeley.com/documents/?uuid=12602bbc-13dd-3dca-aa00-c090f5ae4638"]},{"id":"ITEM-2","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Biogeography","id":"ITEM-2","issued":{"date-parts":[["2015"]]},"title":"Phylogenetic patterns in the geographic distributions of birds support the tropical conservatism hypothesis","type":"article-journal"},"uris":["http://www.mendeley.com/documents/?uuid=e2f58a67-33b5-49ec-91dc-71214dee62ac","http://www.mendeley.com/documents/?uuid=7d1cd333-cd5a-3772-9e2b-07dad4618737","http://www.mendeley.com/documents/?uuid=158b2370-43e3-49d9-b23a-6867cd243ae5"]}],"mendeley":{"formattedCitation":"(Jablonski et al. 2006, Duchêne and Cardillo 2015)","plainTextFormattedCitation":"(Jablonski et al. 2006, Duchêne and Cardillo 2015)","previouslyFormattedCitation":"(Jablonski et al. 2006, Duchêne and Cardillo 2015)"},"properties":{"noteIndex":0},"schema":"https://github.com/citation-style-language/schema/raw/master/csl-citation.json"}</w:delInstrText>
        </w:r>
        <w:r w:rsidRPr="00B86404" w:rsidDel="007A2B7D">
          <w:rPr>
            <w:rFonts w:ascii="Times New Roman" w:hAnsi="Times New Roman" w:cs="Times New Roman"/>
            <w:lang w:val="en-US"/>
          </w:rPr>
          <w:fldChar w:fldCharType="separate"/>
        </w:r>
        <w:r w:rsidR="001D4832" w:rsidRPr="007A2B7D" w:rsidDel="007A2B7D">
          <w:rPr>
            <w:rFonts w:ascii="Times New Roman" w:hAnsi="Times New Roman" w:cs="Times New Roman"/>
            <w:noProof/>
            <w:lang w:val="en-US"/>
            <w:rPrChange w:id="238" w:author="Gabriel Nakamura" w:date="2020-06-12T13:34:00Z">
              <w:rPr>
                <w:rFonts w:ascii="Times New Roman" w:hAnsi="Times New Roman" w:cs="Times New Roman"/>
                <w:noProof/>
                <w:sz w:val="24"/>
                <w:szCs w:val="24"/>
                <w:lang w:val="en-US"/>
              </w:rPr>
            </w:rPrChange>
          </w:rPr>
          <w:delText>(Jablonski et al. 2006, Duchêne and Cardillo 2015)</w:delText>
        </w:r>
        <w:r w:rsidRPr="00B86404" w:rsidDel="007A2B7D">
          <w:rPr>
            <w:rFonts w:ascii="Times New Roman" w:hAnsi="Times New Roman" w:cs="Times New Roman"/>
            <w:lang w:val="en-US"/>
          </w:rPr>
          <w:fldChar w:fldCharType="end"/>
        </w:r>
        <w:r w:rsidRPr="00B86404" w:rsidDel="007A2B7D">
          <w:rPr>
            <w:rFonts w:ascii="Times New Roman" w:hAnsi="Times New Roman" w:cs="Times New Roman"/>
            <w:lang w:val="en-US"/>
          </w:rPr>
          <w:delText>.</w:delText>
        </w:r>
        <w:r w:rsidDel="007A2B7D">
          <w:rPr>
            <w:rFonts w:ascii="Times New Roman" w:hAnsi="Times New Roman" w:cs="Times New Roman"/>
            <w:lang w:val="en-US"/>
          </w:rPr>
          <w:delText xml:space="preserve"> Secondly, under TNC dispersal events are infrequent</w:delText>
        </w:r>
        <w:r w:rsidR="000A71FF" w:rsidDel="007A2B7D">
          <w:rPr>
            <w:rFonts w:ascii="Times New Roman" w:hAnsi="Times New Roman" w:cs="Times New Roman"/>
            <w:lang w:val="en-US"/>
          </w:rPr>
          <w:delText xml:space="preserve"> (</w:delText>
        </w:r>
        <w:r w:rsidR="000A71FF" w:rsidRPr="000A71FF" w:rsidDel="007A2B7D">
          <w:rPr>
            <w:rFonts w:ascii="Times New Roman" w:hAnsi="Times New Roman" w:cs="Times New Roman"/>
            <w:highlight w:val="yellow"/>
            <w:lang w:val="en-US"/>
          </w:rPr>
          <w:delText>referência</w:delText>
        </w:r>
        <w:r w:rsidR="000A71FF" w:rsidDel="007A2B7D">
          <w:rPr>
            <w:rFonts w:ascii="Times New Roman" w:hAnsi="Times New Roman" w:cs="Times New Roman"/>
            <w:lang w:val="en-US"/>
          </w:rPr>
          <w:delText>)</w:delText>
        </w:r>
        <w:r w:rsidDel="007A2B7D">
          <w:rPr>
            <w:rFonts w:ascii="Times New Roman" w:hAnsi="Times New Roman" w:cs="Times New Roman"/>
            <w:lang w:val="en-US"/>
          </w:rPr>
          <w:delText>,</w:delText>
        </w:r>
        <w:r w:rsidR="000A71FF" w:rsidDel="007A2B7D">
          <w:rPr>
            <w:rFonts w:ascii="Times New Roman" w:hAnsi="Times New Roman" w:cs="Times New Roman"/>
            <w:lang w:val="en-US"/>
          </w:rPr>
          <w:delText xml:space="preserve"> therefore,</w:delText>
        </w:r>
        <w:r w:rsidDel="007A2B7D">
          <w:rPr>
            <w:rFonts w:ascii="Times New Roman" w:hAnsi="Times New Roman" w:cs="Times New Roman"/>
            <w:lang w:val="en-US"/>
          </w:rPr>
          <w:delText xml:space="preserve"> </w:delText>
        </w:r>
        <w:r w:rsidR="00B86404" w:rsidRPr="00B86404" w:rsidDel="007A2B7D">
          <w:rPr>
            <w:rFonts w:ascii="Times New Roman" w:eastAsia="Times New Roman" w:hAnsi="Times New Roman" w:cs="Times New Roman"/>
            <w:lang w:val="en"/>
          </w:rPr>
          <w:delText>TNC</w:delText>
        </w:r>
        <w:r w:rsidR="00B86404" w:rsidRPr="00B86404" w:rsidDel="007A2B7D">
          <w:rPr>
            <w:rFonts w:ascii="Times New Roman" w:hAnsi="Times New Roman" w:cs="Times New Roman"/>
            <w:lang w:val="en-US"/>
          </w:rPr>
          <w:delText xml:space="preserve"> pr</w:delText>
        </w:r>
        <w:r w:rsidDel="007A2B7D">
          <w:rPr>
            <w:rFonts w:ascii="Times New Roman" w:hAnsi="Times New Roman" w:cs="Times New Roman"/>
            <w:lang w:val="en-US"/>
          </w:rPr>
          <w:delText>edicts that the temperate regions</w:delText>
        </w:r>
        <w:r w:rsidR="00B86404" w:rsidRPr="00B86404" w:rsidDel="007A2B7D">
          <w:rPr>
            <w:rFonts w:ascii="Times New Roman" w:hAnsi="Times New Roman" w:cs="Times New Roman"/>
            <w:lang w:val="en-US"/>
          </w:rPr>
          <w:delText xml:space="preserve"> will have phylogenetically clustered assemblages (i.e temperate species are more closely related to each other than expected),</w:delText>
        </w:r>
        <w:r w:rsidDel="007A2B7D">
          <w:rPr>
            <w:rFonts w:ascii="Times New Roman" w:hAnsi="Times New Roman" w:cs="Times New Roman"/>
            <w:lang w:val="en-US"/>
          </w:rPr>
          <w:delText xml:space="preserve"> while under</w:delText>
        </w:r>
        <w:r w:rsidR="00B86404" w:rsidRPr="00B86404" w:rsidDel="007A2B7D">
          <w:rPr>
            <w:rFonts w:ascii="Times New Roman" w:hAnsi="Times New Roman" w:cs="Times New Roman"/>
            <w:lang w:val="en-US"/>
          </w:rPr>
          <w:delText xml:space="preserve"> OTT</w:delText>
        </w:r>
        <w:r w:rsidDel="007A2B7D">
          <w:rPr>
            <w:rFonts w:ascii="Times New Roman" w:hAnsi="Times New Roman" w:cs="Times New Roman"/>
            <w:lang w:val="en-US"/>
          </w:rPr>
          <w:delText>, given frequent events of dispersal</w:delText>
        </w:r>
        <w:r w:rsidR="000A71FF" w:rsidDel="007A2B7D">
          <w:rPr>
            <w:rFonts w:ascii="Times New Roman" w:hAnsi="Times New Roman" w:cs="Times New Roman"/>
            <w:lang w:val="en-US"/>
          </w:rPr>
          <w:delText xml:space="preserve"> (</w:delText>
        </w:r>
        <w:r w:rsidR="000A71FF" w:rsidRPr="000A71FF" w:rsidDel="007A2B7D">
          <w:rPr>
            <w:rFonts w:ascii="Times New Roman" w:hAnsi="Times New Roman" w:cs="Times New Roman"/>
            <w:highlight w:val="yellow"/>
            <w:lang w:val="en-US"/>
          </w:rPr>
          <w:delText>referência</w:delText>
        </w:r>
        <w:r w:rsidR="000A71FF" w:rsidDel="007A2B7D">
          <w:rPr>
            <w:rFonts w:ascii="Times New Roman" w:hAnsi="Times New Roman" w:cs="Times New Roman"/>
            <w:lang w:val="en-US"/>
          </w:rPr>
          <w:delText>)</w:delText>
        </w:r>
        <w:r w:rsidDel="007A2B7D">
          <w:rPr>
            <w:rFonts w:ascii="Times New Roman" w:hAnsi="Times New Roman" w:cs="Times New Roman"/>
            <w:lang w:val="en-US"/>
          </w:rPr>
          <w:delText>,</w:delText>
        </w:r>
        <w:r w:rsidR="00B86404" w:rsidRPr="00B86404" w:rsidDel="007A2B7D">
          <w:rPr>
            <w:rFonts w:ascii="Times New Roman" w:hAnsi="Times New Roman" w:cs="Times New Roman"/>
            <w:lang w:val="en-US"/>
          </w:rPr>
          <w:delText xml:space="preserve"> temperate biomes will have</w:delText>
        </w:r>
        <w:r w:rsidDel="007A2B7D">
          <w:rPr>
            <w:rFonts w:ascii="Times New Roman" w:hAnsi="Times New Roman" w:cs="Times New Roman"/>
            <w:lang w:val="en-US"/>
          </w:rPr>
          <w:delText xml:space="preserve"> either</w:delText>
        </w:r>
        <w:r w:rsidR="00B86404" w:rsidRPr="00B86404" w:rsidDel="007A2B7D">
          <w:rPr>
            <w:rFonts w:ascii="Times New Roman" w:hAnsi="Times New Roman" w:cs="Times New Roman"/>
            <w:lang w:val="en-US"/>
          </w:rPr>
          <w:delText xml:space="preserve"> phylogenetically overdispersed assemblages (i.e temperate species are less closely related to one another than expected)</w:delText>
        </w:r>
        <w:r w:rsidDel="007A2B7D">
          <w:rPr>
            <w:rFonts w:ascii="Times New Roman" w:hAnsi="Times New Roman" w:cs="Times New Roman"/>
            <w:lang w:val="en-US"/>
          </w:rPr>
          <w:delText xml:space="preserve"> or null assemblages with respect to phylogenetic affinities (Duchêne &amp; Cardillo 2015)</w:delText>
        </w:r>
        <w:r w:rsidR="00B86404" w:rsidRPr="00B86404" w:rsidDel="007A2B7D">
          <w:rPr>
            <w:rFonts w:ascii="Times New Roman" w:hAnsi="Times New Roman" w:cs="Times New Roman"/>
            <w:lang w:val="en-US"/>
          </w:rPr>
          <w:delText>.</w:delText>
        </w:r>
        <w:r w:rsidDel="007A2B7D">
          <w:rPr>
            <w:rFonts w:ascii="Times New Roman" w:hAnsi="Times New Roman" w:cs="Times New Roman"/>
            <w:lang w:val="en-US"/>
          </w:rPr>
          <w:delText xml:space="preserve"> </w:delText>
        </w:r>
      </w:del>
    </w:p>
    <w:p w14:paraId="7407EB1B" w14:textId="002BA1B5" w:rsidR="004B7EBA" w:rsidRPr="00396616" w:rsidDel="00C54157" w:rsidRDefault="000A71FF">
      <w:pPr>
        <w:pStyle w:val="Default"/>
        <w:spacing w:line="480" w:lineRule="auto"/>
        <w:rPr>
          <w:del w:id="239" w:author="Gabriel Nakamura" w:date="2020-06-12T13:34:00Z"/>
          <w:rFonts w:ascii="Times New Roman" w:hAnsi="Times New Roman" w:cs="Times New Roman"/>
        </w:rPr>
        <w:pPrChange w:id="240" w:author="Gabriel Nakamura" w:date="2020-06-12T13:34:00Z">
          <w:pPr>
            <w:autoSpaceDE w:val="0"/>
            <w:autoSpaceDN w:val="0"/>
            <w:adjustRightInd w:val="0"/>
            <w:spacing w:after="0" w:line="480" w:lineRule="auto"/>
            <w:ind w:firstLine="708"/>
            <w:jc w:val="both"/>
          </w:pPr>
        </w:pPrChange>
      </w:pPr>
      <w:del w:id="241" w:author="Gabriel Nakamura" w:date="2020-06-12T13:34:00Z">
        <w:r w:rsidDel="007A2B7D">
          <w:rPr>
            <w:rFonts w:ascii="Times New Roman" w:hAnsi="Times New Roman" w:cs="Times New Roman"/>
            <w:lang w:val="en-US"/>
          </w:rPr>
          <w:delText xml:space="preserve">Here, we investigated differences in the age and phylogenetic structure (clustered/overdispersed) of assemblages composed by Tyrannidae birds across the New World. Older ages of tropical assemblages and phylogenetic clustering of temperate assemblages gives support to TNC, while older temperate assemblages (or </w:delText>
        </w:r>
        <w:r w:rsidR="005E1914" w:rsidDel="007A2B7D">
          <w:rPr>
            <w:rFonts w:ascii="Times New Roman" w:hAnsi="Times New Roman" w:cs="Times New Roman"/>
            <w:lang w:val="en-US"/>
          </w:rPr>
          <w:delText>similar</w:delText>
        </w:r>
        <w:r w:rsidDel="007A2B7D">
          <w:rPr>
            <w:rFonts w:ascii="Times New Roman" w:hAnsi="Times New Roman" w:cs="Times New Roman"/>
            <w:lang w:val="en-US"/>
          </w:rPr>
          <w:delText xml:space="preserve"> ages of tropical and temperate assemblages) and phylogenetic clustering of tropical assemblages (or equal phylogenetic structure between tropical and temperate assemblages) gives support to OTT (</w:delText>
        </w:r>
        <w:commentRangeStart w:id="242"/>
        <w:r w:rsidDel="007A2B7D">
          <w:rPr>
            <w:rFonts w:ascii="Times New Roman" w:hAnsi="Times New Roman" w:cs="Times New Roman"/>
            <w:lang w:val="en-US"/>
          </w:rPr>
          <w:delText>Figure 1, Table 1</w:delText>
        </w:r>
        <w:commentRangeEnd w:id="242"/>
        <w:r w:rsidDel="007A2B7D">
          <w:rPr>
            <w:rStyle w:val="Refdecomentrio"/>
          </w:rPr>
          <w:commentReference w:id="242"/>
        </w:r>
        <w:r w:rsidDel="007A2B7D">
          <w:rPr>
            <w:rFonts w:ascii="Times New Roman" w:hAnsi="Times New Roman" w:cs="Times New Roman"/>
            <w:lang w:val="en-US"/>
          </w:rPr>
          <w:delText>).</w:delText>
        </w:r>
        <w:r w:rsidR="00396616" w:rsidDel="007A2B7D">
          <w:rPr>
            <w:rFonts w:ascii="Times New Roman" w:hAnsi="Times New Roman" w:cs="Times New Roman"/>
            <w:lang w:val="en-US"/>
          </w:rPr>
          <w:delText xml:space="preserve"> </w:delText>
        </w:r>
        <w:r w:rsidR="00396616" w:rsidRPr="00396616" w:rsidDel="007A2B7D">
          <w:rPr>
            <w:rFonts w:ascii="Times New Roman" w:hAnsi="Times New Roman" w:cs="Times New Roman"/>
            <w:color w:val="FF0000"/>
          </w:rPr>
          <w:delText>Incluir aqui evidências para TNC e OTT com birds! Fiz uma leitura rápida em Duchêne &amp; Cardillo 2015 e parecem existir evidências para ambas com pássaros, isso coloca o nosso artigo em perspectiva.</w:delText>
        </w:r>
        <w:r w:rsidR="00396616" w:rsidRPr="00396616" w:rsidDel="00C54157">
          <w:rPr>
            <w:rFonts w:ascii="Times New Roman" w:hAnsi="Times New Roman" w:cs="Times New Roman"/>
            <w:color w:val="FF0000"/>
          </w:rPr>
          <w:delText xml:space="preserve"> </w:delText>
        </w:r>
      </w:del>
    </w:p>
    <w:p w14:paraId="75238AFD" w14:textId="798A5134" w:rsidR="00B86404" w:rsidRPr="00B86404" w:rsidRDefault="004B7EBA">
      <w:pPr>
        <w:pStyle w:val="Default"/>
        <w:spacing w:line="480" w:lineRule="auto"/>
        <w:rPr>
          <w:rFonts w:ascii="Times New Roman" w:eastAsia="Times New Roman" w:hAnsi="Times New Roman" w:cs="Times New Roman"/>
          <w:lang w:val="en"/>
        </w:rPr>
        <w:pPrChange w:id="243" w:author="Gabriel Nakamura" w:date="2020-06-12T13:34:00Z">
          <w:pPr>
            <w:autoSpaceDE w:val="0"/>
            <w:autoSpaceDN w:val="0"/>
            <w:adjustRightInd w:val="0"/>
            <w:spacing w:after="0" w:line="480" w:lineRule="auto"/>
            <w:ind w:firstLine="708"/>
            <w:jc w:val="both"/>
          </w:pPr>
        </w:pPrChange>
      </w:pPr>
      <w:moveFromRangeStart w:id="244" w:author="Gabriel Nakamura" w:date="2020-06-12T13:35:00Z" w:name="move42861324"/>
      <w:moveFrom w:id="245" w:author="Gabriel Nakamura" w:date="2020-06-12T13:35:00Z">
        <w:r w:rsidDel="00C54157">
          <w:rPr>
            <w:rFonts w:ascii="Times New Roman" w:hAnsi="Times New Roman" w:cs="Times New Roman"/>
            <w:lang w:val="en-US"/>
          </w:rPr>
          <w:t>Tyrannidae is</w:t>
        </w:r>
        <w:r w:rsidR="00B86404" w:rsidRPr="00B86404" w:rsidDel="00C54157">
          <w:rPr>
            <w:rFonts w:ascii="Times New Roman" w:hAnsi="Times New Roman" w:cs="Times New Roman"/>
            <w:lang w:val="en-US"/>
          </w:rPr>
          <w:t xml:space="preserve"> a</w:t>
        </w:r>
        <w:r w:rsidR="007F0647" w:rsidDel="00C54157">
          <w:rPr>
            <w:rFonts w:ascii="Times New Roman" w:hAnsi="Times New Roman" w:cs="Times New Roman"/>
            <w:lang w:val="en-US"/>
          </w:rPr>
          <w:t>n ideal group to investigate the predictions above because of its widespread geographic distribution and high</w:t>
        </w:r>
        <w:r w:rsidR="00D21E3A" w:rsidDel="00C54157">
          <w:rPr>
            <w:rFonts w:ascii="Times New Roman" w:hAnsi="Times New Roman" w:cs="Times New Roman"/>
            <w:lang w:val="en-US"/>
          </w:rPr>
          <w:t xml:space="preserve"> species</w:t>
        </w:r>
        <w:r w:rsidR="007F0647" w:rsidDel="00C54157">
          <w:rPr>
            <w:rFonts w:ascii="Times New Roman" w:hAnsi="Times New Roman" w:cs="Times New Roman"/>
            <w:lang w:val="en-US"/>
          </w:rPr>
          <w:t xml:space="preserve"> richness across the Americas. Tyrannids are members of the</w:t>
        </w:r>
        <w:r w:rsidR="00B86404" w:rsidRPr="00B86404" w:rsidDel="00C54157">
          <w:rPr>
            <w:rFonts w:ascii="Times New Roman" w:hAnsi="Times New Roman" w:cs="Times New Roman"/>
            <w:lang w:val="en-US"/>
          </w:rPr>
          <w:t xml:space="preserve"> Suborder Subo</w:t>
        </w:r>
        <w:r w:rsidDel="00C54157">
          <w:rPr>
            <w:rFonts w:ascii="Times New Roman" w:hAnsi="Times New Roman" w:cs="Times New Roman"/>
            <w:lang w:val="en-US"/>
          </w:rPr>
          <w:t>scine</w:t>
        </w:r>
        <w:r w:rsidR="00396616" w:rsidDel="00C54157">
          <w:rPr>
            <w:rFonts w:ascii="Times New Roman" w:hAnsi="Times New Roman" w:cs="Times New Roman"/>
            <w:lang w:val="en-US"/>
          </w:rPr>
          <w:t>; the latter</w:t>
        </w:r>
        <w:r w:rsidR="00B86404" w:rsidRPr="00B86404" w:rsidDel="00C54157">
          <w:rPr>
            <w:rFonts w:ascii="Times New Roman" w:hAnsi="Times New Roman" w:cs="Times New Roman"/>
            <w:lang w:val="en-US"/>
          </w:rPr>
          <w:t xml:space="preserve"> originated in austral Gondwana and became isolated in South America when the continent was separated from Antarctica (about 40 Ma) </w:t>
        </w:r>
        <w:r w:rsidR="00B86404" w:rsidRPr="00B86404" w:rsidDel="00C54157">
          <w:rPr>
            <w:rFonts w:ascii="Times New Roman" w:hAnsi="Times New Roman" w:cs="Times New Roman"/>
            <w:lang w:val="en-US"/>
          </w:rPr>
          <w:fldChar w:fldCharType="begin" w:fldLock="1"/>
        </w:r>
        <w:r w:rsidR="006D7A4B" w:rsidDel="00C54157">
          <w:rPr>
            <w:rFonts w:ascii="Times New Roman" w:hAnsi="Times New Roman" w:cs="Times New Roman"/>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birds","type":"article-journal"},"uris":["http://www.mendeley.com/documents/?uuid=02728680-7463-39ba-bcb2-b2b3ae796860","http://www.mendeley.com/documents/?uuid=9604450f-9b6f-4b9d-9235-6ab906b18ccc"]}],"mendeley":{"formattedCitation":"(Kennedy et al. 2014)","plainTextFormattedCitation":"(Kennedy et al. 2014)","previouslyFormattedCitation":"(Kennedy et al. 2014)"},"properties":{"noteIndex":0},"schema":"https://github.com/citation-style-language/schema/raw/master/csl-citation.json"}</w:instrText>
        </w:r>
        <w:r w:rsidR="00B86404" w:rsidRPr="00B86404" w:rsidDel="00C54157">
          <w:rPr>
            <w:rFonts w:ascii="Times New Roman" w:hAnsi="Times New Roman" w:cs="Times New Roman"/>
            <w:lang w:val="en-US"/>
          </w:rPr>
          <w:fldChar w:fldCharType="separate"/>
        </w:r>
        <w:r w:rsidR="00B86404" w:rsidRPr="001D4832" w:rsidDel="00C54157">
          <w:rPr>
            <w:rFonts w:ascii="Times New Roman" w:hAnsi="Times New Roman" w:cs="Times New Roman"/>
            <w:noProof/>
            <w:lang w:val="en-US"/>
          </w:rPr>
          <w:t>(Kennedy et al. 2014)</w:t>
        </w:r>
        <w:r w:rsidR="00B86404" w:rsidRPr="00B86404" w:rsidDel="00C54157">
          <w:rPr>
            <w:rFonts w:ascii="Times New Roman" w:hAnsi="Times New Roman" w:cs="Times New Roman"/>
            <w:lang w:val="en-US"/>
          </w:rPr>
          <w:fldChar w:fldCharType="end"/>
        </w:r>
        <w:r w:rsidR="00396616" w:rsidDel="00C54157">
          <w:rPr>
            <w:rFonts w:ascii="Times New Roman" w:hAnsi="Times New Roman" w:cs="Times New Roman"/>
            <w:lang w:val="en-US"/>
          </w:rPr>
          <w:t>. The family Tyrannidae</w:t>
        </w:r>
        <w:r w:rsidR="00B86404" w:rsidRPr="00B86404" w:rsidDel="00C54157">
          <w:rPr>
            <w:rFonts w:ascii="Times New Roman" w:hAnsi="Times New Roman" w:cs="Times New Roman"/>
            <w:lang w:val="en-US"/>
          </w:rPr>
          <w:t xml:space="preserve"> has its origin</w:t>
        </w:r>
        <w:r w:rsidR="007F0647" w:rsidDel="00C54157">
          <w:rPr>
            <w:rFonts w:ascii="Times New Roman" w:hAnsi="Times New Roman" w:cs="Times New Roman"/>
            <w:lang w:val="en-US"/>
          </w:rPr>
          <w:t xml:space="preserve"> probably</w:t>
        </w:r>
        <w:r w:rsidR="00B86404" w:rsidRPr="00B86404" w:rsidDel="00C54157">
          <w:rPr>
            <w:rFonts w:ascii="Times New Roman" w:hAnsi="Times New Roman" w:cs="Times New Roman"/>
            <w:lang w:val="en-US"/>
          </w:rPr>
          <w:t xml:space="preserve"> inside tropical rainforests in South America </w:t>
        </w:r>
        <w:r w:rsidR="00B86404" w:rsidRPr="00B86404" w:rsidDel="00C54157">
          <w:rPr>
            <w:rFonts w:ascii="Times New Roman" w:hAnsi="Times New Roman" w:cs="Times New Roman"/>
            <w:lang w:val="en-US"/>
          </w:rPr>
          <w:fldChar w:fldCharType="begin" w:fldLock="1"/>
        </w:r>
        <w:r w:rsidR="006D7A4B" w:rsidDel="00C54157">
          <w:rPr>
            <w:rFonts w:ascii="Times New Roman" w:hAnsi="Times New Roman" w:cs="Times New Roman"/>
            <w:lang w:val="en-US"/>
          </w:rPr>
          <w:instrText>ADDIN CSL_CITATION {"citationItems":[{"id":"ITEM-1","itemData":{"DOI":"10.1111/j.1463-6409.2008.00325.x","ISSN":"03003256","abstract":"Tyrant flycatchers constitute a substantial component of the land bird fauna in all South American habitats. Past interpretations of the morphological and ecological evolution in the group have been hampered by the lack of a well-resolved hypothesis of their phylogenetic interrelationships. Here, we present a well-resolved phylogeny based on DNA sequences from three nuclear introns for 128 taxa. Our results confirm much of the overall picture of Tyrannidae relationships, and also identify several novel relationships. The genera Onychorhynchus, Myiobius and Terenotriccus are placed outside Tyrannidae and may be more closely related to Tityridae. Tyrannidae consists of two main lineages. An expanded pipromorphine clade includes flatbills, tody-tyrants and antpipits, and also Phylloscartes and Pogonotriccus. The spadebills, Neopipo and Tachuris are their closest relatives. The remainder of the tyrant flycatchers forms a well-supported clade, subdivided in two large subclades, which differ consistently in foraging behaviour, the perch-gleaning elaeniines and the sallying myiarchines, tyrannines and fluvicolines. A third clade is formed by the genera Myiotriccus, Pyrrhomyias, Hirundinea and three species currently placed in Myiophobus. Ancestral habitat reconstruction and divergence date estimation suggest that early divergence events in Tyrannida took place in a humid forest environment during the Oligocene. Large-scale diversification in open habitats is confined to the clade consisting of the elaeniines, myiarchines, tyrannines and fluvicolines. This radiation correlates in time to the expansion of semi-open and open habitats from the mid-Miocene (c. 15 Mya) onwards. The pipromorphine, elaeniine and myiarchine-tyrannine-fluvicoline clades each employ distinct foraging strategies (upward striking, perch-gleaning and sallying, respectively), but the degree of diversity in morphology and microhabitat exploitation is markedly different between these clades. While the pipromorphines and elaeniines each are remarkably homogenous in morphology and exploit a restricted range of microhabitats, the myiarchine-tyrannine-fluvicoline clade is more diverse in these respects. This greater ecological diversity, especially as manifested in their success in colonizing a wider spectrum of open habitats, appears to be connected to a greater adaptive flexibility of the search-and-sally foraging behaviour.","author":[{"dropping-particle":"","family":"Ohlson","given":"Jan","non-dropping-particle":"","parse-names":false,"suffix":""},{"dropping-particle":"","family":"Fjeldså","given":"Jon","non-dropping-particle":"","parse-names":false,"suffix":""},{"dropping-particle":"","family":"Ericson","given":"Per G.P.","non-dropping-particle":"","parse-names":false,"suffix":""}],"container-title":"Zoologica Scripta","id":"ITEM-1","issue":"3","issued":{"date-parts":[["2008"]]},"page":"315-335","title":"Tyrant flycatchers coming out in the open: Phylogeny and ecological radiation of Tyrannidae (Aves, Passeriformes)","type":"article-journal","volume":"37"},"uris":["http://www.mendeley.com/documents/?uuid=60fea7de-de69-439a-97e5-e460896aa92f","http://www.mendeley.com/documents/?uuid=545d4402-e6b4-4157-bd95-e3d18edbb2eb"]}],"mendeley":{"formattedCitation":"(Ohlson et al. 2008)","plainTextFormattedCitation":"(Ohlson et al. 2008)","previouslyFormattedCitation":"(Ohlson et al. 2008)"},"properties":{"noteIndex":0},"schema":"https://github.com/citation-style-language/schema/raw/master/csl-citation.json"}</w:instrText>
        </w:r>
        <w:r w:rsidR="00B86404" w:rsidRPr="00B86404" w:rsidDel="00C54157">
          <w:rPr>
            <w:rFonts w:ascii="Times New Roman" w:hAnsi="Times New Roman" w:cs="Times New Roman"/>
            <w:lang w:val="en-US"/>
          </w:rPr>
          <w:fldChar w:fldCharType="separate"/>
        </w:r>
        <w:r w:rsidR="00B86404" w:rsidRPr="001D4832" w:rsidDel="00C54157">
          <w:rPr>
            <w:rFonts w:ascii="Times New Roman" w:hAnsi="Times New Roman" w:cs="Times New Roman"/>
            <w:noProof/>
            <w:lang w:val="en-US"/>
          </w:rPr>
          <w:t>(Ohlson et al. 2008)</w:t>
        </w:r>
        <w:r w:rsidR="00B86404" w:rsidRPr="00B86404" w:rsidDel="00C54157">
          <w:rPr>
            <w:rFonts w:ascii="Times New Roman" w:hAnsi="Times New Roman" w:cs="Times New Roman"/>
            <w:lang w:val="en-US"/>
          </w:rPr>
          <w:fldChar w:fldCharType="end"/>
        </w:r>
        <w:r w:rsidR="00B86404" w:rsidRPr="00B86404" w:rsidDel="00C54157">
          <w:rPr>
            <w:rFonts w:ascii="Times New Roman" w:hAnsi="Times New Roman" w:cs="Times New Roman"/>
            <w:lang w:val="en-US"/>
          </w:rPr>
          <w:t xml:space="preserve"> and  presents a restricted distribution in the New World. This family is known to be one of the largest and most diverse bird families in the world. It shows </w:t>
        </w:r>
        <w:r w:rsidR="00396616" w:rsidDel="00C54157">
          <w:rPr>
            <w:rFonts w:ascii="Times New Roman" w:hAnsi="Times New Roman" w:cs="Times New Roman"/>
            <w:lang w:val="en-US"/>
          </w:rPr>
          <w:t>a great diversity of body forms and</w:t>
        </w:r>
        <w:r w:rsidR="00B86404" w:rsidRPr="00B86404" w:rsidDel="00C54157">
          <w:rPr>
            <w:rFonts w:ascii="Times New Roman" w:hAnsi="Times New Roman" w:cs="Times New Roman"/>
            <w:lang w:val="en-US"/>
          </w:rPr>
          <w:t xml:space="preserve"> ecological roles </w:t>
        </w:r>
        <w:r w:rsidR="00396616" w:rsidDel="00C54157">
          <w:rPr>
            <w:rFonts w:ascii="Times New Roman" w:hAnsi="Times New Roman" w:cs="Times New Roman"/>
            <w:lang w:val="en-US"/>
          </w:rPr>
          <w:t>that made</w:t>
        </w:r>
        <w:r w:rsidR="00B86404" w:rsidRPr="00B86404" w:rsidDel="00C54157">
          <w:rPr>
            <w:rFonts w:ascii="Times New Roman" w:hAnsi="Times New Roman" w:cs="Times New Roman"/>
            <w:lang w:val="en-US"/>
          </w:rPr>
          <w:t xml:space="preserve"> them a good model for</w:t>
        </w:r>
        <w:r w:rsidR="00B86404" w:rsidRPr="00B86404" w:rsidDel="00C54157">
          <w:rPr>
            <w:rFonts w:ascii="Times New Roman" w:eastAsia="Times New Roman" w:hAnsi="Times New Roman" w:cs="Times New Roman"/>
            <w:lang w:val="en"/>
          </w:rPr>
          <w:t xml:space="preserve"> a series of studies on evolutionary radiations in a group of continental birds (Fitzpatrick, 1980). Additionally, as ecology, behavior and life histories of birds </w:t>
        </w:r>
        <w:r w:rsidR="00396616" w:rsidDel="00C54157">
          <w:rPr>
            <w:rFonts w:ascii="Times New Roman" w:eastAsia="Times New Roman" w:hAnsi="Times New Roman" w:cs="Times New Roman"/>
            <w:lang w:val="en"/>
          </w:rPr>
          <w:t>are relatively accessible,</w:t>
        </w:r>
        <w:r w:rsidR="00B86404" w:rsidRPr="00B86404" w:rsidDel="00C54157">
          <w:rPr>
            <w:rFonts w:ascii="Times New Roman" w:eastAsia="Times New Roman" w:hAnsi="Times New Roman" w:cs="Times New Roman"/>
            <w:lang w:val="en"/>
          </w:rPr>
          <w:t xml:space="preserve"> America</w:t>
        </w:r>
        <w:r w:rsidR="00396616" w:rsidDel="00C54157">
          <w:rPr>
            <w:rFonts w:ascii="Times New Roman" w:eastAsia="Times New Roman" w:hAnsi="Times New Roman" w:cs="Times New Roman"/>
            <w:lang w:val="en"/>
          </w:rPr>
          <w:t>n tyrannids</w:t>
        </w:r>
        <w:r w:rsidR="00B86404" w:rsidRPr="00B86404" w:rsidDel="00C54157">
          <w:rPr>
            <w:rFonts w:ascii="Times New Roman" w:eastAsia="Times New Roman" w:hAnsi="Times New Roman" w:cs="Times New Roman"/>
            <w:lang w:val="en"/>
          </w:rPr>
          <w:t xml:space="preserve"> enable us to study the roles of phylogenetic conservatism and key innovations in the development of a regional fauna </w:t>
        </w:r>
        <w:r w:rsidR="00B86404" w:rsidRPr="00B86404" w:rsidDel="00C54157">
          <w:rPr>
            <w:rFonts w:ascii="Times New Roman" w:eastAsia="Times New Roman" w:hAnsi="Times New Roman" w:cs="Times New Roman"/>
            <w:lang w:val="en"/>
          </w:rPr>
          <w:fldChar w:fldCharType="begin" w:fldLock="1"/>
        </w:r>
        <w:r w:rsidR="001D4832" w:rsidDel="00C54157">
          <w:rPr>
            <w:rFonts w:ascii="Times New Roman" w:eastAsia="Times New Roman" w:hAnsi="Times New Roman" w:cs="Times New Roman"/>
            <w:lang w:val="en"/>
          </w:rPr>
          <w:instrText>ADDIN CSL_CITATION {"citationItems":[{"id":"ITEM-1","itemData":{"DOI":"10.1034/j.1600-048X.2002.330301.x","ISBN":"09088857","ISSN":"09088857","PMID":"181","abstract":"Comments on the historical ecology of the South American passerine fauna.  South America as an isolated island continent throughout most of the Tertiary period; Relationship between oscines and suboscines as plausible example of the replacement of major clades of birds by new arrivals.","author":[{"dropping-particle":"","family":"Ricklefs","given":"Robert E.","non-dropping-particle":"","parse-names":false,"suffix":""}],"container-title":"Journal of Avian Biology","id":"ITEM-1","issued":{"date-parts":[["2002"]]},"title":"Splendid isolation: Historical ecology of the South American passerine fauna","type":"article"},"uris":["http://www.mendeley.com/documents/?uuid=9a3f8710-caae-3304-8eab-b5264c5d5afe","http://www.mendeley.com/documents/?uuid=a32b5875-f147-428f-9bc9-6539e3c39fbe"]}],"mendeley":{"formattedCitation":"(Ricklefs 2002)","plainTextFormattedCitation":"(Ricklefs 2002)","previouslyFormattedCitation":"(Ricklefs 2002)"},"properties":{"noteIndex":0},"schema":"https://github.com/citation-style-language/schema/raw/master/csl-citation.json"}</w:instrText>
        </w:r>
        <w:r w:rsidR="00B86404" w:rsidRPr="00B86404" w:rsidDel="00C54157">
          <w:rPr>
            <w:rFonts w:ascii="Times New Roman" w:eastAsia="Times New Roman" w:hAnsi="Times New Roman" w:cs="Times New Roman"/>
            <w:lang w:val="en"/>
          </w:rPr>
          <w:fldChar w:fldCharType="separate"/>
        </w:r>
        <w:r w:rsidR="00B86404" w:rsidRPr="00B86404" w:rsidDel="00C54157">
          <w:rPr>
            <w:rFonts w:ascii="Times New Roman" w:eastAsia="Times New Roman" w:hAnsi="Times New Roman" w:cs="Times New Roman"/>
            <w:noProof/>
            <w:lang w:val="en"/>
          </w:rPr>
          <w:t>(Ricklefs 2002)</w:t>
        </w:r>
        <w:r w:rsidR="00B86404" w:rsidRPr="00B86404" w:rsidDel="00C54157">
          <w:rPr>
            <w:rFonts w:ascii="Times New Roman" w:eastAsia="Times New Roman" w:hAnsi="Times New Roman" w:cs="Times New Roman"/>
            <w:lang w:val="en"/>
          </w:rPr>
          <w:fldChar w:fldCharType="end"/>
        </w:r>
        <w:r w:rsidR="00B86404" w:rsidRPr="00B86404" w:rsidDel="00C54157">
          <w:rPr>
            <w:rFonts w:ascii="Times New Roman" w:eastAsia="Times New Roman" w:hAnsi="Times New Roman" w:cs="Times New Roman"/>
            <w:lang w:val="en"/>
          </w:rPr>
          <w:t xml:space="preserve">. </w:t>
        </w:r>
      </w:moveFrom>
      <w:moveFromRangeEnd w:id="244"/>
    </w:p>
    <w:p w14:paraId="6F97EFB6" w14:textId="77777777" w:rsidR="00B86404" w:rsidRPr="00B86404" w:rsidRDefault="00B86404" w:rsidP="00B86404">
      <w:pPr>
        <w:spacing w:after="0" w:line="480" w:lineRule="auto"/>
        <w:rPr>
          <w:rFonts w:ascii="Times New Roman" w:eastAsia="Times New Roman" w:hAnsi="Times New Roman" w:cs="Times New Roman"/>
          <w:sz w:val="24"/>
          <w:szCs w:val="24"/>
          <w:lang w:val="en"/>
        </w:rPr>
      </w:pPr>
      <w:r w:rsidRPr="00B86404">
        <w:rPr>
          <w:rFonts w:ascii="Times New Roman" w:eastAsia="Times New Roman" w:hAnsi="Times New Roman" w:cs="Times New Roman"/>
          <w:sz w:val="24"/>
          <w:szCs w:val="24"/>
          <w:lang w:val="en"/>
        </w:rPr>
        <w:br w:type="page"/>
      </w:r>
    </w:p>
    <w:p w14:paraId="32D41739" w14:textId="51BE38E9" w:rsidR="00B86404" w:rsidRPr="00B86404" w:rsidDel="00524D74" w:rsidRDefault="00396616" w:rsidP="00B86404">
      <w:pPr>
        <w:autoSpaceDE w:val="0"/>
        <w:autoSpaceDN w:val="0"/>
        <w:adjustRightInd w:val="0"/>
        <w:spacing w:after="0" w:line="480" w:lineRule="auto"/>
        <w:jc w:val="both"/>
        <w:rPr>
          <w:del w:id="246" w:author="Gabriel Nakamura" w:date="2020-06-12T13:37:00Z"/>
          <w:rFonts w:ascii="Times New Roman" w:hAnsi="Times New Roman" w:cs="Times New Roman"/>
          <w:sz w:val="24"/>
          <w:szCs w:val="24"/>
          <w:lang w:val="en-US"/>
        </w:rPr>
      </w:pPr>
      <w:del w:id="247" w:author="Gabriel Nakamura" w:date="2020-06-12T13:37:00Z">
        <w:r w:rsidDel="00524D74">
          <w:rPr>
            <w:rFonts w:ascii="Times New Roman" w:hAnsi="Times New Roman" w:cs="Times New Roman"/>
            <w:sz w:val="24"/>
            <w:szCs w:val="24"/>
            <w:lang w:val="en"/>
          </w:rPr>
          <w:lastRenderedPageBreak/>
          <w:delText>Table 1: Differences between the</w:delText>
        </w:r>
        <w:r w:rsidR="00B86404" w:rsidRPr="00B86404" w:rsidDel="00524D74">
          <w:rPr>
            <w:rFonts w:ascii="Times New Roman" w:hAnsi="Times New Roman" w:cs="Times New Roman"/>
            <w:sz w:val="24"/>
            <w:szCs w:val="24"/>
            <w:lang w:val="en"/>
          </w:rPr>
          <w:delText xml:space="preserve"> two evolutionary</w:delText>
        </w:r>
        <w:r w:rsidDel="00524D74">
          <w:rPr>
            <w:rFonts w:ascii="Times New Roman" w:hAnsi="Times New Roman" w:cs="Times New Roman"/>
            <w:sz w:val="24"/>
            <w:szCs w:val="24"/>
            <w:lang w:val="en"/>
          </w:rPr>
          <w:delText>/historical</w:delText>
        </w:r>
        <w:r w:rsidR="00B86404" w:rsidRPr="00B86404" w:rsidDel="00524D74">
          <w:rPr>
            <w:rFonts w:ascii="Times New Roman" w:hAnsi="Times New Roman" w:cs="Times New Roman"/>
            <w:sz w:val="24"/>
            <w:szCs w:val="24"/>
            <w:lang w:val="en"/>
          </w:rPr>
          <w:delText xml:space="preserve"> hypotheses proposed to explain the latitudinal di</w:delText>
        </w:r>
        <w:r w:rsidDel="00524D74">
          <w:rPr>
            <w:rFonts w:ascii="Times New Roman" w:hAnsi="Times New Roman" w:cs="Times New Roman"/>
            <w:sz w:val="24"/>
            <w:szCs w:val="24"/>
            <w:lang w:val="en"/>
          </w:rPr>
          <w:delText>versity gradient investigated in this paper</w:delText>
        </w:r>
        <w:r w:rsidR="00B86404" w:rsidRPr="00B86404" w:rsidDel="00524D74">
          <w:rPr>
            <w:rFonts w:ascii="Times New Roman" w:hAnsi="Times New Roman" w:cs="Times New Roman"/>
            <w:sz w:val="24"/>
            <w:szCs w:val="24"/>
            <w:lang w:val="en"/>
          </w:rPr>
          <w:delText xml:space="preserve">. </w:delText>
        </w:r>
        <w:r w:rsidR="00B86404" w:rsidRPr="00B86404" w:rsidDel="00524D74">
          <w:rPr>
            <w:rFonts w:ascii="Times New Roman" w:hAnsi="Times New Roman" w:cs="Times New Roman"/>
            <w:sz w:val="24"/>
            <w:szCs w:val="24"/>
            <w:lang w:val="en-US"/>
          </w:rPr>
          <w:delText xml:space="preserve">For </w:delText>
        </w:r>
        <w:r w:rsidR="00B86404" w:rsidRPr="00B86404" w:rsidDel="00524D74">
          <w:rPr>
            <w:rFonts w:ascii="Times New Roman" w:hAnsi="Times New Roman" w:cs="Times New Roman"/>
            <w:sz w:val="24"/>
            <w:szCs w:val="24"/>
            <w:lang w:val="en"/>
          </w:rPr>
          <w:delText>expanded version of this table, which include: process, assumption, geographic origin of the clade, composition of assemblage in temperate biomes, position in the phylogeny of switching events and frequency of dispersal</w:delText>
        </w:r>
        <w:r w:rsidDel="00524D74">
          <w:rPr>
            <w:rFonts w:ascii="Times New Roman" w:hAnsi="Times New Roman" w:cs="Times New Roman"/>
            <w:sz w:val="24"/>
            <w:szCs w:val="24"/>
            <w:lang w:val="en"/>
          </w:rPr>
          <w:delText>, see</w:delText>
        </w:r>
        <w:r w:rsidR="00B86404" w:rsidRPr="00B86404" w:rsidDel="00524D74">
          <w:rPr>
            <w:rFonts w:ascii="Times New Roman" w:hAnsi="Times New Roman" w:cs="Times New Roman"/>
            <w:sz w:val="24"/>
            <w:szCs w:val="24"/>
            <w:lang w:val="en-US"/>
          </w:rPr>
          <w:delText xml:space="preserve"> Table S1-Supplementary information.</w:delText>
        </w:r>
        <w:r w:rsidDel="00524D74">
          <w:rPr>
            <w:rFonts w:ascii="Times New Roman" w:hAnsi="Times New Roman" w:cs="Times New Roman"/>
            <w:sz w:val="24"/>
            <w:szCs w:val="24"/>
            <w:lang w:val="en-US"/>
          </w:rPr>
          <w:delText xml:space="preserve"> NRI= phylogenetic net relatedness index.</w:delText>
        </w:r>
      </w:del>
    </w:p>
    <w:tbl>
      <w:tblPr>
        <w:tblStyle w:val="TabeladeGradeClara"/>
        <w:tblW w:w="0" w:type="auto"/>
        <w:tblLook w:val="04A0" w:firstRow="1" w:lastRow="0" w:firstColumn="1" w:lastColumn="0" w:noHBand="0" w:noVBand="1"/>
      </w:tblPr>
      <w:tblGrid>
        <w:gridCol w:w="1927"/>
        <w:gridCol w:w="3176"/>
        <w:gridCol w:w="1685"/>
        <w:gridCol w:w="1706"/>
      </w:tblGrid>
      <w:tr w:rsidR="00B86404" w:rsidRPr="00B86404" w:rsidDel="00524D74" w14:paraId="517D23E8" w14:textId="173C0DFC" w:rsidTr="00752940">
        <w:trPr>
          <w:del w:id="248" w:author="Gabriel Nakamura" w:date="2020-06-12T13:37:00Z"/>
        </w:trPr>
        <w:tc>
          <w:tcPr>
            <w:tcW w:w="1951" w:type="dxa"/>
          </w:tcPr>
          <w:p w14:paraId="0D8BB429" w14:textId="76E4E27E" w:rsidR="00B86404" w:rsidRPr="00B86404" w:rsidDel="00524D74" w:rsidRDefault="00B86404" w:rsidP="00B86404">
            <w:pPr>
              <w:pStyle w:val="SemEspaamento"/>
              <w:spacing w:line="480" w:lineRule="auto"/>
              <w:jc w:val="center"/>
              <w:rPr>
                <w:del w:id="249" w:author="Gabriel Nakamura" w:date="2020-06-12T13:37:00Z"/>
                <w:rFonts w:ascii="Times New Roman" w:hAnsi="Times New Roman" w:cs="Times New Roman"/>
                <w:sz w:val="24"/>
                <w:szCs w:val="24"/>
                <w:lang w:val="en-US"/>
              </w:rPr>
            </w:pPr>
            <w:del w:id="250" w:author="Gabriel Nakamura" w:date="2020-06-12T13:37:00Z">
              <w:r w:rsidRPr="00B86404" w:rsidDel="00524D74">
                <w:rPr>
                  <w:rFonts w:ascii="Times New Roman" w:hAnsi="Times New Roman" w:cs="Times New Roman"/>
                  <w:sz w:val="24"/>
                  <w:szCs w:val="24"/>
                  <w:lang w:val="en-US"/>
                </w:rPr>
                <w:delText>Hypothesis</w:delText>
              </w:r>
            </w:del>
          </w:p>
        </w:tc>
        <w:tc>
          <w:tcPr>
            <w:tcW w:w="3260" w:type="dxa"/>
          </w:tcPr>
          <w:p w14:paraId="438B4330" w14:textId="2446715D" w:rsidR="00B86404" w:rsidRPr="00B86404" w:rsidDel="00524D74" w:rsidRDefault="00B86404" w:rsidP="00B86404">
            <w:pPr>
              <w:pStyle w:val="SemEspaamento"/>
              <w:spacing w:line="480" w:lineRule="auto"/>
              <w:jc w:val="center"/>
              <w:rPr>
                <w:del w:id="251" w:author="Gabriel Nakamura" w:date="2020-06-12T13:37:00Z"/>
                <w:rFonts w:ascii="Times New Roman" w:hAnsi="Times New Roman" w:cs="Times New Roman"/>
                <w:sz w:val="24"/>
                <w:szCs w:val="24"/>
                <w:lang w:val="en-US"/>
              </w:rPr>
            </w:pPr>
            <w:del w:id="252" w:author="Gabriel Nakamura" w:date="2020-06-12T13:37:00Z">
              <w:r w:rsidRPr="00B86404" w:rsidDel="00524D74">
                <w:rPr>
                  <w:rFonts w:ascii="Times New Roman" w:hAnsi="Times New Roman" w:cs="Times New Roman"/>
                  <w:sz w:val="24"/>
                  <w:szCs w:val="24"/>
                  <w:lang w:val="en-US"/>
                </w:rPr>
                <w:delText>Proposed patterns</w:delText>
              </w:r>
            </w:del>
          </w:p>
        </w:tc>
        <w:tc>
          <w:tcPr>
            <w:tcW w:w="1701" w:type="dxa"/>
          </w:tcPr>
          <w:p w14:paraId="509D6E6A" w14:textId="33C5EB1C" w:rsidR="00B86404" w:rsidRPr="00B86404" w:rsidDel="00524D74" w:rsidRDefault="00B86404" w:rsidP="00B86404">
            <w:pPr>
              <w:pStyle w:val="SemEspaamento"/>
              <w:spacing w:line="480" w:lineRule="auto"/>
              <w:jc w:val="center"/>
              <w:rPr>
                <w:del w:id="253" w:author="Gabriel Nakamura" w:date="2020-06-12T13:37:00Z"/>
                <w:rFonts w:ascii="Times New Roman" w:hAnsi="Times New Roman" w:cs="Times New Roman"/>
                <w:sz w:val="24"/>
                <w:szCs w:val="24"/>
                <w:lang w:val="en-US"/>
              </w:rPr>
            </w:pPr>
            <w:del w:id="254" w:author="Gabriel Nakamura" w:date="2020-06-12T13:37:00Z">
              <w:r w:rsidRPr="00B86404" w:rsidDel="00524D74">
                <w:rPr>
                  <w:rFonts w:ascii="Times New Roman" w:hAnsi="Times New Roman" w:cs="Times New Roman"/>
                  <w:sz w:val="24"/>
                  <w:szCs w:val="24"/>
                  <w:lang w:val="en-US"/>
                </w:rPr>
                <w:delText>Predictions</w:delText>
              </w:r>
            </w:del>
          </w:p>
        </w:tc>
        <w:tc>
          <w:tcPr>
            <w:tcW w:w="1732" w:type="dxa"/>
          </w:tcPr>
          <w:p w14:paraId="42A1BA84" w14:textId="0D873655" w:rsidR="00B86404" w:rsidRPr="00B86404" w:rsidDel="00524D74" w:rsidRDefault="00B86404" w:rsidP="00B86404">
            <w:pPr>
              <w:pStyle w:val="SemEspaamento"/>
              <w:spacing w:line="480" w:lineRule="auto"/>
              <w:jc w:val="center"/>
              <w:rPr>
                <w:del w:id="255" w:author="Gabriel Nakamura" w:date="2020-06-12T13:37:00Z"/>
                <w:rFonts w:ascii="Times New Roman" w:hAnsi="Times New Roman" w:cs="Times New Roman"/>
                <w:sz w:val="24"/>
                <w:szCs w:val="24"/>
                <w:lang w:val="en-US"/>
              </w:rPr>
            </w:pPr>
            <w:del w:id="256" w:author="Gabriel Nakamura" w:date="2020-06-12T13:37:00Z">
              <w:r w:rsidRPr="00B86404" w:rsidDel="00524D74">
                <w:rPr>
                  <w:rFonts w:ascii="Times New Roman" w:hAnsi="Times New Roman" w:cs="Times New Roman"/>
                  <w:sz w:val="24"/>
                  <w:szCs w:val="24"/>
                  <w:lang w:val="en-US"/>
                </w:rPr>
                <w:delText>References</w:delText>
              </w:r>
            </w:del>
          </w:p>
        </w:tc>
      </w:tr>
      <w:tr w:rsidR="00B86404" w:rsidRPr="00B86404" w:rsidDel="00524D74" w14:paraId="127E2CB9" w14:textId="2157B256" w:rsidTr="00752940">
        <w:trPr>
          <w:trHeight w:val="5297"/>
          <w:del w:id="257" w:author="Gabriel Nakamura" w:date="2020-06-12T13:37:00Z"/>
        </w:trPr>
        <w:tc>
          <w:tcPr>
            <w:tcW w:w="1951" w:type="dxa"/>
          </w:tcPr>
          <w:p w14:paraId="48D75FD6" w14:textId="4019EFDF" w:rsidR="00B86404" w:rsidRPr="00B86404" w:rsidDel="00524D74" w:rsidRDefault="00B86404" w:rsidP="00B86404">
            <w:pPr>
              <w:pStyle w:val="SemEspaamento"/>
              <w:spacing w:line="480" w:lineRule="auto"/>
              <w:jc w:val="center"/>
              <w:rPr>
                <w:del w:id="258" w:author="Gabriel Nakamura" w:date="2020-06-12T13:37:00Z"/>
                <w:rFonts w:ascii="Times New Roman" w:hAnsi="Times New Roman" w:cs="Times New Roman"/>
                <w:sz w:val="24"/>
                <w:szCs w:val="24"/>
                <w:lang w:val="en-US"/>
              </w:rPr>
            </w:pPr>
            <w:del w:id="259" w:author="Gabriel Nakamura" w:date="2020-06-12T13:37:00Z">
              <w:r w:rsidRPr="00B86404" w:rsidDel="00524D74">
                <w:rPr>
                  <w:rFonts w:ascii="Times New Roman" w:hAnsi="Times New Roman" w:cs="Times New Roman"/>
                  <w:sz w:val="24"/>
                  <w:szCs w:val="24"/>
                  <w:lang w:val="en-US"/>
                </w:rPr>
                <w:delText>Tropical Niche Conservatism (TNC)</w:delText>
              </w:r>
            </w:del>
          </w:p>
        </w:tc>
        <w:tc>
          <w:tcPr>
            <w:tcW w:w="3260" w:type="dxa"/>
          </w:tcPr>
          <w:p w14:paraId="09846572" w14:textId="6D5AC4B7" w:rsidR="00B86404" w:rsidRPr="00B86404" w:rsidDel="00524D74" w:rsidRDefault="00B86404" w:rsidP="00B86404">
            <w:pPr>
              <w:pStyle w:val="SemEspaamento"/>
              <w:spacing w:line="480" w:lineRule="auto"/>
              <w:jc w:val="center"/>
              <w:rPr>
                <w:del w:id="260" w:author="Gabriel Nakamura" w:date="2020-06-12T13:37:00Z"/>
                <w:rFonts w:ascii="Times New Roman" w:hAnsi="Times New Roman" w:cs="Times New Roman"/>
                <w:sz w:val="24"/>
                <w:szCs w:val="24"/>
                <w:lang w:val="en-US"/>
              </w:rPr>
            </w:pPr>
            <w:del w:id="261" w:author="Gabriel Nakamura" w:date="2020-06-12T13:37:00Z">
              <w:r w:rsidRPr="00B86404" w:rsidDel="00524D74">
                <w:rPr>
                  <w:rFonts w:ascii="Times New Roman" w:hAnsi="Times New Roman" w:cs="Times New Roman"/>
                  <w:sz w:val="24"/>
                  <w:szCs w:val="24"/>
                  <w:lang w:val="en-US"/>
                </w:rPr>
                <w:delText>Tropical origins of major groups of organisms; only few species could evolve adaptations to invade and persist in freezing temperatures, implying that species are endemic and clustered phylogenetically</w:delText>
              </w:r>
            </w:del>
          </w:p>
          <w:p w14:paraId="37346B94" w14:textId="137D0F42" w:rsidR="00B86404" w:rsidRPr="00B86404" w:rsidDel="00524D74" w:rsidRDefault="00B86404" w:rsidP="00B86404">
            <w:pPr>
              <w:pStyle w:val="SemEspaamento"/>
              <w:spacing w:line="480" w:lineRule="auto"/>
              <w:jc w:val="center"/>
              <w:rPr>
                <w:del w:id="262" w:author="Gabriel Nakamura" w:date="2020-06-12T13:37:00Z"/>
                <w:rFonts w:ascii="Times New Roman" w:hAnsi="Times New Roman" w:cs="Times New Roman"/>
                <w:sz w:val="24"/>
                <w:szCs w:val="24"/>
                <w:lang w:val="en-US"/>
              </w:rPr>
            </w:pPr>
            <w:del w:id="263" w:author="Gabriel Nakamura" w:date="2020-06-12T13:37:00Z">
              <w:r w:rsidRPr="00B86404" w:rsidDel="00524D74">
                <w:rPr>
                  <w:rFonts w:ascii="Times New Roman" w:hAnsi="Times New Roman" w:cs="Times New Roman"/>
                  <w:sz w:val="24"/>
                  <w:szCs w:val="24"/>
                  <w:lang w:val="en-US"/>
                </w:rPr>
                <w:delText>in temperate biomes</w:delText>
              </w:r>
            </w:del>
          </w:p>
          <w:p w14:paraId="710FEA33" w14:textId="3FBF16AA" w:rsidR="00B86404" w:rsidRPr="00B86404" w:rsidDel="00524D74" w:rsidRDefault="00B86404" w:rsidP="00B86404">
            <w:pPr>
              <w:pStyle w:val="SemEspaamento"/>
              <w:spacing w:line="480" w:lineRule="auto"/>
              <w:jc w:val="center"/>
              <w:rPr>
                <w:del w:id="264" w:author="Gabriel Nakamura" w:date="2020-06-12T13:37:00Z"/>
                <w:rFonts w:ascii="Times New Roman" w:hAnsi="Times New Roman" w:cs="Times New Roman"/>
                <w:sz w:val="24"/>
                <w:szCs w:val="24"/>
                <w:lang w:val="en-US"/>
              </w:rPr>
            </w:pPr>
          </w:p>
          <w:p w14:paraId="0A9893C7" w14:textId="0F6A7B98" w:rsidR="00B86404" w:rsidRPr="00B86404" w:rsidDel="00524D74" w:rsidRDefault="00B86404" w:rsidP="00B86404">
            <w:pPr>
              <w:pStyle w:val="SemEspaamento"/>
              <w:spacing w:line="480" w:lineRule="auto"/>
              <w:jc w:val="center"/>
              <w:rPr>
                <w:del w:id="265" w:author="Gabriel Nakamura" w:date="2020-06-12T13:37:00Z"/>
                <w:rFonts w:ascii="Times New Roman" w:hAnsi="Times New Roman" w:cs="Times New Roman"/>
                <w:sz w:val="24"/>
                <w:szCs w:val="24"/>
                <w:lang w:val="en-US"/>
              </w:rPr>
            </w:pPr>
            <w:del w:id="266" w:author="Gabriel Nakamura" w:date="2020-06-12T13:37:00Z">
              <w:r w:rsidRPr="00B86404" w:rsidDel="00524D74">
                <w:rPr>
                  <w:rFonts w:ascii="Times New Roman" w:hAnsi="Times New Roman" w:cs="Times New Roman"/>
                  <w:sz w:val="24"/>
                  <w:szCs w:val="24"/>
                  <w:lang w:val="en-US"/>
                </w:rPr>
                <w:delText xml:space="preserve">The dispersal event to temperate biomes is recent because during the Eocene-Oligocene Climate Transition (around 34 Ma) the average temperatures in high latitudes dropped by around 5º C </w:delText>
              </w:r>
              <w:r w:rsidRPr="00B86404" w:rsidDel="00524D74">
                <w:rPr>
                  <w:rFonts w:ascii="Times New Roman" w:hAnsi="Times New Roman" w:cs="Times New Roman"/>
                  <w:sz w:val="24"/>
                  <w:szCs w:val="24"/>
                  <w:lang w:val="en-US"/>
                </w:rPr>
                <w:fldChar w:fldCharType="begin" w:fldLock="1"/>
              </w:r>
              <w:r w:rsidR="006D7A4B" w:rsidRPr="00524D74" w:rsidDel="00524D74">
                <w:rPr>
                  <w:rFonts w:ascii="Times New Roman" w:hAnsi="Times New Roman" w:cs="Times New Roman"/>
                  <w:sz w:val="24"/>
                  <w:szCs w:val="24"/>
                  <w:lang w:val="en-US"/>
                </w:rPr>
                <w:delInstrText>ADDIN CSL_CITATION {"citationItems":[{"id":"ITEM-1","itemData":{"ISSN":"0944-1174","PMID":"8012512","abstract":"A 58-year-old Japanese man was admitted to our hospital with appendicitis and marked unconjugated hyperbilirubinemia (11.6 mg/dl). The jaundice worsened following appendectomy, and the direct-reacting bilirubin increased, probably due to the ceftizoxime administered postoperatively. Bilirubin diglucuronide was the main component of the serum direct-reacting bilirubin (51%) in serum measured by liquid chromatography. Because the discontinuation of ceftizoxime did not markedly improve the jaundice, epomediol, 200 mg tid, was administered orally. There was a marked decrease of serum bilirubin with an increase in the delta bilirubin/(conjugated bilirubin + delta bilirubin) ratio. After improvement of jaundice to below the pre-surgical level (4.4 mg/dl), we analyzed the duodenal bile for bilirubin fractions; those showed a marked reduction in bilirubin diglucuronide and a marked increase in bilirubin monoglucuronide, which was consistent with type II Crigler-Najjar syndrome. A marked increase of bilirubin diglucuronide in serum of this patient during cholestasis suggests that bilirubin conjugation proceeds in this syndrome when excretion of conjugated bilirubin decreases.","author":[{"dropping-particle":"","family":"Liu","given":"Zhonghui","non-dropping-particle":"","parse-names":false,"suffix":""},{"dropping-particle":"","family":"Pagani","given":"Mark","non-dropping-particle":"","parse-names":false,"suffix":""},{"dropping-particle":"","family":"Zinniker","given":"David","non-dropping-particle":"","parse-names":false,"suffix":""},{"dropping-particle":"","family":"Deconto","given":"Robert M","non-dropping-particle":"","parse-names":false,"suffix":""},{"dropping-particle":"","family":"Huber","given":"Matthew","non-dropping-particle":"","parse-names":false,"suffix":""},{"dropping-particle":"","family":"Brinkhuis","given":"Henk","non-dropping-particle":"","parse-names":false,"suffix":""},{"dropping-particle":"","family":"Shah","given":"Sunita R","non-dropping-particle":"","parse-names":false,"suffix":""},{"dropping-particle":"","family":"Leckie","given":"R Mark","non-dropping-particle":"","parse-names":false,"suffix":""},{"dropping-particle":"","family":"Pearson","given":"Ann","non-dropping-particle":"","parse-names":false,"suffix":""}],"container-title":"Science (New York, N.Y.)","id":"ITEM-1","issue":"February","issued":{"date-parts":[["2009"]]},"page":"1187-1190","title":"Eocene-Oligocene Climate Transition","type":"article-journal","volume":"323"},"uris":["http://www.mendeley.com/documents/?uuid=98f76d11-114a-47f7-a713-d837ba0ada71","http://www.mendeley.com/documents/?uuid=5ec613df-9bc1-402a-9c30-9b4bc19c0cf8"]}],"mendeley":{"formattedCitation":"(Liu et al. 2009)","plainTextFormattedCitation":"(Liu et al. 2009)","previouslyFormattedCitation":"(Liu et al. 2009)"},"properties":{"noteIndex":0},"schema":"https://github.com/citation-style-language/schema/raw/master/csl-citation.json"}</w:delInstrText>
              </w:r>
              <w:r w:rsidRPr="00B86404" w:rsidDel="00524D74">
                <w:rPr>
                  <w:rFonts w:ascii="Times New Roman" w:hAnsi="Times New Roman" w:cs="Times New Roman"/>
                  <w:sz w:val="24"/>
                  <w:szCs w:val="24"/>
                  <w:lang w:val="en-US"/>
                </w:rPr>
                <w:fldChar w:fldCharType="separate"/>
              </w:r>
              <w:r w:rsidRPr="00524D74" w:rsidDel="00524D74">
                <w:rPr>
                  <w:rFonts w:ascii="Times New Roman" w:hAnsi="Times New Roman" w:cs="Times New Roman"/>
                  <w:noProof/>
                  <w:sz w:val="24"/>
                  <w:szCs w:val="24"/>
                  <w:lang w:val="en-US"/>
                </w:rPr>
                <w:delText>(Liu et al. 2009)</w:delText>
              </w:r>
              <w:r w:rsidRPr="00B86404" w:rsidDel="00524D74">
                <w:rPr>
                  <w:rFonts w:ascii="Times New Roman" w:hAnsi="Times New Roman" w:cs="Times New Roman"/>
                  <w:sz w:val="24"/>
                  <w:szCs w:val="24"/>
                  <w:lang w:val="en-US"/>
                </w:rPr>
                <w:fldChar w:fldCharType="end"/>
              </w:r>
              <w:r w:rsidRPr="00B86404" w:rsidDel="00524D74">
                <w:rPr>
                  <w:rFonts w:ascii="Times New Roman" w:hAnsi="Times New Roman" w:cs="Times New Roman"/>
                  <w:sz w:val="24"/>
                  <w:szCs w:val="24"/>
                  <w:lang w:val="en-US"/>
                </w:rPr>
                <w:delText xml:space="preserve">, as a consequence of </w:delText>
              </w:r>
              <w:r w:rsidR="004E20B9" w:rsidDel="00524D74">
                <w:rPr>
                  <w:rFonts w:ascii="Times New Roman" w:hAnsi="Times New Roman" w:cs="Times New Roman"/>
                  <w:sz w:val="24"/>
                  <w:szCs w:val="24"/>
                  <w:lang w:val="en-US"/>
                </w:rPr>
                <w:delText>that permitted the</w:delText>
              </w:r>
              <w:r w:rsidRPr="00B86404" w:rsidDel="00524D74">
                <w:rPr>
                  <w:rFonts w:ascii="Times New Roman" w:hAnsi="Times New Roman" w:cs="Times New Roman"/>
                  <w:sz w:val="24"/>
                  <w:szCs w:val="24"/>
                  <w:lang w:val="en-US"/>
                </w:rPr>
                <w:delText xml:space="preserve"> emergence of new large areas with a temperate climate and then the dispersal of tropical lineages to temperate </w:delText>
              </w:r>
              <w:commentRangeStart w:id="267"/>
              <w:r w:rsidRPr="00B86404" w:rsidDel="00524D74">
                <w:rPr>
                  <w:rFonts w:ascii="Times New Roman" w:hAnsi="Times New Roman" w:cs="Times New Roman"/>
                  <w:sz w:val="24"/>
                  <w:szCs w:val="24"/>
                  <w:lang w:val="en-US"/>
                </w:rPr>
                <w:delText>biomes</w:delText>
              </w:r>
              <w:commentRangeEnd w:id="267"/>
              <w:r w:rsidR="004E20B9" w:rsidDel="00524D74">
                <w:rPr>
                  <w:rStyle w:val="Refdecomentrio"/>
                  <w:rFonts w:asciiTheme="minorHAnsi" w:eastAsiaTheme="minorHAnsi" w:hAnsiTheme="minorHAnsi" w:cstheme="minorBidi"/>
                  <w:lang w:val="pt-BR" w:eastAsia="en-US"/>
                </w:rPr>
                <w:commentReference w:id="267"/>
              </w:r>
            </w:del>
          </w:p>
          <w:p w14:paraId="1A69E67A" w14:textId="03142368" w:rsidR="00B86404" w:rsidRPr="00B86404" w:rsidDel="00524D74" w:rsidRDefault="00B86404" w:rsidP="00B86404">
            <w:pPr>
              <w:pStyle w:val="SemEspaamento"/>
              <w:spacing w:line="480" w:lineRule="auto"/>
              <w:jc w:val="center"/>
              <w:rPr>
                <w:del w:id="268" w:author="Gabriel Nakamura" w:date="2020-06-12T13:37:00Z"/>
                <w:rFonts w:ascii="Times New Roman" w:hAnsi="Times New Roman" w:cs="Times New Roman"/>
                <w:sz w:val="24"/>
                <w:szCs w:val="24"/>
                <w:lang w:val="en-US"/>
              </w:rPr>
            </w:pPr>
          </w:p>
        </w:tc>
        <w:tc>
          <w:tcPr>
            <w:tcW w:w="1701" w:type="dxa"/>
          </w:tcPr>
          <w:p w14:paraId="6BBB9E19" w14:textId="0A24F4D2" w:rsidR="00B86404" w:rsidRPr="00B86404" w:rsidDel="00524D74" w:rsidRDefault="00B86404" w:rsidP="00B86404">
            <w:pPr>
              <w:pStyle w:val="SemEspaamento"/>
              <w:spacing w:line="480" w:lineRule="auto"/>
              <w:jc w:val="center"/>
              <w:rPr>
                <w:del w:id="269" w:author="Gabriel Nakamura" w:date="2020-06-12T13:37:00Z"/>
                <w:rFonts w:ascii="Times New Roman" w:hAnsi="Times New Roman" w:cs="Times New Roman"/>
                <w:sz w:val="24"/>
                <w:szCs w:val="24"/>
                <w:lang w:val="en-US"/>
              </w:rPr>
            </w:pPr>
            <w:del w:id="270" w:author="Gabriel Nakamura" w:date="2020-06-12T13:37:00Z">
              <w:r w:rsidRPr="00B86404" w:rsidDel="00524D74">
                <w:rPr>
                  <w:rFonts w:ascii="Times New Roman" w:hAnsi="Times New Roman" w:cs="Times New Roman"/>
                  <w:sz w:val="24"/>
                  <w:szCs w:val="24"/>
                  <w:lang w:val="en-US"/>
                </w:rPr>
                <w:delText>Values of NRI</w:delText>
              </w:r>
            </w:del>
          </w:p>
          <w:p w14:paraId="17AD25BD" w14:textId="567CC452" w:rsidR="00B86404" w:rsidRPr="00B86404" w:rsidDel="00524D74" w:rsidRDefault="00B86404" w:rsidP="00B86404">
            <w:pPr>
              <w:pStyle w:val="SemEspaamento"/>
              <w:spacing w:line="480" w:lineRule="auto"/>
              <w:jc w:val="center"/>
              <w:rPr>
                <w:del w:id="271" w:author="Gabriel Nakamura" w:date="2020-06-12T13:37:00Z"/>
                <w:rFonts w:ascii="Times New Roman" w:hAnsi="Times New Roman" w:cs="Times New Roman"/>
                <w:sz w:val="24"/>
                <w:szCs w:val="24"/>
                <w:lang w:val="en-US"/>
              </w:rPr>
            </w:pPr>
            <w:del w:id="272" w:author="Gabriel Nakamura" w:date="2020-06-12T13:37:00Z">
              <w:r w:rsidRPr="00B86404" w:rsidDel="00524D74">
                <w:rPr>
                  <w:rFonts w:ascii="Times New Roman" w:hAnsi="Times New Roman" w:cs="Times New Roman"/>
                  <w:sz w:val="24"/>
                  <w:szCs w:val="24"/>
                  <w:lang w:val="en-US"/>
                </w:rPr>
                <w:delText xml:space="preserve">are positive in temperate zones because only few ancestors arrived </w:delText>
              </w:r>
            </w:del>
          </w:p>
          <w:p w14:paraId="688D727D" w14:textId="0B844F17" w:rsidR="00B86404" w:rsidRPr="00B86404" w:rsidDel="00524D74" w:rsidRDefault="00B86404" w:rsidP="00B86404">
            <w:pPr>
              <w:pStyle w:val="SemEspaamento"/>
              <w:spacing w:line="480" w:lineRule="auto"/>
              <w:jc w:val="center"/>
              <w:rPr>
                <w:del w:id="273" w:author="Gabriel Nakamura" w:date="2020-06-12T13:37:00Z"/>
                <w:rFonts w:ascii="Times New Roman" w:hAnsi="Times New Roman" w:cs="Times New Roman"/>
                <w:sz w:val="24"/>
                <w:szCs w:val="24"/>
                <w:lang w:val="en-US"/>
              </w:rPr>
            </w:pPr>
          </w:p>
          <w:p w14:paraId="156E1368" w14:textId="6DDADBE7" w:rsidR="00B86404" w:rsidRPr="00B86404" w:rsidDel="00524D74" w:rsidRDefault="00B86404" w:rsidP="00B86404">
            <w:pPr>
              <w:pStyle w:val="SemEspaamento"/>
              <w:spacing w:line="480" w:lineRule="auto"/>
              <w:jc w:val="center"/>
              <w:rPr>
                <w:del w:id="274" w:author="Gabriel Nakamura" w:date="2020-06-12T13:37:00Z"/>
                <w:rFonts w:ascii="Times New Roman" w:hAnsi="Times New Roman" w:cs="Times New Roman"/>
                <w:sz w:val="24"/>
                <w:szCs w:val="24"/>
                <w:lang w:val="en-US"/>
              </w:rPr>
            </w:pPr>
          </w:p>
          <w:p w14:paraId="3AEB4922" w14:textId="00330FC1" w:rsidR="00B86404" w:rsidRPr="00B86404" w:rsidDel="00524D74" w:rsidRDefault="00B86404" w:rsidP="00B86404">
            <w:pPr>
              <w:pStyle w:val="SemEspaamento"/>
              <w:spacing w:line="480" w:lineRule="auto"/>
              <w:jc w:val="center"/>
              <w:rPr>
                <w:del w:id="275" w:author="Gabriel Nakamura" w:date="2020-06-12T13:37:00Z"/>
                <w:rFonts w:ascii="Times New Roman" w:hAnsi="Times New Roman" w:cs="Times New Roman"/>
                <w:sz w:val="24"/>
                <w:szCs w:val="24"/>
                <w:lang w:val="en-US"/>
              </w:rPr>
            </w:pPr>
          </w:p>
          <w:p w14:paraId="6F617AB6" w14:textId="5BCE0CBB" w:rsidR="00B86404" w:rsidRPr="00B86404" w:rsidDel="00524D74" w:rsidRDefault="00B86404" w:rsidP="00B86404">
            <w:pPr>
              <w:pStyle w:val="SemEspaamento"/>
              <w:spacing w:line="480" w:lineRule="auto"/>
              <w:jc w:val="center"/>
              <w:rPr>
                <w:del w:id="276" w:author="Gabriel Nakamura" w:date="2020-06-12T13:37:00Z"/>
                <w:rFonts w:ascii="Times New Roman" w:hAnsi="Times New Roman" w:cs="Times New Roman"/>
                <w:sz w:val="24"/>
                <w:szCs w:val="24"/>
                <w:lang w:val="en-US"/>
              </w:rPr>
            </w:pPr>
            <w:del w:id="277" w:author="Gabriel Nakamura" w:date="2020-06-12T13:37:00Z">
              <w:r w:rsidRPr="00B86404" w:rsidDel="00524D74">
                <w:rPr>
                  <w:rFonts w:ascii="Times New Roman" w:hAnsi="Times New Roman" w:cs="Times New Roman"/>
                  <w:sz w:val="24"/>
                  <w:szCs w:val="24"/>
                  <w:lang w:val="en-US"/>
                </w:rPr>
                <w:delText>Values of a</w:delText>
              </w:r>
              <w:r w:rsidR="004E20B9" w:rsidDel="00524D74">
                <w:rPr>
                  <w:rFonts w:ascii="Times New Roman" w:hAnsi="Times New Roman" w:cs="Times New Roman"/>
                  <w:sz w:val="24"/>
                  <w:szCs w:val="24"/>
                  <w:lang w:val="en-US"/>
                </w:rPr>
                <w:delText>ge of assemblage will</w:delText>
              </w:r>
              <w:r w:rsidRPr="00B86404" w:rsidDel="00524D74">
                <w:rPr>
                  <w:rFonts w:ascii="Times New Roman" w:hAnsi="Times New Roman" w:cs="Times New Roman"/>
                  <w:sz w:val="24"/>
                  <w:szCs w:val="24"/>
                  <w:lang w:val="en-US"/>
                </w:rPr>
                <w:delText xml:space="preserve"> be younger in temperate assemblages</w:delText>
              </w:r>
            </w:del>
          </w:p>
          <w:p w14:paraId="09AD7E66" w14:textId="0ACB4DC2" w:rsidR="00B86404" w:rsidRPr="00B86404" w:rsidDel="00524D74" w:rsidRDefault="00B86404" w:rsidP="00B86404">
            <w:pPr>
              <w:pStyle w:val="SemEspaamento"/>
              <w:spacing w:line="480" w:lineRule="auto"/>
              <w:jc w:val="center"/>
              <w:rPr>
                <w:del w:id="278" w:author="Gabriel Nakamura" w:date="2020-06-12T13:37:00Z"/>
                <w:rFonts w:ascii="Times New Roman" w:hAnsi="Times New Roman" w:cs="Times New Roman"/>
                <w:sz w:val="24"/>
                <w:szCs w:val="24"/>
                <w:lang w:val="en-US"/>
              </w:rPr>
            </w:pPr>
          </w:p>
        </w:tc>
        <w:tc>
          <w:tcPr>
            <w:tcW w:w="1732" w:type="dxa"/>
          </w:tcPr>
          <w:p w14:paraId="5FD6C048" w14:textId="24DC8547" w:rsidR="00B86404" w:rsidRPr="00B86404" w:rsidDel="00524D74" w:rsidRDefault="00B86404" w:rsidP="00B86404">
            <w:pPr>
              <w:pStyle w:val="SemEspaamento"/>
              <w:spacing w:line="480" w:lineRule="auto"/>
              <w:jc w:val="center"/>
              <w:rPr>
                <w:del w:id="279" w:author="Gabriel Nakamura" w:date="2020-06-12T13:37:00Z"/>
                <w:rFonts w:ascii="Times New Roman" w:hAnsi="Times New Roman" w:cs="Times New Roman"/>
                <w:sz w:val="24"/>
                <w:szCs w:val="24"/>
                <w:lang w:val="en-US"/>
              </w:rPr>
            </w:pPr>
            <w:del w:id="280" w:author="Gabriel Nakamura" w:date="2020-06-12T13:37:00Z">
              <w:r w:rsidRPr="00B86404" w:rsidDel="00524D74">
                <w:rPr>
                  <w:rFonts w:ascii="Times New Roman" w:hAnsi="Times New Roman" w:cs="Times New Roman"/>
                  <w:sz w:val="24"/>
                  <w:szCs w:val="24"/>
                  <w:lang w:val="en-US"/>
                </w:rPr>
                <w:fldChar w:fldCharType="begin" w:fldLock="1"/>
              </w:r>
              <w:r w:rsidR="006D7A4B" w:rsidDel="00524D74">
                <w:rPr>
                  <w:rFonts w:ascii="Times New Roman" w:hAnsi="Times New Roman" w:cs="Times New Roman"/>
                  <w:sz w:val="24"/>
                  <w:szCs w:val="24"/>
                  <w:lang w:val="en-US"/>
                </w:rPr>
                <w:del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id":"ITEM-2","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Evolution","id":"ITEM-2","issue":"12","issued":{"date-parts":[["2004"]]},"page":"639-644","title":"Historical biogeography, ecology and species richness","type":"article-journal","volume":"19"},"uris":["http://www.mendeley.com/documents/?uuid=7896fc06-4d9f-445e-9b4b-ca69e625de31"]},{"id":"ITEM-3","itemData":{"DOI":"10.1111/evo.12089","ISSN":"00143820","abstract":"We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E.","non-dropping-particle":"","parse-names":false,"suffix":""}],"container-title":"Evolution","id":"ITEM-3","issue":"6","issued":{"date-parts":[["2013"]]},"page":"1741-1755","title":"What can multiple phylogenies say about the latitudinal diversity gradient? A new look at the tropical conservatism, out of the tropics, and diversification rate hypotheses","type":"article-journal","volume":"67"},"uris":["http://www.mendeley.com/documents/?uuid=99e33224-d528-4ead-af7a-2e8b179286a4","http://www.mendeley.com/documents/?uuid=36fc42ba-e9d5-433f-a091-2a173261b599","http://www.mendeley.com/documents/?uuid=0a0dd94b-2fae-4e6a-b806-2ec974924dbd"]}],"mendeley":{"formattedCitation":"(Wiens and Donoghue 2004, Jansson et al. 2013, Duchêne and Cardillo 2015)","plainTextFormattedCitation":"(Wiens and Donoghue 2004, Jansson et al. 2013, Duchêne and Cardillo 2015)","previouslyFormattedCitation":"(Wiens and Donoghue 2004, Jansson et al. 2013, Duchêne and Cardillo 2015)"},"properties":{"noteIndex":0},"schema":"https://github.com/citation-style-language/schema/raw/master/csl-citation.json"}</w:delInstrText>
              </w:r>
              <w:r w:rsidRPr="00B86404" w:rsidDel="00524D74">
                <w:rPr>
                  <w:rFonts w:ascii="Times New Roman" w:hAnsi="Times New Roman" w:cs="Times New Roman"/>
                  <w:sz w:val="24"/>
                  <w:szCs w:val="24"/>
                  <w:lang w:val="en-US"/>
                </w:rPr>
                <w:fldChar w:fldCharType="separate"/>
              </w:r>
              <w:r w:rsidR="001D4832" w:rsidRPr="001D4832" w:rsidDel="00524D74">
                <w:rPr>
                  <w:rFonts w:ascii="Times New Roman" w:hAnsi="Times New Roman" w:cs="Times New Roman"/>
                  <w:noProof/>
                  <w:sz w:val="24"/>
                  <w:szCs w:val="24"/>
                  <w:lang w:val="en-US"/>
                </w:rPr>
                <w:delText>(Wiens and Donoghue 2004, Jansson et al. 2013, Duchêne and Cardillo 2015)</w:delText>
              </w:r>
              <w:r w:rsidRPr="00B86404" w:rsidDel="00524D74">
                <w:rPr>
                  <w:rFonts w:ascii="Times New Roman" w:hAnsi="Times New Roman" w:cs="Times New Roman"/>
                  <w:sz w:val="24"/>
                  <w:szCs w:val="24"/>
                  <w:lang w:val="en-US"/>
                </w:rPr>
                <w:fldChar w:fldCharType="end"/>
              </w:r>
            </w:del>
          </w:p>
          <w:p w14:paraId="4C9B70F5" w14:textId="3AF1CC3C" w:rsidR="00B86404" w:rsidRPr="00B86404" w:rsidDel="00524D74" w:rsidRDefault="00B86404" w:rsidP="00B86404">
            <w:pPr>
              <w:pStyle w:val="SemEspaamento"/>
              <w:spacing w:line="480" w:lineRule="auto"/>
              <w:jc w:val="center"/>
              <w:rPr>
                <w:del w:id="281" w:author="Gabriel Nakamura" w:date="2020-06-12T13:37:00Z"/>
                <w:rFonts w:ascii="Times New Roman" w:hAnsi="Times New Roman" w:cs="Times New Roman"/>
                <w:sz w:val="24"/>
                <w:szCs w:val="24"/>
                <w:lang w:val="en-US"/>
              </w:rPr>
            </w:pPr>
          </w:p>
          <w:p w14:paraId="024948F0" w14:textId="6934F2A9" w:rsidR="00B86404" w:rsidRPr="00B86404" w:rsidDel="00524D74" w:rsidRDefault="00B86404" w:rsidP="00B86404">
            <w:pPr>
              <w:pStyle w:val="SemEspaamento"/>
              <w:spacing w:line="480" w:lineRule="auto"/>
              <w:jc w:val="center"/>
              <w:rPr>
                <w:del w:id="282" w:author="Gabriel Nakamura" w:date="2020-06-12T13:37:00Z"/>
                <w:rFonts w:ascii="Times New Roman" w:hAnsi="Times New Roman" w:cs="Times New Roman"/>
                <w:sz w:val="24"/>
                <w:szCs w:val="24"/>
                <w:lang w:val="en-US"/>
              </w:rPr>
            </w:pPr>
          </w:p>
          <w:p w14:paraId="507FE22C" w14:textId="2F4E2792" w:rsidR="00B86404" w:rsidRPr="00B86404" w:rsidDel="00524D74" w:rsidRDefault="00B86404" w:rsidP="00B86404">
            <w:pPr>
              <w:pStyle w:val="SemEspaamento"/>
              <w:spacing w:line="480" w:lineRule="auto"/>
              <w:jc w:val="center"/>
              <w:rPr>
                <w:del w:id="283" w:author="Gabriel Nakamura" w:date="2020-06-12T13:37:00Z"/>
                <w:rFonts w:ascii="Times New Roman" w:hAnsi="Times New Roman" w:cs="Times New Roman"/>
                <w:sz w:val="24"/>
                <w:szCs w:val="24"/>
                <w:lang w:val="en-US"/>
              </w:rPr>
            </w:pPr>
          </w:p>
          <w:p w14:paraId="737BF9A2" w14:textId="6450CE46" w:rsidR="004E20B9" w:rsidDel="00524D74" w:rsidRDefault="004E20B9" w:rsidP="00B86404">
            <w:pPr>
              <w:pStyle w:val="SemEspaamento"/>
              <w:spacing w:line="480" w:lineRule="auto"/>
              <w:jc w:val="center"/>
              <w:rPr>
                <w:del w:id="284" w:author="Gabriel Nakamura" w:date="2020-06-12T13:37:00Z"/>
                <w:rFonts w:ascii="Times New Roman" w:hAnsi="Times New Roman" w:cs="Times New Roman"/>
                <w:sz w:val="24"/>
                <w:szCs w:val="24"/>
                <w:lang w:val="en-US"/>
              </w:rPr>
            </w:pPr>
          </w:p>
          <w:p w14:paraId="55149AA9" w14:textId="297FA7DE" w:rsidR="00B86404" w:rsidRPr="00B86404" w:rsidDel="00524D74" w:rsidRDefault="00B86404" w:rsidP="00B86404">
            <w:pPr>
              <w:pStyle w:val="SemEspaamento"/>
              <w:spacing w:line="480" w:lineRule="auto"/>
              <w:jc w:val="center"/>
              <w:rPr>
                <w:del w:id="285" w:author="Gabriel Nakamura" w:date="2020-06-12T13:37:00Z"/>
                <w:rFonts w:ascii="Times New Roman" w:hAnsi="Times New Roman" w:cs="Times New Roman"/>
                <w:sz w:val="24"/>
                <w:szCs w:val="24"/>
                <w:lang w:val="en-US"/>
              </w:rPr>
            </w:pPr>
            <w:del w:id="286" w:author="Gabriel Nakamura" w:date="2020-06-12T13:37:00Z">
              <w:r w:rsidRPr="00B86404" w:rsidDel="00524D74">
                <w:rPr>
                  <w:rFonts w:ascii="Times New Roman" w:hAnsi="Times New Roman" w:cs="Times New Roman"/>
                  <w:sz w:val="24"/>
                  <w:szCs w:val="24"/>
                  <w:lang w:val="en-US"/>
                </w:rPr>
                <w:fldChar w:fldCharType="begin" w:fldLock="1"/>
              </w:r>
              <w:r w:rsidR="006D7A4B" w:rsidDel="00524D74">
                <w:rPr>
                  <w:rFonts w:ascii="Times New Roman" w:hAnsi="Times New Roman" w:cs="Times New Roman"/>
                  <w:sz w:val="24"/>
                  <w:szCs w:val="24"/>
                  <w:lang w:val="en-US"/>
                </w:rPr>
                <w:del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id":"ITEM-2","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Evolution","id":"ITEM-2","issue":"12","issued":{"date-parts":[["2004"]]},"page":"639-644","title":"Historical biogeography, ecology and species richness","type":"article-journal","volume":"19"},"uris":["http://www.mendeley.com/documents/?uuid=7896fc06-4d9f-445e-9b4b-ca69e625de31"]},{"id":"ITEM-3","itemData":{"DOI":"10.1111/evo.12089","ISSN":"00143820","abstract":"We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E.","non-dropping-particle":"","parse-names":false,"suffix":""}],"container-title":"Evolution","id":"ITEM-3","issue":"6","issued":{"date-parts":[["2013"]]},"page":"1741-1755","title":"What can multiple phylogenies say about the latitudinal diversity gradient? A new look at the tropical conservatism, out of the tropics, and diversification rate hypotheses","type":"article-journal","volume":"67"},"uris":["http://www.mendeley.com/documents/?uuid=99e33224-d528-4ead-af7a-2e8b179286a4","http://www.mendeley.com/documents/?uuid=36fc42ba-e9d5-433f-a091-2a173261b599","http://www.mendeley.com/documents/?uuid=77f15bad-c058-4f67-97c2-bb21f27999e4"]}],"mendeley":{"formattedCitation":"(Wiens and Donoghue 2004, Jansson et al. 2013, Duchêne and Cardillo 2015)","plainTextFormattedCitation":"(Wiens and Donoghue 2004, Jansson et al. 2013, Duchêne and Cardillo 2015)","previouslyFormattedCitation":"(Wiens and Donoghue 2004, Jansson et al. 2013, Duchêne and Cardillo 2015)"},"properties":{"noteIndex":0},"schema":"https://github.com/citation-style-language/schema/raw/master/csl-citation.json"}</w:delInstrText>
              </w:r>
              <w:r w:rsidRPr="00B86404" w:rsidDel="00524D74">
                <w:rPr>
                  <w:rFonts w:ascii="Times New Roman" w:hAnsi="Times New Roman" w:cs="Times New Roman"/>
                  <w:sz w:val="24"/>
                  <w:szCs w:val="24"/>
                  <w:lang w:val="en-US"/>
                </w:rPr>
                <w:fldChar w:fldCharType="separate"/>
              </w:r>
              <w:r w:rsidR="001D4832" w:rsidRPr="001D4832" w:rsidDel="00524D74">
                <w:rPr>
                  <w:rFonts w:ascii="Times New Roman" w:hAnsi="Times New Roman" w:cs="Times New Roman"/>
                  <w:noProof/>
                  <w:sz w:val="24"/>
                  <w:szCs w:val="24"/>
                  <w:lang w:val="en-US"/>
                </w:rPr>
                <w:delText>(Wiens and Donoghue 2004, Jansson et al. 2013, Duchêne and Cardillo 2015)</w:delText>
              </w:r>
              <w:r w:rsidRPr="00B86404" w:rsidDel="00524D74">
                <w:rPr>
                  <w:rFonts w:ascii="Times New Roman" w:hAnsi="Times New Roman" w:cs="Times New Roman"/>
                  <w:sz w:val="24"/>
                  <w:szCs w:val="24"/>
                  <w:lang w:val="en-US"/>
                </w:rPr>
                <w:fldChar w:fldCharType="end"/>
              </w:r>
            </w:del>
          </w:p>
        </w:tc>
      </w:tr>
      <w:tr w:rsidR="00B86404" w:rsidRPr="00B86404" w:rsidDel="00524D74" w14:paraId="79BDFAB5" w14:textId="4B745D3D" w:rsidTr="00752940">
        <w:trPr>
          <w:del w:id="287" w:author="Gabriel Nakamura" w:date="2020-06-12T13:37:00Z"/>
        </w:trPr>
        <w:tc>
          <w:tcPr>
            <w:tcW w:w="1951" w:type="dxa"/>
          </w:tcPr>
          <w:p w14:paraId="0D867B32" w14:textId="7DC838CD" w:rsidR="00B86404" w:rsidRPr="00B86404" w:rsidDel="00524D74" w:rsidRDefault="00B86404" w:rsidP="00B86404">
            <w:pPr>
              <w:pStyle w:val="SemEspaamento"/>
              <w:spacing w:line="480" w:lineRule="auto"/>
              <w:jc w:val="center"/>
              <w:rPr>
                <w:del w:id="288" w:author="Gabriel Nakamura" w:date="2020-06-12T13:37:00Z"/>
                <w:rFonts w:ascii="Times New Roman" w:hAnsi="Times New Roman" w:cs="Times New Roman"/>
                <w:sz w:val="24"/>
                <w:szCs w:val="24"/>
                <w:lang w:val="en-US"/>
              </w:rPr>
            </w:pPr>
            <w:del w:id="289" w:author="Gabriel Nakamura" w:date="2020-06-12T13:37:00Z">
              <w:r w:rsidRPr="00B86404" w:rsidDel="00524D74">
                <w:rPr>
                  <w:rFonts w:ascii="Times New Roman" w:hAnsi="Times New Roman" w:cs="Times New Roman"/>
                  <w:sz w:val="24"/>
                  <w:szCs w:val="24"/>
                  <w:lang w:val="en-US"/>
                </w:rPr>
                <w:delText>Out of the Tropics (OTT)</w:delText>
              </w:r>
            </w:del>
          </w:p>
        </w:tc>
        <w:tc>
          <w:tcPr>
            <w:tcW w:w="3260" w:type="dxa"/>
          </w:tcPr>
          <w:p w14:paraId="7B30D34D" w14:textId="5A31DEA0" w:rsidR="00B86404" w:rsidRPr="00B86404" w:rsidDel="00524D74" w:rsidRDefault="00B86404" w:rsidP="00B86404">
            <w:pPr>
              <w:pStyle w:val="SemEspaamento"/>
              <w:spacing w:line="480" w:lineRule="auto"/>
              <w:jc w:val="center"/>
              <w:rPr>
                <w:del w:id="290" w:author="Gabriel Nakamura" w:date="2020-06-12T13:37:00Z"/>
                <w:rFonts w:ascii="Times New Roman" w:hAnsi="Times New Roman" w:cs="Times New Roman"/>
                <w:sz w:val="24"/>
                <w:szCs w:val="24"/>
                <w:lang w:val="en-US"/>
              </w:rPr>
            </w:pPr>
            <w:del w:id="291" w:author="Gabriel Nakamura" w:date="2020-06-12T13:37:00Z">
              <w:r w:rsidRPr="00B86404" w:rsidDel="00524D74">
                <w:rPr>
                  <w:rFonts w:ascii="Times New Roman" w:hAnsi="Times New Roman" w:cs="Times New Roman"/>
                  <w:sz w:val="24"/>
                  <w:szCs w:val="24"/>
                  <w:lang w:val="en-US"/>
                </w:rPr>
                <w:delText>Tropical biomes continually produce lineages and have a frequent net movement of species from tropical to temperate biomes and because that species would be less closely related and</w:delText>
              </w:r>
              <w:r w:rsidR="004E20B9" w:rsidDel="00524D74">
                <w:rPr>
                  <w:rFonts w:ascii="Times New Roman" w:hAnsi="Times New Roman" w:cs="Times New Roman"/>
                  <w:sz w:val="24"/>
                  <w:szCs w:val="24"/>
                  <w:lang w:val="en-US"/>
                </w:rPr>
                <w:delText>/or</w:delText>
              </w:r>
              <w:r w:rsidRPr="00B86404" w:rsidDel="00524D74">
                <w:rPr>
                  <w:rFonts w:ascii="Times New Roman" w:hAnsi="Times New Roman" w:cs="Times New Roman"/>
                  <w:sz w:val="24"/>
                  <w:szCs w:val="24"/>
                  <w:lang w:val="en-US"/>
                </w:rPr>
                <w:delText xml:space="preserve"> phylogenetically overdispersed in temperate biomes</w:delText>
              </w:r>
            </w:del>
          </w:p>
        </w:tc>
        <w:tc>
          <w:tcPr>
            <w:tcW w:w="1701" w:type="dxa"/>
          </w:tcPr>
          <w:p w14:paraId="1B271C46" w14:textId="32FD49E3" w:rsidR="00B86404" w:rsidRPr="00B86404" w:rsidDel="00524D74" w:rsidRDefault="00B86404" w:rsidP="00B86404">
            <w:pPr>
              <w:pStyle w:val="SemEspaamento"/>
              <w:spacing w:line="480" w:lineRule="auto"/>
              <w:jc w:val="center"/>
              <w:rPr>
                <w:del w:id="292" w:author="Gabriel Nakamura" w:date="2020-06-12T13:37:00Z"/>
                <w:rFonts w:ascii="Times New Roman" w:hAnsi="Times New Roman" w:cs="Times New Roman"/>
                <w:sz w:val="24"/>
                <w:szCs w:val="24"/>
                <w:lang w:val="en-US"/>
              </w:rPr>
            </w:pPr>
            <w:del w:id="293" w:author="Gabriel Nakamura" w:date="2020-06-12T13:37:00Z">
              <w:r w:rsidRPr="00B86404" w:rsidDel="00524D74">
                <w:rPr>
                  <w:rFonts w:ascii="Times New Roman" w:hAnsi="Times New Roman" w:cs="Times New Roman"/>
                  <w:sz w:val="24"/>
                  <w:szCs w:val="24"/>
                  <w:lang w:val="en-US"/>
                </w:rPr>
                <w:delText>Low value of NRI in biomes of temperate region</w:delText>
              </w:r>
            </w:del>
          </w:p>
        </w:tc>
        <w:tc>
          <w:tcPr>
            <w:tcW w:w="1732" w:type="dxa"/>
          </w:tcPr>
          <w:p w14:paraId="4674611A" w14:textId="02C144AD" w:rsidR="00B86404" w:rsidRPr="00B86404" w:rsidDel="00524D74" w:rsidRDefault="00B86404" w:rsidP="00B86404">
            <w:pPr>
              <w:pStyle w:val="SemEspaamento"/>
              <w:spacing w:line="480" w:lineRule="auto"/>
              <w:jc w:val="center"/>
              <w:rPr>
                <w:del w:id="294" w:author="Gabriel Nakamura" w:date="2020-06-12T13:37:00Z"/>
                <w:rFonts w:ascii="Times New Roman" w:hAnsi="Times New Roman" w:cs="Times New Roman"/>
                <w:sz w:val="24"/>
                <w:szCs w:val="24"/>
                <w:lang w:val="en-US"/>
              </w:rPr>
            </w:pPr>
            <w:del w:id="295" w:author="Gabriel Nakamura" w:date="2020-06-12T13:37:00Z">
              <w:r w:rsidRPr="00B86404" w:rsidDel="00524D74">
                <w:rPr>
                  <w:rFonts w:ascii="Times New Roman" w:hAnsi="Times New Roman" w:cs="Times New Roman"/>
                  <w:sz w:val="24"/>
                  <w:szCs w:val="24"/>
                  <w:lang w:val="en-US"/>
                </w:rPr>
                <w:fldChar w:fldCharType="begin" w:fldLock="1"/>
              </w:r>
              <w:r w:rsidR="006D7A4B" w:rsidDel="00524D74">
                <w:rPr>
                  <w:rFonts w:ascii="Times New Roman" w:hAnsi="Times New Roman" w:cs="Times New Roman"/>
                  <w:sz w:val="24"/>
                  <w:szCs w:val="24"/>
                  <w:lang w:val="en-US"/>
                </w:rPr>
                <w:del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id":"ITEM-2","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E.","non-dropping-particle":"","parse-names":false,"suffix":""}],"container-title":"Evolution","id":"ITEM-2","issue":"6","issued":{"date-parts":[["2013"]]},"page":"1741-1755","title":"What can multiple phylogenies say about the latitudinal diversity gradient? A new look at the tropical conservatism, out of the tropics, and diversification rate hypotheses","type":"article-journal","volume":"67"},"uris":["http://www.mendeley.com/documents/?uuid=99e33224-d528-4ead-af7a-2e8b179286a4","http://www.mendeley.com/documents/?uuid=36fc42ba-e9d5-433f-a091-2a173261b599","http://www.mendeley.com/documents/?uuid=822438a3-24b4-4a8e-8892-450523ae491f"]},{"id":"ITEM-3","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W.","non-dropping-particle":"","parse-names":false,"suffix":""}],"container-title":"Science","id":"ITEM-3","issued":{"date-parts":[["2006"]]},"title":"Out of the tropics: Evolutionary dynamics of the latitudinal diversity gradient","type":"article-journal"},"uris":["http://www.mendeley.com/documents/?uuid=140d5692-be2a-451d-a668-c484eee3321e","http://www.mendeley.com/documents/?uuid=12602bbc-13dd-3dca-aa00-c090f5ae4638","http://www.mendeley.com/documents/?uuid=72686bf1-1115-4343-a5b5-1422d29c707b"]},{"id":"ITEM-4","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Letters","id":"ITEM-4","issued":{"date-parts":[["2007"]]},"page":"315-331","title":"Evolution and the latitudinal diversity gradient: Speciation, extinction and biogeography","type":"article-journal","volume":"10"},"uris":["http://www.mendeley.com/documents/?uuid=2baf564d-1545-495e-b855-f1628d32fc9b"]}],"mendeley":{"formattedCitation":"(Jablonski et al. 2006, Mittelbach et al. 2007, Jansson et al. 2013, Duchêne and Cardillo 2015)","plainTextFormattedCitation":"(Jablonski et al. 2006, Mittelbach et al. 2007, Jansson et al. 2013, Duchêne and Cardillo 2015)","previouslyFormattedCitation":"(Jablonski et al. 2006, Mittelbach et al. 2007, Jansson et al. 2013, Duchêne and Cardillo 2015)"},"properties":{"noteIndex":0},"schema":"https://github.com/citation-style-language/schema/raw/master/csl-citation.json"}</w:delInstrText>
              </w:r>
              <w:r w:rsidRPr="00B86404" w:rsidDel="00524D74">
                <w:rPr>
                  <w:rFonts w:ascii="Times New Roman" w:hAnsi="Times New Roman" w:cs="Times New Roman"/>
                  <w:sz w:val="24"/>
                  <w:szCs w:val="24"/>
                  <w:lang w:val="en-US"/>
                </w:rPr>
                <w:fldChar w:fldCharType="separate"/>
              </w:r>
              <w:r w:rsidR="001D4832" w:rsidRPr="001D4832" w:rsidDel="00524D74">
                <w:rPr>
                  <w:rFonts w:ascii="Times New Roman" w:hAnsi="Times New Roman" w:cs="Times New Roman"/>
                  <w:noProof/>
                  <w:sz w:val="24"/>
                  <w:szCs w:val="24"/>
                  <w:lang w:val="en-US"/>
                </w:rPr>
                <w:delText>(Jablonski et al. 2006, Mittelbach et al. 2007, Jansson et al. 2013, Duchêne and Cardillo 2015)</w:delText>
              </w:r>
              <w:r w:rsidRPr="00B86404" w:rsidDel="00524D74">
                <w:rPr>
                  <w:rFonts w:ascii="Times New Roman" w:hAnsi="Times New Roman" w:cs="Times New Roman"/>
                  <w:sz w:val="24"/>
                  <w:szCs w:val="24"/>
                  <w:lang w:val="en-US"/>
                </w:rPr>
                <w:fldChar w:fldCharType="end"/>
              </w:r>
            </w:del>
          </w:p>
        </w:tc>
      </w:tr>
    </w:tbl>
    <w:p w14:paraId="4AF1D790" w14:textId="12E60DE7" w:rsidR="00B86404" w:rsidRPr="00B86404" w:rsidRDefault="00B86404" w:rsidP="00B86404">
      <w:pPr>
        <w:spacing w:after="0" w:line="480" w:lineRule="auto"/>
        <w:rPr>
          <w:rFonts w:ascii="Times New Roman" w:hAnsi="Times New Roman" w:cs="Times New Roman"/>
          <w:noProof/>
          <w:sz w:val="24"/>
          <w:szCs w:val="24"/>
          <w:lang w:val="en-US"/>
        </w:rPr>
      </w:pPr>
    </w:p>
    <w:p w14:paraId="3AE77CA4" w14:textId="68CD3F1A" w:rsidR="00B86404" w:rsidRPr="00B86404" w:rsidRDefault="00146556" w:rsidP="00B86404">
      <w:pPr>
        <w:pStyle w:val="SemEspaamento"/>
        <w:spacing w:line="480" w:lineRule="auto"/>
        <w:jc w:val="both"/>
        <w:rPr>
          <w:rFonts w:ascii="Times New Roman" w:hAnsi="Times New Roman" w:cs="Times New Roman"/>
          <w:noProof/>
          <w:sz w:val="24"/>
          <w:szCs w:val="24"/>
          <w:lang w:val="en-US"/>
        </w:rPr>
      </w:pPr>
      <w:ins w:id="296" w:author="Gabriel Nakamura" w:date="2020-06-12T14:24:00Z">
        <w:r>
          <w:rPr>
            <w:rFonts w:ascii="Times New Roman" w:hAnsi="Times New Roman" w:cs="Times New Roman"/>
            <w:noProof/>
            <w:sz w:val="24"/>
            <w:szCs w:val="24"/>
            <w:lang w:val="pt-BR" w:eastAsia="pt-BR"/>
          </w:rPr>
          <w:drawing>
            <wp:inline distT="0" distB="0" distL="0" distR="0" wp14:anchorId="24FAC295" wp14:editId="203C5572">
              <wp:extent cx="5400040" cy="5719445"/>
              <wp:effectExtent l="0" t="0" r="0" b="0"/>
              <wp:docPr id="7" name="Imagem 7"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_Schematic_11-06-20.pdf"/>
                      <pic:cNvPicPr/>
                    </pic:nvPicPr>
                    <pic:blipFill>
                      <a:blip r:embed="rId11">
                        <a:extLst>
                          <a:ext uri="{28A0092B-C50C-407E-A947-70E740481C1C}">
                            <a14:useLocalDpi xmlns:a14="http://schemas.microsoft.com/office/drawing/2010/main" val="0"/>
                          </a:ext>
                        </a:extLst>
                      </a:blip>
                      <a:stretch>
                        <a:fillRect/>
                      </a:stretch>
                    </pic:blipFill>
                    <pic:spPr>
                      <a:xfrm>
                        <a:off x="0" y="0"/>
                        <a:ext cx="5400040" cy="5719445"/>
                      </a:xfrm>
                      <a:prstGeom prst="rect">
                        <a:avLst/>
                      </a:prstGeom>
                    </pic:spPr>
                  </pic:pic>
                </a:graphicData>
              </a:graphic>
            </wp:inline>
          </w:drawing>
        </w:r>
      </w:ins>
      <w:del w:id="297" w:author="Gabriel Nakamura" w:date="2020-06-11T19:26:00Z">
        <w:r w:rsidR="00B86404" w:rsidRPr="00B86404" w:rsidDel="001D101D">
          <w:rPr>
            <w:rFonts w:ascii="Times New Roman" w:hAnsi="Times New Roman" w:cs="Times New Roman"/>
            <w:noProof/>
            <w:sz w:val="24"/>
            <w:szCs w:val="24"/>
            <w:lang w:val="pt-BR" w:eastAsia="pt-BR"/>
          </w:rPr>
          <w:drawing>
            <wp:inline distT="0" distB="0" distL="0" distR="0" wp14:anchorId="2D0AF3C1" wp14:editId="36B5DA74">
              <wp:extent cx="5619750" cy="421481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 tnc.jpg"/>
                      <pic:cNvPicPr/>
                    </pic:nvPicPr>
                    <pic:blipFill>
                      <a:blip r:embed="rId12">
                        <a:extLst>
                          <a:ext uri="{28A0092B-C50C-407E-A947-70E740481C1C}">
                            <a14:useLocalDpi xmlns:a14="http://schemas.microsoft.com/office/drawing/2010/main" val="0"/>
                          </a:ext>
                        </a:extLst>
                      </a:blip>
                      <a:stretch>
                        <a:fillRect/>
                      </a:stretch>
                    </pic:blipFill>
                    <pic:spPr>
                      <a:xfrm>
                        <a:off x="0" y="0"/>
                        <a:ext cx="5622395" cy="4216796"/>
                      </a:xfrm>
                      <a:prstGeom prst="rect">
                        <a:avLst/>
                      </a:prstGeom>
                    </pic:spPr>
                  </pic:pic>
                </a:graphicData>
              </a:graphic>
            </wp:inline>
          </w:drawing>
        </w:r>
      </w:del>
    </w:p>
    <w:p w14:paraId="75C47180" w14:textId="3275B9A2" w:rsidR="0023130F" w:rsidRPr="005B518A" w:rsidRDefault="00B86404" w:rsidP="005B518A">
      <w:pPr>
        <w:pStyle w:val="SemEspaamento"/>
        <w:spacing w:after="240" w:line="480" w:lineRule="auto"/>
        <w:jc w:val="both"/>
        <w:rPr>
          <w:rFonts w:ascii="Times New Roman" w:hAnsi="Times New Roman" w:cs="Times New Roman"/>
          <w:noProof/>
          <w:sz w:val="24"/>
          <w:szCs w:val="24"/>
          <w:lang w:val="en-US" w:eastAsia="pt-BR"/>
        </w:rPr>
      </w:pPr>
      <w:commentRangeStart w:id="298"/>
      <w:r w:rsidRPr="00B86404">
        <w:rPr>
          <w:rFonts w:ascii="Times New Roman" w:eastAsia="Times New Roman" w:hAnsi="Times New Roman" w:cs="Times New Roman"/>
          <w:bCs/>
          <w:sz w:val="24"/>
          <w:szCs w:val="24"/>
          <w:lang w:val="en"/>
        </w:rPr>
        <w:t>Figure 1</w:t>
      </w:r>
      <w:r w:rsidRPr="00B86404">
        <w:rPr>
          <w:rFonts w:ascii="Times New Roman" w:hAnsi="Times New Roman" w:cs="Times New Roman"/>
          <w:sz w:val="24"/>
          <w:szCs w:val="24"/>
          <w:lang w:val="en"/>
        </w:rPr>
        <w:t xml:space="preserve">: </w:t>
      </w:r>
      <w:commentRangeEnd w:id="298"/>
      <w:r w:rsidR="005B518A">
        <w:rPr>
          <w:rStyle w:val="Refdecomentrio"/>
          <w:rFonts w:asciiTheme="minorHAnsi" w:eastAsiaTheme="minorHAnsi" w:hAnsiTheme="minorHAnsi" w:cstheme="minorBidi"/>
          <w:lang w:val="pt-BR" w:eastAsia="en-US"/>
        </w:rPr>
        <w:commentReference w:id="298"/>
      </w:r>
      <w:del w:id="299" w:author="Gabriel Nakamura" w:date="2020-06-12T14:25:00Z">
        <w:r w:rsidRPr="00B86404" w:rsidDel="0057530C">
          <w:rPr>
            <w:rFonts w:ascii="Times New Roman" w:hAnsi="Times New Roman" w:cs="Times New Roman"/>
            <w:sz w:val="24"/>
            <w:szCs w:val="24"/>
            <w:lang w:val="en"/>
          </w:rPr>
          <w:delText xml:space="preserve">Predictions of values of </w:delText>
        </w:r>
        <w:r w:rsidRPr="00B86404" w:rsidDel="0057530C">
          <w:rPr>
            <w:rFonts w:ascii="Times New Roman" w:hAnsi="Times New Roman" w:cs="Times New Roman"/>
            <w:bCs/>
            <w:sz w:val="24"/>
            <w:szCs w:val="24"/>
            <w:lang w:val="en-US"/>
          </w:rPr>
          <w:delText xml:space="preserve">net relatedness index </w:delText>
        </w:r>
        <w:r w:rsidRPr="00B86404" w:rsidDel="0057530C">
          <w:rPr>
            <w:rFonts w:ascii="Times New Roman" w:hAnsi="Times New Roman" w:cs="Times New Roman"/>
            <w:sz w:val="24"/>
            <w:szCs w:val="24"/>
            <w:lang w:val="en"/>
          </w:rPr>
          <w:delText>and the age of the assemblage</w:delText>
        </w:r>
        <w:r w:rsidR="00337C57" w:rsidDel="0057530C">
          <w:rPr>
            <w:rFonts w:ascii="Times New Roman" w:hAnsi="Times New Roman" w:cs="Times New Roman"/>
            <w:sz w:val="24"/>
            <w:szCs w:val="24"/>
            <w:lang w:val="en"/>
          </w:rPr>
          <w:delText>s</w:delText>
        </w:r>
        <w:r w:rsidRPr="00B86404" w:rsidDel="0057530C">
          <w:rPr>
            <w:rFonts w:ascii="Times New Roman" w:hAnsi="Times New Roman" w:cs="Times New Roman"/>
            <w:sz w:val="24"/>
            <w:szCs w:val="24"/>
            <w:lang w:val="en"/>
          </w:rPr>
          <w:delText xml:space="preserve"> for </w:delText>
        </w:r>
        <w:r w:rsidR="00337C57" w:rsidDel="0057530C">
          <w:rPr>
            <w:rFonts w:ascii="Times New Roman" w:hAnsi="Times New Roman" w:cs="Times New Roman"/>
            <w:sz w:val="24"/>
            <w:szCs w:val="24"/>
            <w:lang w:val="en"/>
          </w:rPr>
          <w:delText xml:space="preserve">tropical and </w:delText>
        </w:r>
        <w:r w:rsidRPr="00B86404" w:rsidDel="0057530C">
          <w:rPr>
            <w:rFonts w:ascii="Times New Roman" w:hAnsi="Times New Roman" w:cs="Times New Roman"/>
            <w:sz w:val="24"/>
            <w:szCs w:val="24"/>
            <w:lang w:val="en"/>
          </w:rPr>
          <w:delText xml:space="preserve">temperate biomes. </w:delText>
        </w:r>
        <w:r w:rsidR="00337C57" w:rsidDel="0057530C">
          <w:rPr>
            <w:rFonts w:ascii="Times New Roman" w:hAnsi="Times New Roman" w:cs="Times New Roman"/>
            <w:sz w:val="24"/>
            <w:szCs w:val="24"/>
            <w:lang w:val="en"/>
          </w:rPr>
          <w:delText>See text for explanation.</w:delText>
        </w:r>
      </w:del>
      <w:ins w:id="300" w:author="Gabriel Nakamura" w:date="2020-06-12T14:26:00Z">
        <w:r w:rsidR="002E11A8">
          <w:rPr>
            <w:rFonts w:ascii="Times New Roman" w:hAnsi="Times New Roman" w:cs="Times New Roman"/>
            <w:sz w:val="24"/>
            <w:szCs w:val="24"/>
            <w:lang w:val="en"/>
          </w:rPr>
          <w:t xml:space="preserve">Two scenarios showing assemblages </w:t>
        </w:r>
        <w:r w:rsidR="00C77EBB">
          <w:rPr>
            <w:rFonts w:ascii="Times New Roman" w:hAnsi="Times New Roman" w:cs="Times New Roman"/>
            <w:sz w:val="24"/>
            <w:szCs w:val="24"/>
            <w:lang w:val="en"/>
          </w:rPr>
          <w:t xml:space="preserve">in two islands. Both A and B presented low phylogenetic </w:t>
        </w:r>
      </w:ins>
      <w:ins w:id="301" w:author="Gabriel Nakamura" w:date="2020-06-12T14:27:00Z">
        <w:r w:rsidR="00C77EBB">
          <w:rPr>
            <w:rFonts w:ascii="Times New Roman" w:hAnsi="Times New Roman" w:cs="Times New Roman"/>
            <w:sz w:val="24"/>
            <w:szCs w:val="24"/>
            <w:lang w:val="en"/>
          </w:rPr>
          <w:t>diversity accordingly to NRI metric (positive values)</w:t>
        </w:r>
        <w:r w:rsidR="002E49B5">
          <w:rPr>
            <w:rFonts w:ascii="Times New Roman" w:hAnsi="Times New Roman" w:cs="Times New Roman"/>
            <w:sz w:val="24"/>
            <w:szCs w:val="24"/>
            <w:lang w:val="en"/>
          </w:rPr>
          <w:t xml:space="preserve">, however, in A the assemblages are </w:t>
        </w:r>
      </w:ins>
      <w:ins w:id="302" w:author="Gabriel Nakamura" w:date="2020-06-12T14:29:00Z">
        <w:r w:rsidR="008923DD">
          <w:rPr>
            <w:rFonts w:ascii="Times New Roman" w:hAnsi="Times New Roman" w:cs="Times New Roman"/>
            <w:sz w:val="24"/>
            <w:szCs w:val="24"/>
            <w:lang w:val="en"/>
          </w:rPr>
          <w:t>older than in B</w:t>
        </w:r>
      </w:ins>
      <w:ins w:id="303" w:author="Gabriel Nakamura" w:date="2020-06-12T14:30:00Z">
        <w:r w:rsidR="008923DD">
          <w:rPr>
            <w:rFonts w:ascii="Times New Roman" w:hAnsi="Times New Roman" w:cs="Times New Roman"/>
            <w:sz w:val="24"/>
            <w:szCs w:val="24"/>
            <w:lang w:val="en"/>
          </w:rPr>
          <w:t>, indicating that in the second, the role of historical dispersal was more important than in situ speciation.</w:t>
        </w:r>
      </w:ins>
    </w:p>
    <w:p w14:paraId="5E8621B7" w14:textId="75F68A38" w:rsidR="0010356D" w:rsidRDefault="00B86404" w:rsidP="00B86404">
      <w:pPr>
        <w:spacing w:after="0" w:line="480" w:lineRule="auto"/>
        <w:rPr>
          <w:ins w:id="304" w:author="Gabriel Nakamura" w:date="2020-06-12T13:35:00Z"/>
          <w:rFonts w:ascii="Times New Roman" w:hAnsi="Times New Roman" w:cs="Times New Roman"/>
          <w:b/>
          <w:bCs/>
          <w:sz w:val="24"/>
          <w:szCs w:val="24"/>
          <w:lang w:val="en-US"/>
        </w:rPr>
      </w:pPr>
      <w:r w:rsidRPr="00B86404">
        <w:rPr>
          <w:rFonts w:ascii="Times New Roman" w:hAnsi="Times New Roman" w:cs="Times New Roman"/>
          <w:b/>
          <w:bCs/>
          <w:sz w:val="24"/>
          <w:szCs w:val="24"/>
          <w:lang w:val="en-US"/>
        </w:rPr>
        <w:t>METHODS</w:t>
      </w:r>
    </w:p>
    <w:p w14:paraId="0E218174" w14:textId="388FB4AC" w:rsidR="00C54157" w:rsidRPr="00B86404" w:rsidRDefault="00C85216" w:rsidP="00B86404">
      <w:pPr>
        <w:spacing w:after="0" w:line="480" w:lineRule="auto"/>
        <w:rPr>
          <w:rFonts w:ascii="Times New Roman" w:hAnsi="Times New Roman" w:cs="Times New Roman"/>
          <w:b/>
          <w:bCs/>
          <w:sz w:val="24"/>
          <w:szCs w:val="24"/>
          <w:lang w:val="en-US"/>
        </w:rPr>
      </w:pPr>
      <w:ins w:id="305" w:author="Gabriel Nakamura" w:date="2020-06-12T13:50:00Z">
        <w:r>
          <w:rPr>
            <w:rFonts w:ascii="Times New Roman" w:hAnsi="Times New Roman" w:cs="Times New Roman"/>
            <w:sz w:val="24"/>
            <w:szCs w:val="24"/>
            <w:lang w:val="en-US"/>
          </w:rPr>
          <w:t xml:space="preserve">We test OTT and </w:t>
        </w:r>
      </w:ins>
      <w:ins w:id="306" w:author="Gabriel Nakamura" w:date="2020-06-12T13:51:00Z">
        <w:r>
          <w:rPr>
            <w:rFonts w:ascii="Times New Roman" w:hAnsi="Times New Roman" w:cs="Times New Roman"/>
            <w:sz w:val="24"/>
            <w:szCs w:val="24"/>
            <w:lang w:val="en-US"/>
          </w:rPr>
          <w:t xml:space="preserve">TNC using </w:t>
        </w:r>
      </w:ins>
      <w:moveToRangeStart w:id="307" w:author="Gabriel Nakamura" w:date="2020-06-12T13:35:00Z" w:name="move42861324"/>
      <w:moveTo w:id="308" w:author="Gabriel Nakamura" w:date="2020-06-12T13:35:00Z">
        <w:r w:rsidR="00C54157">
          <w:rPr>
            <w:rFonts w:ascii="Times New Roman" w:hAnsi="Times New Roman" w:cs="Times New Roman"/>
            <w:sz w:val="24"/>
            <w:szCs w:val="24"/>
            <w:lang w:val="en-US"/>
          </w:rPr>
          <w:t xml:space="preserve">Tyrannidae </w:t>
        </w:r>
      </w:moveTo>
      <w:ins w:id="309" w:author="Gabriel Nakamura" w:date="2020-06-12T13:51:00Z">
        <w:r>
          <w:rPr>
            <w:rFonts w:ascii="Times New Roman" w:hAnsi="Times New Roman" w:cs="Times New Roman"/>
            <w:sz w:val="24"/>
            <w:szCs w:val="24"/>
            <w:lang w:val="en-US"/>
          </w:rPr>
          <w:t xml:space="preserve">family. </w:t>
        </w:r>
        <w:proofErr w:type="spellStart"/>
        <w:r>
          <w:rPr>
            <w:rFonts w:ascii="Times New Roman" w:hAnsi="Times New Roman" w:cs="Times New Roman"/>
            <w:sz w:val="24"/>
            <w:szCs w:val="24"/>
            <w:lang w:val="en-US"/>
          </w:rPr>
          <w:t>Tyranidae</w:t>
        </w:r>
        <w:proofErr w:type="spellEnd"/>
        <w:r>
          <w:rPr>
            <w:rFonts w:ascii="Times New Roman" w:hAnsi="Times New Roman" w:cs="Times New Roman"/>
            <w:sz w:val="24"/>
            <w:szCs w:val="24"/>
            <w:lang w:val="en-US"/>
          </w:rPr>
          <w:t xml:space="preserve"> </w:t>
        </w:r>
      </w:ins>
      <w:moveTo w:id="310" w:author="Gabriel Nakamura" w:date="2020-06-12T13:35:00Z">
        <w:r w:rsidR="00C54157">
          <w:rPr>
            <w:rFonts w:ascii="Times New Roman" w:hAnsi="Times New Roman" w:cs="Times New Roman"/>
            <w:sz w:val="24"/>
            <w:szCs w:val="24"/>
            <w:lang w:val="en-US"/>
          </w:rPr>
          <w:t>is</w:t>
        </w:r>
        <w:r w:rsidR="00C54157" w:rsidRPr="00B86404">
          <w:rPr>
            <w:rFonts w:ascii="Times New Roman" w:hAnsi="Times New Roman" w:cs="Times New Roman"/>
            <w:sz w:val="24"/>
            <w:szCs w:val="24"/>
            <w:lang w:val="en-US"/>
          </w:rPr>
          <w:t xml:space="preserve"> a</w:t>
        </w:r>
        <w:r w:rsidR="00C54157">
          <w:rPr>
            <w:rFonts w:ascii="Times New Roman" w:hAnsi="Times New Roman" w:cs="Times New Roman"/>
            <w:sz w:val="24"/>
            <w:szCs w:val="24"/>
            <w:lang w:val="en-US"/>
          </w:rPr>
          <w:t xml:space="preserve">n ideal group to investigate the predictions </w:t>
        </w:r>
        <w:del w:id="311" w:author="Gabriel Nakamura" w:date="2020-06-12T13:51:00Z">
          <w:r w:rsidR="00C54157" w:rsidDel="00140523">
            <w:rPr>
              <w:rFonts w:ascii="Times New Roman" w:hAnsi="Times New Roman" w:cs="Times New Roman"/>
              <w:sz w:val="24"/>
              <w:szCs w:val="24"/>
              <w:lang w:val="en-US"/>
            </w:rPr>
            <w:delText>above</w:delText>
          </w:r>
        </w:del>
      </w:moveTo>
      <w:ins w:id="312" w:author="Gabriel Nakamura" w:date="2020-06-12T13:51:00Z">
        <w:r w:rsidR="00140523">
          <w:rPr>
            <w:rFonts w:ascii="Times New Roman" w:hAnsi="Times New Roman" w:cs="Times New Roman"/>
            <w:sz w:val="24"/>
            <w:szCs w:val="24"/>
            <w:lang w:val="en-US"/>
          </w:rPr>
          <w:t xml:space="preserve">of </w:t>
        </w:r>
      </w:ins>
      <w:ins w:id="313" w:author="Gabriel Nakamura" w:date="2020-06-12T13:52:00Z">
        <w:r w:rsidR="0080194E">
          <w:rPr>
            <w:rFonts w:ascii="Times New Roman" w:hAnsi="Times New Roman" w:cs="Times New Roman"/>
            <w:sz w:val="24"/>
            <w:szCs w:val="24"/>
            <w:lang w:val="en-US"/>
          </w:rPr>
          <w:t>these two hypotheses</w:t>
        </w:r>
      </w:ins>
      <w:moveTo w:id="314" w:author="Gabriel Nakamura" w:date="2020-06-12T13:35:00Z">
        <w:r w:rsidR="00C54157">
          <w:rPr>
            <w:rFonts w:ascii="Times New Roman" w:hAnsi="Times New Roman" w:cs="Times New Roman"/>
            <w:sz w:val="24"/>
            <w:szCs w:val="24"/>
            <w:lang w:val="en-US"/>
          </w:rPr>
          <w:t xml:space="preserve"> because of its widespread </w:t>
        </w:r>
        <w:r w:rsidR="00C54157">
          <w:rPr>
            <w:rFonts w:ascii="Times New Roman" w:hAnsi="Times New Roman" w:cs="Times New Roman"/>
            <w:sz w:val="24"/>
            <w:szCs w:val="24"/>
            <w:lang w:val="en-US"/>
          </w:rPr>
          <w:lastRenderedPageBreak/>
          <w:t xml:space="preserve">geographic distribution and high species richness across the Americas. </w:t>
        </w:r>
        <w:proofErr w:type="spellStart"/>
        <w:r w:rsidR="00C54157">
          <w:rPr>
            <w:rFonts w:ascii="Times New Roman" w:hAnsi="Times New Roman" w:cs="Times New Roman"/>
            <w:sz w:val="24"/>
            <w:szCs w:val="24"/>
            <w:lang w:val="en-US"/>
          </w:rPr>
          <w:t>Tyrannids</w:t>
        </w:r>
        <w:proofErr w:type="spellEnd"/>
        <w:r w:rsidR="00C54157">
          <w:rPr>
            <w:rFonts w:ascii="Times New Roman" w:hAnsi="Times New Roman" w:cs="Times New Roman"/>
            <w:sz w:val="24"/>
            <w:szCs w:val="24"/>
            <w:lang w:val="en-US"/>
          </w:rPr>
          <w:t xml:space="preserve"> are members of the</w:t>
        </w:r>
        <w:r w:rsidR="00C54157" w:rsidRPr="00B86404">
          <w:rPr>
            <w:rFonts w:ascii="Times New Roman" w:hAnsi="Times New Roman" w:cs="Times New Roman"/>
            <w:sz w:val="24"/>
            <w:szCs w:val="24"/>
            <w:lang w:val="en-US"/>
          </w:rPr>
          <w:t xml:space="preserve"> Suborder Subo</w:t>
        </w:r>
        <w:r w:rsidR="00C54157">
          <w:rPr>
            <w:rFonts w:ascii="Times New Roman" w:hAnsi="Times New Roman" w:cs="Times New Roman"/>
            <w:sz w:val="24"/>
            <w:szCs w:val="24"/>
            <w:lang w:val="en-US"/>
          </w:rPr>
          <w:t>scine; the latter</w:t>
        </w:r>
        <w:r w:rsidR="00C54157" w:rsidRPr="00B86404">
          <w:rPr>
            <w:rFonts w:ascii="Times New Roman" w:hAnsi="Times New Roman" w:cs="Times New Roman"/>
            <w:sz w:val="24"/>
            <w:szCs w:val="24"/>
            <w:lang w:val="en-US"/>
          </w:rPr>
          <w:t xml:space="preserve"> originated in austral Gondwana and became isolated in South America when the continent was separated from Antarctica (about 40 Ma) </w:t>
        </w:r>
        <w:r w:rsidR="00C54157" w:rsidRPr="00B86404">
          <w:rPr>
            <w:rFonts w:ascii="Times New Roman" w:hAnsi="Times New Roman" w:cs="Times New Roman"/>
            <w:sz w:val="24"/>
            <w:szCs w:val="24"/>
            <w:lang w:val="en-US"/>
          </w:rPr>
          <w:fldChar w:fldCharType="begin" w:fldLock="1"/>
        </w:r>
        <w:r w:rsidR="00C54157">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birds","type":"article-journal"},"uris":["http://www.mendeley.com/documents/?uuid=02728680-7463-39ba-bcb2-b2b3ae796860","http://www.mendeley.com/documents/?uuid=9604450f-9b6f-4b9d-9235-6ab906b18ccc"]}],"mendeley":{"formattedCitation":"(Kennedy et al. 2014)","plainTextFormattedCitation":"(Kennedy et al. 2014)","previouslyFormattedCitation":"(Kennedy et al. 2014)"},"properties":{"noteIndex":0},"schema":"https://github.com/citation-style-language/schema/raw/master/csl-citation.json"}</w:instrText>
        </w:r>
        <w:r w:rsidR="00C54157" w:rsidRPr="00B86404">
          <w:rPr>
            <w:rFonts w:ascii="Times New Roman" w:hAnsi="Times New Roman" w:cs="Times New Roman"/>
            <w:sz w:val="24"/>
            <w:szCs w:val="24"/>
            <w:lang w:val="en-US"/>
          </w:rPr>
          <w:fldChar w:fldCharType="separate"/>
        </w:r>
        <w:r w:rsidR="00C54157" w:rsidRPr="001D4832">
          <w:rPr>
            <w:rFonts w:ascii="Times New Roman" w:hAnsi="Times New Roman" w:cs="Times New Roman"/>
            <w:noProof/>
            <w:sz w:val="24"/>
            <w:szCs w:val="24"/>
            <w:lang w:val="en-US"/>
          </w:rPr>
          <w:t>(Kennedy et al. 2014)</w:t>
        </w:r>
        <w:r w:rsidR="00C54157" w:rsidRPr="00B86404">
          <w:rPr>
            <w:rFonts w:ascii="Times New Roman" w:hAnsi="Times New Roman" w:cs="Times New Roman"/>
            <w:sz w:val="24"/>
            <w:szCs w:val="24"/>
            <w:lang w:val="en-US"/>
          </w:rPr>
          <w:fldChar w:fldCharType="end"/>
        </w:r>
        <w:r w:rsidR="00C54157">
          <w:rPr>
            <w:rFonts w:ascii="Times New Roman" w:hAnsi="Times New Roman" w:cs="Times New Roman"/>
            <w:sz w:val="24"/>
            <w:szCs w:val="24"/>
            <w:lang w:val="en-US"/>
          </w:rPr>
          <w:t>. The family Tyrannidae</w:t>
        </w:r>
        <w:r w:rsidR="00C54157" w:rsidRPr="00B86404">
          <w:rPr>
            <w:rFonts w:ascii="Times New Roman" w:hAnsi="Times New Roman" w:cs="Times New Roman"/>
            <w:sz w:val="24"/>
            <w:szCs w:val="24"/>
            <w:lang w:val="en-US"/>
          </w:rPr>
          <w:t xml:space="preserve"> has its origin</w:t>
        </w:r>
        <w:r w:rsidR="00C54157">
          <w:rPr>
            <w:rFonts w:ascii="Times New Roman" w:hAnsi="Times New Roman" w:cs="Times New Roman"/>
            <w:sz w:val="24"/>
            <w:szCs w:val="24"/>
            <w:lang w:val="en-US"/>
          </w:rPr>
          <w:t xml:space="preserve"> probably</w:t>
        </w:r>
        <w:r w:rsidR="00C54157" w:rsidRPr="00B86404">
          <w:rPr>
            <w:rFonts w:ascii="Times New Roman" w:hAnsi="Times New Roman" w:cs="Times New Roman"/>
            <w:sz w:val="24"/>
            <w:szCs w:val="24"/>
            <w:lang w:val="en-US"/>
          </w:rPr>
          <w:t xml:space="preserve"> inside tropical rainforests in South America </w:t>
        </w:r>
        <w:r w:rsidR="00C54157" w:rsidRPr="00B86404">
          <w:rPr>
            <w:rFonts w:ascii="Times New Roman" w:hAnsi="Times New Roman" w:cs="Times New Roman"/>
            <w:sz w:val="24"/>
            <w:szCs w:val="24"/>
            <w:lang w:val="en-US"/>
          </w:rPr>
          <w:fldChar w:fldCharType="begin" w:fldLock="1"/>
        </w:r>
        <w:r w:rsidR="00C54157">
          <w:rPr>
            <w:rFonts w:ascii="Times New Roman" w:hAnsi="Times New Roman" w:cs="Times New Roman"/>
            <w:sz w:val="24"/>
            <w:szCs w:val="24"/>
            <w:lang w:val="en-US"/>
          </w:rPr>
          <w:instrText>ADDIN CSL_CITATION {"citationItems":[{"id":"ITEM-1","itemData":{"DOI":"10.1111/j.1463-6409.2008.00325.x","ISSN":"03003256","abstract":"Tyrant flycatchers constitute a substantial component of the land bird fauna in all South American habitats. Past interpretations of the morphological and ecological evolution in the group have been hampered by the lack of a well-resolved hypothesis of their phylogenetic interrelationships. Here, we present a well-resolved phylogeny based on DNA sequences from three nuclear introns for 128 taxa. Our results confirm much of the overall picture of Tyrannidae relationships, and also identify several novel relationships. The genera Onychorhynchus, Myiobius and Terenotriccus are placed outside Tyrannidae and may be more closely related to Tityridae. Tyrannidae consists of two main lineages. An expanded pipromorphine clade includes flatbills, tody-tyrants and antpipits, and also Phylloscartes and Pogonotriccus. The spadebills, Neopipo and Tachuris are their closest relatives. The remainder of the tyrant flycatchers forms a well-supported clade, subdivided in two large subclades, which differ consistently in foraging behaviour, the perch-gleaning elaeniines and the sallying myiarchines, tyrannines and fluvicolines. A third clade is formed by the genera Myiotriccus, Pyrrhomyias, Hirundinea and three species currently placed in Myiophobus. Ancestral habitat reconstruction and divergence date estimation suggest that early divergence events in Tyrannida took place in a humid forest environment during the Oligocene. Large-scale diversification in open habitats is confined to the clade consisting of the elaeniines, myiarchines, tyrannines and fluvicolines. This radiation correlates in time to the expansion of semi-open and open habitats from the mid-Miocene (c. 15 Mya) onwards. The pipromorphine, elaeniine and myiarchine-tyrannine-fluvicoline clades each employ distinct foraging strategies (upward striking, perch-gleaning and sallying, respectively), but the degree of diversity in morphology and microhabitat exploitation is markedly different between these clades. While the pipromorphines and elaeniines each are remarkably homogenous in morphology and exploit a restricted range of microhabitats, the myiarchine-tyrannine-fluvicoline clade is more diverse in these respects. This greater ecological diversity, especially as manifested in their success in colonizing a wider spectrum of open habitats, appears to be connected to a greater adaptive flexibility of the search-and-sally foraging behaviour.","author":[{"dropping-particle":"","family":"Ohlson","given":"Jan","non-dropping-particle":"","parse-names":false,"suffix":""},{"dropping-particle":"","family":"Fjeldså","given":"Jon","non-dropping-particle":"","parse-names":false,"suffix":""},{"dropping-particle":"","family":"Ericson","given":"Per G.P.","non-dropping-particle":"","parse-names":false,"suffix":""}],"container-title":"Zoologica Scripta","id":"ITEM-1","issue":"3","issued":{"date-parts":[["2008"]]},"page":"315-335","title":"Tyrant flycatchers coming out in the open: Phylogeny and ecological radiation of Tyrannidae (Aves, Passeriformes)","type":"article-journal","volume":"37"},"uris":["http://www.mendeley.com/documents/?uuid=60fea7de-de69-439a-97e5-e460896aa92f","http://www.mendeley.com/documents/?uuid=545d4402-e6b4-4157-bd95-e3d18edbb2eb"]}],"mendeley":{"formattedCitation":"(Ohlson et al. 2008)","plainTextFormattedCitation":"(Ohlson et al. 2008)","previouslyFormattedCitation":"(Ohlson et al. 2008)"},"properties":{"noteIndex":0},"schema":"https://github.com/citation-style-language/schema/raw/master/csl-citation.json"}</w:instrText>
        </w:r>
        <w:r w:rsidR="00C54157" w:rsidRPr="00B86404">
          <w:rPr>
            <w:rFonts w:ascii="Times New Roman" w:hAnsi="Times New Roman" w:cs="Times New Roman"/>
            <w:sz w:val="24"/>
            <w:szCs w:val="24"/>
            <w:lang w:val="en-US"/>
          </w:rPr>
          <w:fldChar w:fldCharType="separate"/>
        </w:r>
        <w:r w:rsidR="00C54157" w:rsidRPr="001D4832">
          <w:rPr>
            <w:rFonts w:ascii="Times New Roman" w:hAnsi="Times New Roman" w:cs="Times New Roman"/>
            <w:noProof/>
            <w:sz w:val="24"/>
            <w:szCs w:val="24"/>
            <w:lang w:val="en-US"/>
          </w:rPr>
          <w:t>(Ohlson et al. 2008)</w:t>
        </w:r>
        <w:r w:rsidR="00C54157" w:rsidRPr="00B86404">
          <w:rPr>
            <w:rFonts w:ascii="Times New Roman" w:hAnsi="Times New Roman" w:cs="Times New Roman"/>
            <w:sz w:val="24"/>
            <w:szCs w:val="24"/>
            <w:lang w:val="en-US"/>
          </w:rPr>
          <w:fldChar w:fldCharType="end"/>
        </w:r>
        <w:r w:rsidR="00C54157" w:rsidRPr="00B86404">
          <w:rPr>
            <w:rFonts w:ascii="Times New Roman" w:hAnsi="Times New Roman" w:cs="Times New Roman"/>
            <w:sz w:val="24"/>
            <w:szCs w:val="24"/>
            <w:lang w:val="en-US"/>
          </w:rPr>
          <w:t xml:space="preserve"> and </w:t>
        </w:r>
        <w:del w:id="315" w:author="Gabriel Nakamura" w:date="2020-06-12T13:53:00Z">
          <w:r w:rsidR="00C54157" w:rsidRPr="00B86404" w:rsidDel="0080194E">
            <w:rPr>
              <w:rFonts w:ascii="Times New Roman" w:hAnsi="Times New Roman" w:cs="Times New Roman"/>
              <w:sz w:val="24"/>
              <w:szCs w:val="24"/>
              <w:lang w:val="en-US"/>
            </w:rPr>
            <w:delText xml:space="preserve"> </w:delText>
          </w:r>
        </w:del>
        <w:r w:rsidR="00C54157" w:rsidRPr="00B86404">
          <w:rPr>
            <w:rFonts w:ascii="Times New Roman" w:hAnsi="Times New Roman" w:cs="Times New Roman"/>
            <w:sz w:val="24"/>
            <w:szCs w:val="24"/>
            <w:lang w:val="en-US"/>
          </w:rPr>
          <w:t xml:space="preserve">presents a restricted distribution in the New World. This family is known to be one of the largest and most diverse bird families in the world. It shows </w:t>
        </w:r>
        <w:r w:rsidR="00C54157">
          <w:rPr>
            <w:rFonts w:ascii="Times New Roman" w:hAnsi="Times New Roman" w:cs="Times New Roman"/>
            <w:sz w:val="24"/>
            <w:szCs w:val="24"/>
            <w:lang w:val="en-US"/>
          </w:rPr>
          <w:t>a great diversity of body forms and</w:t>
        </w:r>
        <w:r w:rsidR="00C54157" w:rsidRPr="00B86404">
          <w:rPr>
            <w:rFonts w:ascii="Times New Roman" w:hAnsi="Times New Roman" w:cs="Times New Roman"/>
            <w:sz w:val="24"/>
            <w:szCs w:val="24"/>
            <w:lang w:val="en-US"/>
          </w:rPr>
          <w:t xml:space="preserve"> ecological roles </w:t>
        </w:r>
        <w:r w:rsidR="00C54157">
          <w:rPr>
            <w:rFonts w:ascii="Times New Roman" w:hAnsi="Times New Roman" w:cs="Times New Roman"/>
            <w:sz w:val="24"/>
            <w:szCs w:val="24"/>
            <w:lang w:val="en-US"/>
          </w:rPr>
          <w:t>that made</w:t>
        </w:r>
        <w:r w:rsidR="00C54157" w:rsidRPr="00B86404">
          <w:rPr>
            <w:rFonts w:ascii="Times New Roman" w:hAnsi="Times New Roman" w:cs="Times New Roman"/>
            <w:sz w:val="24"/>
            <w:szCs w:val="24"/>
            <w:lang w:val="en-US"/>
          </w:rPr>
          <w:t xml:space="preserve"> them a good model for</w:t>
        </w:r>
        <w:r w:rsidR="00C54157" w:rsidRPr="00B86404">
          <w:rPr>
            <w:rFonts w:ascii="Times New Roman" w:eastAsia="Times New Roman" w:hAnsi="Times New Roman" w:cs="Times New Roman"/>
            <w:sz w:val="24"/>
            <w:szCs w:val="24"/>
            <w:lang w:val="en"/>
          </w:rPr>
          <w:t xml:space="preserve"> a series of studies on evolutionary radiations in a group of continental birds (Fitzpatrick, 1980). Additionally, as ecology, behavior and life histories of birds </w:t>
        </w:r>
        <w:r w:rsidR="00C54157">
          <w:rPr>
            <w:rFonts w:ascii="Times New Roman" w:eastAsia="Times New Roman" w:hAnsi="Times New Roman" w:cs="Times New Roman"/>
            <w:sz w:val="24"/>
            <w:szCs w:val="24"/>
            <w:lang w:val="en"/>
          </w:rPr>
          <w:t>are relatively accessible</w:t>
        </w:r>
      </w:moveTo>
      <w:ins w:id="316" w:author="Gabriel Nakamura" w:date="2020-06-12T13:53:00Z">
        <w:r w:rsidR="00711837">
          <w:rPr>
            <w:rFonts w:ascii="Times New Roman" w:eastAsia="Times New Roman" w:hAnsi="Times New Roman" w:cs="Times New Roman"/>
            <w:sz w:val="24"/>
            <w:szCs w:val="24"/>
            <w:lang w:val="en"/>
          </w:rPr>
          <w:t xml:space="preserve"> (ref)</w:t>
        </w:r>
      </w:ins>
      <w:moveTo w:id="317" w:author="Gabriel Nakamura" w:date="2020-06-12T13:35:00Z">
        <w:r w:rsidR="00C54157">
          <w:rPr>
            <w:rFonts w:ascii="Times New Roman" w:eastAsia="Times New Roman" w:hAnsi="Times New Roman" w:cs="Times New Roman"/>
            <w:sz w:val="24"/>
            <w:szCs w:val="24"/>
            <w:lang w:val="en"/>
          </w:rPr>
          <w:t>,</w:t>
        </w:r>
        <w:r w:rsidR="00C54157" w:rsidRPr="00B86404">
          <w:rPr>
            <w:rFonts w:ascii="Times New Roman" w:eastAsia="Times New Roman" w:hAnsi="Times New Roman" w:cs="Times New Roman"/>
            <w:sz w:val="24"/>
            <w:szCs w:val="24"/>
            <w:lang w:val="en"/>
          </w:rPr>
          <w:t xml:space="preserve"> America</w:t>
        </w:r>
        <w:r w:rsidR="00C54157">
          <w:rPr>
            <w:rFonts w:ascii="Times New Roman" w:eastAsia="Times New Roman" w:hAnsi="Times New Roman" w:cs="Times New Roman"/>
            <w:sz w:val="24"/>
            <w:szCs w:val="24"/>
            <w:lang w:val="en"/>
          </w:rPr>
          <w:t xml:space="preserve">n </w:t>
        </w:r>
        <w:proofErr w:type="spellStart"/>
        <w:r w:rsidR="00C54157">
          <w:rPr>
            <w:rFonts w:ascii="Times New Roman" w:eastAsia="Times New Roman" w:hAnsi="Times New Roman" w:cs="Times New Roman"/>
            <w:sz w:val="24"/>
            <w:szCs w:val="24"/>
            <w:lang w:val="en"/>
          </w:rPr>
          <w:t>tyrannids</w:t>
        </w:r>
        <w:proofErr w:type="spellEnd"/>
        <w:r w:rsidR="00C54157" w:rsidRPr="00B86404">
          <w:rPr>
            <w:rFonts w:ascii="Times New Roman" w:eastAsia="Times New Roman" w:hAnsi="Times New Roman" w:cs="Times New Roman"/>
            <w:sz w:val="24"/>
            <w:szCs w:val="24"/>
            <w:lang w:val="en"/>
          </w:rPr>
          <w:t xml:space="preserve"> enable us to study the roles of phylogenetic conservatism and key innovations in the development of a regional fauna </w:t>
        </w:r>
        <w:r w:rsidR="00C54157" w:rsidRPr="00B86404">
          <w:rPr>
            <w:rFonts w:ascii="Times New Roman" w:eastAsia="Times New Roman" w:hAnsi="Times New Roman" w:cs="Times New Roman"/>
            <w:sz w:val="24"/>
            <w:szCs w:val="24"/>
            <w:lang w:val="en"/>
          </w:rPr>
          <w:fldChar w:fldCharType="begin" w:fldLock="1"/>
        </w:r>
        <w:r w:rsidR="00C54157">
          <w:rPr>
            <w:rFonts w:ascii="Times New Roman" w:eastAsia="Times New Roman" w:hAnsi="Times New Roman" w:cs="Times New Roman"/>
            <w:sz w:val="24"/>
            <w:szCs w:val="24"/>
            <w:lang w:val="en"/>
          </w:rPr>
          <w:instrText>ADDIN CSL_CITATION {"citationItems":[{"id":"ITEM-1","itemData":{"DOI":"10.1034/j.1600-048X.2002.330301.x","ISBN":"09088857","ISSN":"09088857","PMID":"181","abstract":"Comments on the historical ecology of the South American passerine fauna.  South America as an isolated island continent throughout most of the Tertiary period; Relationship between oscines and suboscines as plausible example of the replacement of major clades of birds by new arrivals.","author":[{"dropping-particle":"","family":"Ricklefs","given":"Robert E.","non-dropping-particle":"","parse-names":false,"suffix":""}],"container-title":"Journal of Avian Biology","id":"ITEM-1","issued":{"date-parts":[["2002"]]},"title":"Splendid isolation: Historical ecology of the South American passerine fauna","type":"article"},"uris":["http://www.mendeley.com/documents/?uuid=9a3f8710-caae-3304-8eab-b5264c5d5afe","http://www.mendeley.com/documents/?uuid=a32b5875-f147-428f-9bc9-6539e3c39fbe"]}],"mendeley":{"formattedCitation":"(Ricklefs 2002)","plainTextFormattedCitation":"(Ricklefs 2002)","previouslyFormattedCitation":"(Ricklefs 2002)"},"properties":{"noteIndex":0},"schema":"https://github.com/citation-style-language/schema/raw/master/csl-citation.json"}</w:instrText>
        </w:r>
        <w:r w:rsidR="00C54157" w:rsidRPr="00B86404">
          <w:rPr>
            <w:rFonts w:ascii="Times New Roman" w:eastAsia="Times New Roman" w:hAnsi="Times New Roman" w:cs="Times New Roman"/>
            <w:sz w:val="24"/>
            <w:szCs w:val="24"/>
            <w:lang w:val="en"/>
          </w:rPr>
          <w:fldChar w:fldCharType="separate"/>
        </w:r>
        <w:r w:rsidR="00C54157" w:rsidRPr="00B86404">
          <w:rPr>
            <w:rFonts w:ascii="Times New Roman" w:eastAsia="Times New Roman" w:hAnsi="Times New Roman" w:cs="Times New Roman"/>
            <w:noProof/>
            <w:sz w:val="24"/>
            <w:szCs w:val="24"/>
            <w:lang w:val="en"/>
          </w:rPr>
          <w:t>(Ricklefs 2002)</w:t>
        </w:r>
        <w:r w:rsidR="00C54157" w:rsidRPr="00B86404">
          <w:rPr>
            <w:rFonts w:ascii="Times New Roman" w:eastAsia="Times New Roman" w:hAnsi="Times New Roman" w:cs="Times New Roman"/>
            <w:sz w:val="24"/>
            <w:szCs w:val="24"/>
            <w:lang w:val="en"/>
          </w:rPr>
          <w:fldChar w:fldCharType="end"/>
        </w:r>
        <w:r w:rsidR="00C54157" w:rsidRPr="00B86404">
          <w:rPr>
            <w:rFonts w:ascii="Times New Roman" w:eastAsia="Times New Roman" w:hAnsi="Times New Roman" w:cs="Times New Roman"/>
            <w:sz w:val="24"/>
            <w:szCs w:val="24"/>
            <w:lang w:val="en"/>
          </w:rPr>
          <w:t>.</w:t>
        </w:r>
      </w:moveTo>
      <w:moveToRangeEnd w:id="307"/>
    </w:p>
    <w:p w14:paraId="49E87654" w14:textId="67C25C0C" w:rsidR="005E1914" w:rsidRDefault="005E1914">
      <w:pPr>
        <w:spacing w:line="480" w:lineRule="auto"/>
        <w:ind w:firstLine="708"/>
        <w:rPr>
          <w:rFonts w:ascii="Times New Roman" w:hAnsi="Times New Roman" w:cs="Times New Roman"/>
          <w:sz w:val="24"/>
          <w:szCs w:val="24"/>
          <w:lang w:val="en-US"/>
        </w:rPr>
        <w:pPrChange w:id="318" w:author="Gabriel Nakamura" w:date="2020-06-12T13:35:00Z">
          <w:pPr>
            <w:spacing w:line="480" w:lineRule="auto"/>
          </w:pPr>
        </w:pPrChange>
      </w:pPr>
      <w:r>
        <w:rPr>
          <w:rFonts w:ascii="Times New Roman" w:hAnsi="Times New Roman" w:cs="Times New Roman"/>
          <w:sz w:val="24"/>
          <w:szCs w:val="24"/>
          <w:lang w:val="en-US"/>
        </w:rPr>
        <w:t>The area of study is the America continent, since the geographic range of Tyrannidae species is restricted to this continent (</w:t>
      </w:r>
      <w:proofErr w:type="spellStart"/>
      <w:r w:rsidRPr="00F129D7">
        <w:rPr>
          <w:rFonts w:ascii="Times New Roman" w:hAnsi="Times New Roman" w:cs="Times New Roman"/>
          <w:sz w:val="24"/>
          <w:szCs w:val="24"/>
          <w:lang w:val="en-US"/>
        </w:rPr>
        <w:t>Fiztpark</w:t>
      </w:r>
      <w:proofErr w:type="spellEnd"/>
      <w:r w:rsidRPr="00F129D7">
        <w:rPr>
          <w:rFonts w:ascii="Times New Roman" w:hAnsi="Times New Roman" w:cs="Times New Roman"/>
          <w:sz w:val="24"/>
          <w:szCs w:val="24"/>
          <w:lang w:val="en-US"/>
        </w:rPr>
        <w:t xml:space="preserve"> 1980</w:t>
      </w:r>
      <w:r>
        <w:rPr>
          <w:rFonts w:ascii="Times New Roman" w:hAnsi="Times New Roman" w:cs="Times New Roman"/>
          <w:sz w:val="24"/>
          <w:szCs w:val="24"/>
          <w:lang w:val="en-US"/>
        </w:rPr>
        <w:t>). The continent was subdivided in grid cells of 1 degree (~110 km² near the equator), excluding islands. These cells were classified as tropical (below 23° of latitude) and temperate (above 23° of latitude).</w:t>
      </w:r>
      <w:del w:id="319" w:author="Gabriel Nakamura" w:date="2020-06-18T09:32:00Z">
        <w:r w:rsidDel="00D41A74">
          <w:rPr>
            <w:rFonts w:ascii="Times New Roman" w:hAnsi="Times New Roman" w:cs="Times New Roman"/>
            <w:sz w:val="24"/>
            <w:szCs w:val="24"/>
            <w:lang w:val="en-US"/>
          </w:rPr>
          <w:delText xml:space="preserve"> </w:delText>
        </w:r>
      </w:del>
      <w:moveFromRangeStart w:id="320" w:author="Gabriel Nakamura" w:date="2020-06-12T13:55:00Z" w:name="move42862561"/>
      <w:moveFrom w:id="321" w:author="Gabriel Nakamura" w:date="2020-06-12T13:55:00Z">
        <w:r w:rsidDel="00B60582">
          <w:rPr>
            <w:rFonts w:ascii="Times New Roman" w:hAnsi="Times New Roman" w:cs="Times New Roman"/>
            <w:sz w:val="24"/>
            <w:szCs w:val="24"/>
            <w:lang w:val="en-US"/>
          </w:rPr>
          <w:t xml:space="preserve">We adapted the biomes classification proposed by </w:t>
        </w:r>
        <w:r w:rsidDel="00B60582">
          <w:rPr>
            <w:rFonts w:ascii="Times New Roman" w:hAnsi="Times New Roman" w:cs="Times New Roman"/>
            <w:sz w:val="24"/>
            <w:szCs w:val="24"/>
            <w:lang w:val="en-US"/>
          </w:rPr>
          <w:fldChar w:fldCharType="begin" w:fldLock="1"/>
        </w:r>
        <w:r w:rsidR="006D7A4B" w:rsidRPr="00B60582" w:rsidDel="00B60582">
          <w:rPr>
            <w:rFonts w:ascii="Times New Roman" w:hAnsi="Times New Roman" w:cs="Times New Roman"/>
            <w:sz w:val="24"/>
            <w:szCs w:val="24"/>
            <w:lang w:val="en-US"/>
          </w:rPr>
          <w:instrText>ADDIN CSL_CITATION {"citationItems":[{"id":"ITEM-1","itemData":{"DOI":"10.1641/0006-3568(2001)051[0933:TEOTWA]2.0.CO;2","ISBN":"0006-3568","ISSN":"0006-3568","PMID":"437","abstra</w:instrText>
        </w:r>
        <w:r w:rsidR="006D7A4B" w:rsidRPr="00ED5427" w:rsidDel="00B60582">
          <w:rPr>
            <w:rFonts w:ascii="Times New Roman" w:hAnsi="Times New Roman" w:cs="Times New Roman"/>
            <w:sz w:val="24"/>
            <w:szCs w:val="24"/>
            <w:lang w:val="en-US"/>
          </w:rPr>
          <w:instrText>ct":"A NEW GLOBAL MAP OF TERRESTRIAL ECOREGIONS PROVIDES AN INNOVATIVE TOOL FOR CONSERVING BIODIVERSITY","author":[{"dropping-particle":"","family":"Olson","given":"David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w:instrText>
        </w:r>
        <w:r w:rsidR="006D7A4B" w:rsidRPr="00146556" w:rsidDel="00B60582">
          <w:rPr>
            <w:rFonts w:ascii="Times New Roman" w:hAnsi="Times New Roman" w:cs="Times New Roman"/>
            <w:sz w:val="24"/>
            <w:szCs w:val="24"/>
            <w:lang w:val="en-US"/>
          </w:rPr>
          <w:instrText>":"Illanga","non-dropping-particle":"","parse-names":false,"suffix":""},{"dropping-particle":"","family":"Strand","given":"Holly E.","non-dropping-particle":"","parse-names":false,"suffix":""},{"dropping-particle":"","family":"Morrison","given":"John C.","non-dropping-particle":"","parse-names":false,"suffix":""},{"dropping-particle":"","family":"Loucks","given":"Colby J.","non-dropping-particle":"","parse-names":false,"suffix":""},{"dropping-particle":"","family":"Allnutt","given":"Thomas F.","non-dropping-particle":"","parse-names":false,"suffix":""},{"dropping-particle":"","family":"Ricketts","given":"Taylor H.","non-dropping-particle":"","parse-names":false,"suffix":""},{"dropping-particle":"","family":"Kura","given":"Yumiko","non-dropping-particle":"","parse-names":false,"suffix":""},{"dropping-particle":"","family":"Lamoreux","given":"John F.","non-dropping-particle":"","parse-names":false,"suffix":""},{"dropping-particle":"","family":"Wettengel","given":"Wesley W.","non-dropping-particle":"","parse-nam</w:instrText>
        </w:r>
        <w:r w:rsidR="006D7A4B" w:rsidRPr="00905A4F" w:rsidDel="00B60582">
          <w:rPr>
            <w:rFonts w:ascii="Times New Roman" w:hAnsi="Times New Roman" w:cs="Times New Roman"/>
            <w:sz w:val="24"/>
            <w:szCs w:val="24"/>
            <w:lang w:val="en-US"/>
          </w:rPr>
          <w:instrText>es":false,"suffix":""},{"dropping-particle":"","family":"Hedao","given":"Prashant","non-dropping-particle":"","parse-names":false,"suffix":""},{"dropping-particle":"","family":"Kassem","given":"Kenneth R.","non-dropping-particle":"","parse-names":false,"suffix":""}],"container-title":"BioScience","id":"ITEM-1","issue":"11","issued":{"date-parts":[["2001"]]},"page":"933","title":"Terrestrial Ecoregions of the World: A New Map of Life on Earth","type":"article-journal","volume":"51"},"uris":["http://www.mendeley.com/documents/?uuid=7a925d48-887e-43ec-a1c6-cc3de3ea5bbf","http://www.mendeley.com/documents/?uuid=bcbfcf74-fe99-471f-a457-00eaf59620c4"]}],"mendeley":{"formattedCitation":"(Olson et al. 2001a)","manualFormatting":"Olson et al. (2001)","plainTextFormat</w:instrText>
        </w:r>
        <w:r w:rsidR="006D7A4B" w:rsidRPr="001131B5" w:rsidDel="00B60582">
          <w:rPr>
            <w:rFonts w:ascii="Times New Roman" w:hAnsi="Times New Roman" w:cs="Times New Roman"/>
            <w:sz w:val="24"/>
            <w:szCs w:val="24"/>
            <w:lang w:val="en-US"/>
          </w:rPr>
          <w:instrText>tedCitation":"(Olson et al. 2001a)","previouslyFormattedCitation":"(Olson et al. 2001a)"},"properties":{"noteIndex":0},"schema":"https://github.com/citation-style-language/schema/raw/master/csl-citation.json"}</w:instrText>
        </w:r>
        <w:r w:rsidDel="00B60582">
          <w:rPr>
            <w:rFonts w:ascii="Times New Roman" w:hAnsi="Times New Roman" w:cs="Times New Roman"/>
            <w:sz w:val="24"/>
            <w:szCs w:val="24"/>
            <w:lang w:val="en-US"/>
          </w:rPr>
          <w:fldChar w:fldCharType="separate"/>
        </w:r>
        <w:r w:rsidRPr="00B60582" w:rsidDel="00B60582">
          <w:rPr>
            <w:rFonts w:ascii="Times New Roman" w:hAnsi="Times New Roman" w:cs="Times New Roman"/>
            <w:noProof/>
            <w:sz w:val="24"/>
            <w:szCs w:val="24"/>
            <w:lang w:val="en-US"/>
          </w:rPr>
          <w:t>Olson et al.</w:t>
        </w:r>
        <w:r w:rsidRPr="00ED5427" w:rsidDel="00B60582">
          <w:rPr>
            <w:rFonts w:ascii="Times New Roman" w:hAnsi="Times New Roman" w:cs="Times New Roman"/>
            <w:noProof/>
            <w:sz w:val="24"/>
            <w:szCs w:val="24"/>
            <w:lang w:val="en-US"/>
          </w:rPr>
          <w:t xml:space="preserve"> (2001)</w:t>
        </w:r>
        <w:r w:rsidDel="00B60582">
          <w:rPr>
            <w:rFonts w:ascii="Times New Roman" w:hAnsi="Times New Roman" w:cs="Times New Roman"/>
            <w:sz w:val="24"/>
            <w:szCs w:val="24"/>
            <w:lang w:val="en-US"/>
          </w:rPr>
          <w:fldChar w:fldCharType="end"/>
        </w:r>
        <w:r w:rsidDel="00B60582">
          <w:rPr>
            <w:rFonts w:ascii="Times New Roman" w:hAnsi="Times New Roman" w:cs="Times New Roman"/>
            <w:sz w:val="24"/>
            <w:szCs w:val="24"/>
            <w:lang w:val="en-US"/>
          </w:rPr>
          <w:t xml:space="preserve"> </w:t>
        </w:r>
        <w:commentRangeStart w:id="322"/>
        <w:r w:rsidDel="00B60582">
          <w:rPr>
            <w:rFonts w:ascii="Times New Roman" w:hAnsi="Times New Roman" w:cs="Times New Roman"/>
            <w:sz w:val="24"/>
            <w:szCs w:val="24"/>
            <w:lang w:val="en-US"/>
          </w:rPr>
          <w:t>aggregating small and near biomes</w:t>
        </w:r>
        <w:commentRangeEnd w:id="322"/>
        <w:r w:rsidDel="00B60582">
          <w:rPr>
            <w:rStyle w:val="Refdecomentrio"/>
          </w:rPr>
          <w:commentReference w:id="322"/>
        </w:r>
        <w:r w:rsidDel="00B60582">
          <w:rPr>
            <w:rFonts w:ascii="Times New Roman" w:hAnsi="Times New Roman" w:cs="Times New Roman"/>
            <w:sz w:val="24"/>
            <w:szCs w:val="24"/>
            <w:lang w:val="en-US"/>
          </w:rPr>
          <w:t xml:space="preserve">, in order to come up with 10 biomes. This was done due to limitations imposed by BioGeoBEARS </w:t>
        </w:r>
        <w:r w:rsidDel="00B60582">
          <w:rPr>
            <w:rFonts w:ascii="Times New Roman" w:hAnsi="Times New Roman" w:cs="Times New Roman"/>
            <w:sz w:val="24"/>
            <w:szCs w:val="24"/>
            <w:lang w:val="en-US"/>
          </w:rPr>
          <w:fldChar w:fldCharType="begin" w:fldLock="1"/>
        </w:r>
        <w:r w:rsidR="006D7A4B" w:rsidDel="00B60582">
          <w:rPr>
            <w:rFonts w:ascii="Times New Roman" w:hAnsi="Times New Roman" w:cs="Times New Roman"/>
            <w:sz w:val="24"/>
            <w:szCs w:val="24"/>
            <w:lang w:val="en-US"/>
          </w:rPr>
          <w:instrText>ADDIN CSL_CITATION {"citationItems":[{"id":"ITEM-1","itemData":{"DOI":"10.21425/f5fbg19694","ISSN":"1948-6596","abstract":"Historical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Biogeography","id":"ITEM-1","issue":"4","issued":{"date-parts":[["2013"]]},"title":"Probabilistic historical biogeography: new models for founder-event speciation, imperfect detection, and fossils allow improved accuracy and model-testing","type":"article-journal","volume":"5"},"uris":["http://www.mendeley.com/documents/?uuid=7d154180-47d4-4366-8de0-356d4d496b2d","http://www.mendeley.com/documents/?uuid=64c7a500-7d7c-4b6c-997b-c017613c4ab8"]}],"mendeley":{"formattedCitation":"(Matzke 2013)","plainTextFormattedCitation":"(Matzke 2013)","previouslyFormattedCitation":"(Matzke 2013)"},"properties":{"noteIndex":0},"schema":"https://github.com/citation-style-language/schema/raw/master/csl-citation.json"}</w:instrText>
        </w:r>
        <w:r w:rsidDel="00B60582">
          <w:rPr>
            <w:rFonts w:ascii="Times New Roman" w:hAnsi="Times New Roman" w:cs="Times New Roman"/>
            <w:sz w:val="24"/>
            <w:szCs w:val="24"/>
            <w:lang w:val="en-US"/>
          </w:rPr>
          <w:fldChar w:fldCharType="separate"/>
        </w:r>
        <w:r w:rsidR="001D4832" w:rsidRPr="001D4832" w:rsidDel="00B60582">
          <w:rPr>
            <w:rFonts w:ascii="Times New Roman" w:hAnsi="Times New Roman" w:cs="Times New Roman"/>
            <w:noProof/>
            <w:sz w:val="24"/>
            <w:szCs w:val="24"/>
            <w:lang w:val="en-US"/>
          </w:rPr>
          <w:t>(Matzke 2013)</w:t>
        </w:r>
        <w:r w:rsidDel="00B60582">
          <w:rPr>
            <w:rFonts w:ascii="Times New Roman" w:hAnsi="Times New Roman" w:cs="Times New Roman"/>
            <w:sz w:val="24"/>
            <w:szCs w:val="24"/>
            <w:lang w:val="en-US"/>
          </w:rPr>
          <w:fldChar w:fldCharType="end"/>
        </w:r>
        <w:r w:rsidDel="00B60582">
          <w:rPr>
            <w:rFonts w:ascii="Times New Roman" w:hAnsi="Times New Roman" w:cs="Times New Roman"/>
            <w:sz w:val="24"/>
            <w:szCs w:val="24"/>
            <w:lang w:val="en-US"/>
          </w:rPr>
          <w:t>, that allows the character reconstruction for a maximum of 10 character states.</w:t>
        </w:r>
      </w:moveFrom>
      <w:moveFromRangeEnd w:id="320"/>
    </w:p>
    <w:p w14:paraId="76104091" w14:textId="77777777" w:rsidR="005E1914" w:rsidRPr="002F2BE9" w:rsidRDefault="005E1914" w:rsidP="005E1914">
      <w:pPr>
        <w:spacing w:line="480" w:lineRule="auto"/>
        <w:rPr>
          <w:rFonts w:ascii="Times New Roman" w:hAnsi="Times New Roman" w:cs="Times New Roman"/>
          <w:i/>
          <w:iCs/>
          <w:sz w:val="24"/>
          <w:szCs w:val="24"/>
          <w:lang w:val="en-US"/>
          <w:rPrChange w:id="323" w:author="Gabriel Nakamura" w:date="2020-06-12T13:59:00Z">
            <w:rPr>
              <w:rFonts w:ascii="Times New Roman" w:hAnsi="Times New Roman" w:cs="Times New Roman"/>
              <w:b/>
              <w:bCs/>
              <w:sz w:val="24"/>
              <w:szCs w:val="24"/>
              <w:lang w:val="en-US"/>
            </w:rPr>
          </w:rPrChange>
        </w:rPr>
      </w:pPr>
      <w:r w:rsidRPr="002F2BE9">
        <w:rPr>
          <w:rFonts w:ascii="Times New Roman" w:hAnsi="Times New Roman" w:cs="Times New Roman"/>
          <w:i/>
          <w:iCs/>
          <w:sz w:val="24"/>
          <w:szCs w:val="24"/>
          <w:lang w:val="en-US"/>
          <w:rPrChange w:id="324" w:author="Gabriel Nakamura" w:date="2020-06-12T13:59:00Z">
            <w:rPr>
              <w:rFonts w:ascii="Times New Roman" w:hAnsi="Times New Roman" w:cs="Times New Roman"/>
              <w:b/>
              <w:bCs/>
              <w:sz w:val="24"/>
              <w:szCs w:val="24"/>
              <w:lang w:val="en-US"/>
            </w:rPr>
          </w:rPrChange>
        </w:rPr>
        <w:t>Species data</w:t>
      </w:r>
    </w:p>
    <w:p w14:paraId="6889E286" w14:textId="56E039BD" w:rsidR="005E1914" w:rsidRDefault="005E1914" w:rsidP="005E1914">
      <w:pPr>
        <w:autoSpaceDE w:val="0"/>
        <w:autoSpaceDN w:val="0"/>
        <w:adjustRightInd w:val="0"/>
        <w:spacing w:line="480" w:lineRule="auto"/>
        <w:ind w:firstLine="708"/>
        <w:jc w:val="both"/>
        <w:rPr>
          <w:ins w:id="325" w:author="Gabriel Nakamura" w:date="2020-06-12T13:55:00Z"/>
          <w:rFonts w:ascii="Times New Roman" w:hAnsi="Times New Roman" w:cs="Times New Roman"/>
          <w:sz w:val="24"/>
          <w:szCs w:val="24"/>
          <w:lang w:val="en-US"/>
        </w:rPr>
      </w:pPr>
      <w:r>
        <w:rPr>
          <w:rFonts w:ascii="Times New Roman" w:hAnsi="Times New Roman" w:cs="Times New Roman"/>
          <w:sz w:val="24"/>
          <w:szCs w:val="24"/>
          <w:lang w:val="en-US"/>
        </w:rPr>
        <w:t xml:space="preserve">We compiled the geographic ranges of 392 species of the family Tyrannidae including both breeding and winter distributions from </w:t>
      </w:r>
      <w:proofErr w:type="spellStart"/>
      <w:r>
        <w:rPr>
          <w:rFonts w:ascii="Times New Roman" w:hAnsi="Times New Roman" w:cs="Times New Roman"/>
          <w:sz w:val="24"/>
          <w:szCs w:val="24"/>
          <w:lang w:val="en-US"/>
        </w:rPr>
        <w:t>BirdLife</w:t>
      </w:r>
      <w:proofErr w:type="spellEnd"/>
      <w:r>
        <w:rPr>
          <w:rFonts w:ascii="Times New Roman" w:hAnsi="Times New Roman" w:cs="Times New Roman"/>
          <w:sz w:val="24"/>
          <w:szCs w:val="24"/>
          <w:lang w:val="en-US"/>
        </w:rPr>
        <w:t xml:space="preserve"> International (</w:t>
      </w:r>
      <w:proofErr w:type="spellStart"/>
      <w:r w:rsidRPr="00A140F9">
        <w:rPr>
          <w:rFonts w:ascii="Times New Roman" w:hAnsi="Times New Roman" w:cs="Times New Roman"/>
          <w:color w:val="FF0000"/>
          <w:sz w:val="24"/>
          <w:szCs w:val="24"/>
          <w:lang w:val="en-US"/>
        </w:rPr>
        <w:t>BirdLife</w:t>
      </w:r>
      <w:proofErr w:type="spellEnd"/>
      <w:r w:rsidRPr="00A140F9">
        <w:rPr>
          <w:rFonts w:ascii="Times New Roman" w:hAnsi="Times New Roman" w:cs="Times New Roman"/>
          <w:color w:val="FF0000"/>
          <w:sz w:val="24"/>
          <w:szCs w:val="24"/>
          <w:lang w:val="en-US"/>
        </w:rPr>
        <w:t xml:space="preserve"> International and NatureServe 2017</w:t>
      </w:r>
      <w:r>
        <w:rPr>
          <w:rFonts w:ascii="Times New Roman" w:hAnsi="Times New Roman" w:cs="Times New Roman"/>
          <w:sz w:val="24"/>
          <w:szCs w:val="24"/>
          <w:lang w:val="en-US"/>
        </w:rPr>
        <w:t xml:space="preserve">). Based on these maps, we generate assemblages for each grid cell in the American continent. The evolutionary relationship among species was based in a consensus phylogenetic tree using Maximum Clade Credibility (MCC) method </w:t>
      </w:r>
      <w:r>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ADDIN CSL_CITATION {"citationItems":[{"id":"ITEM-1","itemData":{"DOI":"10.1186/1471-2148-13-221","ISSN":"14712148","abstract":"Background: Bayesian phylogenetic analysis generates a set of trees which are often condensed into a single tree representing the whole set. Many methods exist for selecting a representative topology for a set of unrooted trees, few exist for assigning branch lengths to a fixed topology, and even fewer for simultaneously setting the topology and branch lengths. However, there is very little research into locating a good representative for a set of rooted time trees like the ones obtained from a BEAST analysis. Results: We empirically compare new and known methods for generating a summary tree. Some new methods are motivated by mathematical constructions such as tree metrics, while the rest employ tree concepts which work well in practice. These use more of the posterior than existing methods, which discard information not directly mapped to the chosen topology. Using results from a large number of simulations we assess the quality of a summary tree, measuring (a) how well it explains the sequence data under the model and (b) how close it is to the \"truth\", i.e to the tree used to generate the sequences. Conclusions: Our simulations indicate that no single method is \"best\". Methods producing good divergence time estimates have poor branch lengths and lower model fit, and vice versa. Using the results presented here, a user can choose the appropriate method based on the purpose of the summary tree. © 2013 Heled and Bouckaert; licensee BioMed Central Ltd.","author":[{"dropping-particle":"","family":"Heled","given":"Joseph","non-dropping-particle":"","parse-names":false,"suffix":""},{"dropping-particle":"","family":"Bouckaert","given":"Remco R.","non-dropping-particle":"","parse-names":false,"suffix":""}],"container-title":"BMC Evolutionary Biology","id":"ITEM-1","issue":"1","issued":{"date-parts":[["2013"]]},"title":"Looking for trees in the forest: Summary tree from posterior samples","type":"article-journal","volume":"13"},"uris":["http://www.mendeley.com/documents/?uuid=fe6f826a-05c5-4d05-adc7-847dc9c84469","http://www.mendeley.com/documents/?uuid=fefec449-a986-45a6-8907-02d30e2c5a21"]}],"mendeley":{"formattedCitation":"(Heled and Bouckaert 2013)","plainTextFormattedCitation":"(Heled and Bouckaert 2013)","previouslyFormattedCitation":"(Heled and Bouckaert 2013)"},"properties":{"noteIndex":0},"schema":"https://github.com/citation-style-language/schema/raw/master/csl-citation.json"}</w:instrText>
      </w:r>
      <w:r>
        <w:rPr>
          <w:rFonts w:ascii="Times New Roman" w:hAnsi="Times New Roman" w:cs="Times New Roman"/>
          <w:sz w:val="24"/>
          <w:szCs w:val="24"/>
          <w:lang w:val="en-US"/>
        </w:rPr>
        <w:fldChar w:fldCharType="separate"/>
      </w:r>
      <w:r w:rsidR="001D4832" w:rsidRPr="001D4832">
        <w:rPr>
          <w:rFonts w:ascii="Times New Roman" w:hAnsi="Times New Roman" w:cs="Times New Roman"/>
          <w:noProof/>
          <w:sz w:val="24"/>
          <w:szCs w:val="24"/>
          <w:lang w:val="en-US"/>
        </w:rPr>
        <w:t>(Heled and Bouckaert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method evaluates the frequency in which a clade is represented in a set of phylogenetic trees. The product of frequency values for </w:t>
      </w:r>
      <w:r>
        <w:rPr>
          <w:rFonts w:ascii="Times New Roman" w:hAnsi="Times New Roman" w:cs="Times New Roman"/>
          <w:sz w:val="24"/>
          <w:szCs w:val="24"/>
          <w:lang w:val="en-US"/>
        </w:rPr>
        <w:lastRenderedPageBreak/>
        <w:t>the clades of a tree is the score of Clade Credibility for the phylogenetic tree. Therefore, the consensus phylogenetic tree is the tree with the highest product of clade frequency among the set of phylogenetic trees. For this, w</w:t>
      </w:r>
      <w:r>
        <w:rPr>
          <w:rFonts w:ascii="Times New Roman" w:hAnsi="Times New Roman" w:cs="Times New Roman"/>
          <w:color w:val="000000"/>
          <w:sz w:val="24"/>
          <w:szCs w:val="24"/>
          <w:lang w:val="en-US"/>
        </w:rPr>
        <w:t>e</w:t>
      </w:r>
      <w:r>
        <w:rPr>
          <w:rFonts w:ascii="Times New Roman" w:hAnsi="Times New Roman" w:cs="Times New Roman"/>
          <w:sz w:val="24"/>
          <w:szCs w:val="24"/>
          <w:lang w:val="en-US"/>
        </w:rPr>
        <w:t xml:space="preserve"> used 1000 phylogenetic hypotheses randomly sampled from the Bayesian pseudo-posterior distribution, time-calibrated bird tree phylogenies (available at http://birdtree.org; see </w:t>
      </w:r>
      <w:proofErr w:type="spellStart"/>
      <w:r w:rsidRPr="00F129D7">
        <w:rPr>
          <w:rFonts w:ascii="Times New Roman" w:hAnsi="Times New Roman" w:cs="Times New Roman"/>
          <w:sz w:val="24"/>
          <w:szCs w:val="24"/>
          <w:lang w:val="en-US"/>
        </w:rPr>
        <w:t>Jetz</w:t>
      </w:r>
      <w:proofErr w:type="spellEnd"/>
      <w:r w:rsidRPr="00F129D7">
        <w:rPr>
          <w:rFonts w:ascii="Times New Roman" w:hAnsi="Times New Roman" w:cs="Times New Roman"/>
          <w:sz w:val="24"/>
          <w:szCs w:val="24"/>
          <w:lang w:val="en-US"/>
        </w:rPr>
        <w:t xml:space="preserve"> et al., 2012 </w:t>
      </w:r>
      <w:r>
        <w:rPr>
          <w:rFonts w:ascii="Times New Roman" w:hAnsi="Times New Roman" w:cs="Times New Roman"/>
          <w:sz w:val="24"/>
          <w:szCs w:val="24"/>
          <w:lang w:val="en-US"/>
        </w:rPr>
        <w:t xml:space="preserve">for details). The consensus tree was chose among 1000 trees using the </w:t>
      </w:r>
      <w:proofErr w:type="spellStart"/>
      <w:r w:rsidRPr="00A140F9">
        <w:rPr>
          <w:rFonts w:ascii="Times New Roman" w:hAnsi="Times New Roman" w:cs="Times New Roman"/>
          <w:i/>
          <w:iCs/>
          <w:sz w:val="24"/>
          <w:szCs w:val="24"/>
          <w:lang w:val="en-US"/>
        </w:rPr>
        <w:t>MaxCladeCred</w:t>
      </w:r>
      <w:proofErr w:type="spellEnd"/>
      <w:r>
        <w:rPr>
          <w:rFonts w:ascii="Times New Roman" w:hAnsi="Times New Roman" w:cs="Times New Roman"/>
          <w:sz w:val="24"/>
          <w:szCs w:val="24"/>
          <w:lang w:val="en-US"/>
        </w:rPr>
        <w:t xml:space="preserve"> function from </w:t>
      </w:r>
      <w:proofErr w:type="spellStart"/>
      <w:r>
        <w:rPr>
          <w:rFonts w:ascii="Times New Roman" w:hAnsi="Times New Roman" w:cs="Times New Roman"/>
          <w:sz w:val="24"/>
          <w:szCs w:val="24"/>
          <w:lang w:val="en-US"/>
        </w:rPr>
        <w:t>phangorn</w:t>
      </w:r>
      <w:proofErr w:type="spellEnd"/>
      <w:r>
        <w:rPr>
          <w:rFonts w:ascii="Times New Roman" w:hAnsi="Times New Roman" w:cs="Times New Roman"/>
          <w:sz w:val="24"/>
          <w:szCs w:val="24"/>
          <w:lang w:val="en-US"/>
        </w:rPr>
        <w:t xml:space="preserve"> package (</w:t>
      </w:r>
      <w:proofErr w:type="spellStart"/>
      <w:r>
        <w:rPr>
          <w:rFonts w:ascii="Times New Roman" w:hAnsi="Times New Roman" w:cs="Times New Roman"/>
          <w:sz w:val="24"/>
          <w:szCs w:val="24"/>
          <w:lang w:val="en-US"/>
        </w:rPr>
        <w:t>Schliep</w:t>
      </w:r>
      <w:proofErr w:type="spellEnd"/>
      <w:r>
        <w:rPr>
          <w:rFonts w:ascii="Times New Roman" w:hAnsi="Times New Roman" w:cs="Times New Roman"/>
          <w:sz w:val="24"/>
          <w:szCs w:val="24"/>
          <w:lang w:val="en-US"/>
        </w:rPr>
        <w:t xml:space="preserve"> 2011) in R </w:t>
      </w:r>
      <w:r>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ADDIN CSL_CITATION {"citationItems":[{"id":"ITEM-1","itemData":{"author":[{"dropping-particle":"","family":"Team","given":"R Core","non-dropping-particle":"","parse-names":false,"suffix":""}],"container-title":"R Foundation for Statistical Computing, Vienna, Austria.","id":"ITEM-1","issued":{"date-parts":[["2018"]]},"title":"R: A language and environment for statistical computing.","type":"article-journal"},"uris":["http://www.mendeley.com/documents/?uuid=27a9d0f6-3c19-4051-8cdf-62101f69fd76","http://www.mendeley.com/documents/?uuid=139fdb05-e9bb-4492-8555-c1d1250def22"]}],"mendeley":{"formattedCitation":"(Team 2018)","manualFormatting":"(R Core Team, 2018)","plainTextFormattedCitation":"(Team 2018)","previouslyFormattedCitation":"(Team 2018)"},"properties":{"noteIndex":0},"schema":"https://github.com/citation-style-language/schema/raw/master/csl-citation.json"}</w:instrText>
      </w:r>
      <w:r>
        <w:rPr>
          <w:rFonts w:ascii="Times New Roman" w:hAnsi="Times New Roman" w:cs="Times New Roman"/>
          <w:sz w:val="24"/>
          <w:szCs w:val="24"/>
          <w:lang w:val="en-US"/>
        </w:rPr>
        <w:fldChar w:fldCharType="separate"/>
      </w:r>
      <w:r w:rsidRPr="00695DB5">
        <w:rPr>
          <w:rFonts w:ascii="Times New Roman" w:hAnsi="Times New Roman" w:cs="Times New Roman"/>
          <w:noProof/>
          <w:sz w:val="24"/>
          <w:szCs w:val="24"/>
          <w:lang w:val="en-US"/>
        </w:rPr>
        <w:t>(</w:t>
      </w:r>
      <w:r>
        <w:rPr>
          <w:rFonts w:ascii="Times New Roman" w:hAnsi="Times New Roman" w:cs="Times New Roman"/>
          <w:noProof/>
          <w:sz w:val="24"/>
          <w:szCs w:val="24"/>
          <w:lang w:val="en-US"/>
        </w:rPr>
        <w:t xml:space="preserve">R Core </w:t>
      </w:r>
      <w:r w:rsidRPr="00695DB5">
        <w:rPr>
          <w:rFonts w:ascii="Times New Roman" w:hAnsi="Times New Roman" w:cs="Times New Roman"/>
          <w:noProof/>
          <w:sz w:val="24"/>
          <w:szCs w:val="24"/>
          <w:lang w:val="en-US"/>
        </w:rPr>
        <w:t>Team,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del w:id="326" w:author="Gabriel Nakamura" w:date="2020-06-12T14:01:00Z">
        <w:r w:rsidDel="00B630BD">
          <w:rPr>
            <w:rFonts w:ascii="Times New Roman" w:hAnsi="Times New Roman" w:cs="Times New Roman"/>
            <w:sz w:val="24"/>
            <w:szCs w:val="24"/>
            <w:lang w:val="en-US"/>
          </w:rPr>
          <w:delText xml:space="preserve"> </w:delText>
        </w:r>
      </w:del>
    </w:p>
    <w:p w14:paraId="7313D954" w14:textId="2ADC4DEC" w:rsidR="00B60582" w:rsidRPr="002F2BE9" w:rsidRDefault="00B60582" w:rsidP="00B60582">
      <w:pPr>
        <w:autoSpaceDE w:val="0"/>
        <w:autoSpaceDN w:val="0"/>
        <w:adjustRightInd w:val="0"/>
        <w:spacing w:line="480" w:lineRule="auto"/>
        <w:jc w:val="both"/>
        <w:rPr>
          <w:ins w:id="327" w:author="Gabriel Nakamura" w:date="2020-06-12T13:55:00Z"/>
          <w:rFonts w:ascii="Times New Roman" w:hAnsi="Times New Roman" w:cs="Times New Roman"/>
          <w:i/>
          <w:iCs/>
          <w:sz w:val="24"/>
          <w:szCs w:val="24"/>
          <w:lang w:val="en-US"/>
          <w:rPrChange w:id="328" w:author="Gabriel Nakamura" w:date="2020-06-12T13:59:00Z">
            <w:rPr>
              <w:ins w:id="329" w:author="Gabriel Nakamura" w:date="2020-06-12T13:55:00Z"/>
              <w:rFonts w:ascii="Times New Roman" w:hAnsi="Times New Roman" w:cs="Times New Roman"/>
              <w:sz w:val="24"/>
              <w:szCs w:val="24"/>
              <w:lang w:val="en-US"/>
            </w:rPr>
          </w:rPrChange>
        </w:rPr>
      </w:pPr>
      <w:commentRangeStart w:id="330"/>
      <w:ins w:id="331" w:author="Gabriel Nakamura" w:date="2020-06-12T13:55:00Z">
        <w:r w:rsidRPr="002F2BE9">
          <w:rPr>
            <w:rFonts w:ascii="Times New Roman" w:hAnsi="Times New Roman" w:cs="Times New Roman"/>
            <w:i/>
            <w:iCs/>
            <w:sz w:val="24"/>
            <w:szCs w:val="24"/>
            <w:lang w:val="en-US"/>
            <w:rPrChange w:id="332" w:author="Gabriel Nakamura" w:date="2020-06-12T13:59:00Z">
              <w:rPr>
                <w:rFonts w:ascii="Times New Roman" w:hAnsi="Times New Roman" w:cs="Times New Roman"/>
                <w:sz w:val="24"/>
                <w:szCs w:val="24"/>
                <w:lang w:val="en-US"/>
              </w:rPr>
            </w:rPrChange>
          </w:rPr>
          <w:t>Ancestral area reconstruction</w:t>
        </w:r>
      </w:ins>
      <w:commentRangeEnd w:id="330"/>
      <w:ins w:id="333" w:author="Gabriel Nakamura" w:date="2020-06-12T14:39:00Z">
        <w:r w:rsidR="00307842">
          <w:rPr>
            <w:rStyle w:val="Refdecomentrio"/>
          </w:rPr>
          <w:commentReference w:id="330"/>
        </w:r>
      </w:ins>
    </w:p>
    <w:p w14:paraId="60A61D3D" w14:textId="46B07717" w:rsidR="00B60582" w:rsidRDefault="00393317" w:rsidP="00B60582">
      <w:pPr>
        <w:autoSpaceDE w:val="0"/>
        <w:autoSpaceDN w:val="0"/>
        <w:adjustRightInd w:val="0"/>
        <w:spacing w:line="480" w:lineRule="auto"/>
        <w:jc w:val="both"/>
        <w:rPr>
          <w:ins w:id="334" w:author="Gabriel Nakamura" w:date="2020-06-12T15:12:00Z"/>
          <w:rFonts w:ascii="Times New Roman" w:hAnsi="Times New Roman" w:cs="Times New Roman"/>
          <w:sz w:val="24"/>
          <w:szCs w:val="24"/>
          <w:lang w:val="en-US"/>
        </w:rPr>
      </w:pPr>
      <w:ins w:id="335" w:author="Gabriel Nakamura" w:date="2020-06-12T13:55:00Z">
        <w:r>
          <w:rPr>
            <w:rFonts w:ascii="Times New Roman" w:hAnsi="Times New Roman" w:cs="Times New Roman"/>
            <w:sz w:val="24"/>
            <w:szCs w:val="24"/>
            <w:lang w:val="en-US"/>
          </w:rPr>
          <w:t xml:space="preserve">Since </w:t>
        </w:r>
      </w:ins>
      <w:ins w:id="336" w:author="Gabriel Nakamura" w:date="2020-06-12T13:56:00Z">
        <w:r>
          <w:rPr>
            <w:rFonts w:ascii="Times New Roman" w:hAnsi="Times New Roman" w:cs="Times New Roman"/>
            <w:sz w:val="24"/>
            <w:szCs w:val="24"/>
            <w:lang w:val="en-US"/>
          </w:rPr>
          <w:t xml:space="preserve">OTT and TNC predictions </w:t>
        </w:r>
      </w:ins>
      <w:ins w:id="337" w:author="Gabriel Nakamura" w:date="2020-06-12T14:38:00Z">
        <w:r w:rsidR="00462026">
          <w:rPr>
            <w:rFonts w:ascii="Times New Roman" w:hAnsi="Times New Roman" w:cs="Times New Roman"/>
            <w:sz w:val="24"/>
            <w:szCs w:val="24"/>
            <w:lang w:val="en-US"/>
          </w:rPr>
          <w:t>specifies</w:t>
        </w:r>
      </w:ins>
      <w:ins w:id="338" w:author="Gabriel Nakamura" w:date="2020-06-12T13:56:00Z">
        <w:r>
          <w:rPr>
            <w:rFonts w:ascii="Times New Roman" w:hAnsi="Times New Roman" w:cs="Times New Roman"/>
            <w:sz w:val="24"/>
            <w:szCs w:val="24"/>
            <w:lang w:val="en-US"/>
          </w:rPr>
          <w:t xml:space="preserve"> the timing and frequency in which species </w:t>
        </w:r>
        <w:r w:rsidR="00E544DA">
          <w:rPr>
            <w:rFonts w:ascii="Times New Roman" w:hAnsi="Times New Roman" w:cs="Times New Roman"/>
            <w:sz w:val="24"/>
            <w:szCs w:val="24"/>
            <w:lang w:val="en-US"/>
          </w:rPr>
          <w:t xml:space="preserve">disperse from tropical to temperate regions we used </w:t>
        </w:r>
      </w:ins>
      <w:ins w:id="339" w:author="Gabriel Nakamura" w:date="2020-06-12T14:39:00Z">
        <w:r w:rsidR="00462026">
          <w:rPr>
            <w:rFonts w:ascii="Times New Roman" w:hAnsi="Times New Roman" w:cs="Times New Roman"/>
            <w:sz w:val="24"/>
            <w:szCs w:val="24"/>
            <w:lang w:val="en-US"/>
          </w:rPr>
          <w:t>reconstruction of</w:t>
        </w:r>
      </w:ins>
      <w:ins w:id="340" w:author="Gabriel Nakamura" w:date="2020-06-12T13:57:00Z">
        <w:r w:rsidR="0073560A">
          <w:rPr>
            <w:rFonts w:ascii="Times New Roman" w:hAnsi="Times New Roman" w:cs="Times New Roman"/>
            <w:sz w:val="24"/>
            <w:szCs w:val="24"/>
            <w:lang w:val="en-US"/>
          </w:rPr>
          <w:t xml:space="preserve"> the ancestral area of the </w:t>
        </w:r>
        <w:proofErr w:type="spellStart"/>
        <w:r w:rsidR="0073560A">
          <w:rPr>
            <w:rFonts w:ascii="Times New Roman" w:hAnsi="Times New Roman" w:cs="Times New Roman"/>
            <w:sz w:val="24"/>
            <w:szCs w:val="24"/>
            <w:lang w:val="en-US"/>
          </w:rPr>
          <w:t>Tyranidae</w:t>
        </w:r>
        <w:proofErr w:type="spellEnd"/>
        <w:r w:rsidR="0073560A">
          <w:rPr>
            <w:rFonts w:ascii="Times New Roman" w:hAnsi="Times New Roman" w:cs="Times New Roman"/>
            <w:sz w:val="24"/>
            <w:szCs w:val="24"/>
            <w:lang w:val="en-US"/>
          </w:rPr>
          <w:t xml:space="preserve"> species in South America continent based on its occurrence in biomes</w:t>
        </w:r>
      </w:ins>
      <w:ins w:id="341" w:author="Gabriel Nakamura" w:date="2020-06-12T13:58:00Z">
        <w:r w:rsidR="00ED5427">
          <w:rPr>
            <w:rFonts w:ascii="Times New Roman" w:hAnsi="Times New Roman" w:cs="Times New Roman"/>
            <w:sz w:val="24"/>
            <w:szCs w:val="24"/>
            <w:lang w:val="en-US"/>
          </w:rPr>
          <w:t xml:space="preserve"> using </w:t>
        </w:r>
        <w:proofErr w:type="spellStart"/>
        <w:r w:rsidR="00ED5427">
          <w:rPr>
            <w:rFonts w:ascii="Times New Roman" w:hAnsi="Times New Roman" w:cs="Times New Roman"/>
            <w:sz w:val="24"/>
            <w:szCs w:val="24"/>
            <w:lang w:val="en-US"/>
          </w:rPr>
          <w:t>BioGeoBEARS</w:t>
        </w:r>
        <w:proofErr w:type="spellEnd"/>
        <w:r w:rsidR="00ED5427">
          <w:rPr>
            <w:rFonts w:ascii="Times New Roman" w:hAnsi="Times New Roman" w:cs="Times New Roman"/>
            <w:sz w:val="24"/>
            <w:szCs w:val="24"/>
            <w:lang w:val="en-US"/>
          </w:rPr>
          <w:t xml:space="preserve"> package </w:t>
        </w:r>
        <w:r w:rsidR="00ED5427">
          <w:rPr>
            <w:rFonts w:ascii="Times New Roman" w:hAnsi="Times New Roman" w:cs="Times New Roman"/>
            <w:sz w:val="24"/>
            <w:szCs w:val="24"/>
            <w:lang w:val="en-US"/>
          </w:rPr>
          <w:fldChar w:fldCharType="begin" w:fldLock="1"/>
        </w:r>
        <w:r w:rsidR="00ED5427">
          <w:rPr>
            <w:rFonts w:ascii="Times New Roman" w:hAnsi="Times New Roman" w:cs="Times New Roman"/>
            <w:sz w:val="24"/>
            <w:szCs w:val="24"/>
            <w:lang w:val="en-US"/>
          </w:rPr>
          <w:instrText>ADDIN CSL_CITATION {"citationItems":[{"id":"ITEM-1","itemData":{"DOI":"10.21425/f5fbg19694","ISSN":"1948-6596","abstract":"Historical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Biogeography","id":"ITEM-1","issue":"4","issued":{"date-parts":[["2013"]]},"title":"Probabilistic historical biogeography: new models for founder-event speciation, imperfect detection, and fossils allow improved accuracy and model-testing","type":"article-journal","volume":"5"},"uris":["http://www.mendeley.com/documents/?uuid=7d154180-47d4-4366-8de0-356d4d496b2d","http://www.mendeley.com/documents/?uuid=64c7a500-7d7c-4b6c-997b-c017613c4ab8"]}],"mendeley":{"formattedCitation":"(Matzke 2013)","plainTextFormattedCitation":"(Matzke 2013)","previouslyFormattedCitation":"(Matzke 2013)"},"properties":{"noteIndex":0},"schema":"https://github.com/citation-style-language/schema/raw/master/csl-citation.json"}</w:instrText>
        </w:r>
        <w:r w:rsidR="00ED5427">
          <w:rPr>
            <w:rFonts w:ascii="Times New Roman" w:hAnsi="Times New Roman" w:cs="Times New Roman"/>
            <w:sz w:val="24"/>
            <w:szCs w:val="24"/>
            <w:lang w:val="en-US"/>
          </w:rPr>
          <w:fldChar w:fldCharType="separate"/>
        </w:r>
        <w:r w:rsidR="00ED5427" w:rsidRPr="001D4832">
          <w:rPr>
            <w:rFonts w:ascii="Times New Roman" w:hAnsi="Times New Roman" w:cs="Times New Roman"/>
            <w:noProof/>
            <w:sz w:val="24"/>
            <w:szCs w:val="24"/>
            <w:lang w:val="en-US"/>
          </w:rPr>
          <w:t>(Matzke 2013)</w:t>
        </w:r>
        <w:r w:rsidR="00ED5427">
          <w:rPr>
            <w:rFonts w:ascii="Times New Roman" w:hAnsi="Times New Roman" w:cs="Times New Roman"/>
            <w:sz w:val="24"/>
            <w:szCs w:val="24"/>
            <w:lang w:val="en-US"/>
          </w:rPr>
          <w:fldChar w:fldCharType="end"/>
        </w:r>
      </w:ins>
      <w:ins w:id="342" w:author="Gabriel Nakamura" w:date="2020-06-12T13:57:00Z">
        <w:r w:rsidR="0073560A">
          <w:rPr>
            <w:rFonts w:ascii="Times New Roman" w:hAnsi="Times New Roman" w:cs="Times New Roman"/>
            <w:sz w:val="24"/>
            <w:szCs w:val="24"/>
            <w:lang w:val="en-US"/>
          </w:rPr>
          <w:t xml:space="preserve">. </w:t>
        </w:r>
      </w:ins>
      <w:moveToRangeStart w:id="343" w:author="Gabriel Nakamura" w:date="2020-06-12T13:55:00Z" w:name="move42862561"/>
      <w:moveTo w:id="344" w:author="Gabriel Nakamura" w:date="2020-06-12T13:55:00Z">
        <w:r w:rsidR="00B60582">
          <w:rPr>
            <w:rFonts w:ascii="Times New Roman" w:hAnsi="Times New Roman" w:cs="Times New Roman"/>
            <w:sz w:val="24"/>
            <w:szCs w:val="24"/>
            <w:lang w:val="en-US"/>
          </w:rPr>
          <w:t xml:space="preserve">We adapted the biomes classification proposed by </w:t>
        </w:r>
        <w:r w:rsidR="00B60582">
          <w:rPr>
            <w:rFonts w:ascii="Times New Roman" w:hAnsi="Times New Roman" w:cs="Times New Roman"/>
            <w:sz w:val="24"/>
            <w:szCs w:val="24"/>
            <w:lang w:val="en-US"/>
          </w:rPr>
          <w:fldChar w:fldCharType="begin" w:fldLock="1"/>
        </w:r>
        <w:r w:rsidR="00B60582">
          <w:rPr>
            <w:rFonts w:ascii="Times New Roman" w:hAnsi="Times New Roman" w:cs="Times New Roman"/>
            <w:sz w:val="24"/>
            <w:szCs w:val="24"/>
            <w:lang w:val="en-US"/>
          </w:rPr>
          <w:instrText>ADDIN CSL_CITATION {"citationItems":[{"id":"ITEM-1","itemData":{"DOI":"10.1641/0006-3568(2001)051[0933:TEOTWA]2.0.CO;2","ISBN":"0006-3568","ISSN":"0006-3568","PMID":"437","abstract":"A NEW GLOBAL MAP OF TERRESTRIAL ECOREGIONS PROVIDES AN INNOVATIVE TOOL FOR CONSERVING BIODIVERSITY","author":[{"dropping-particle":"","family":"Olson","given":"David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C.","non-dropping-particle":"","parse-names":false,"suffix":""},{"dropping-particle":"","family":"Loucks","given":"Colby J.","non-dropping-particle":"","parse-names":false,"suffix":""},{"dropping-particle":"","family":"Allnutt","given":"Thomas F.","non-dropping-particle":"","parse-names":false,"suffix":""},{"dropping-particle":"","family":"Ricketts","given":"Taylor H.","non-dropping-particle":"","parse-names":false,"suffix":""},{"dropping-particle":"","family":"Kura","given":"Yumiko","non-dropping-particle":"","parse-names":false,"suffix":""},{"dropping-particle":"","family":"Lamoreux","given":"John F.","non-dropping-particle":"","parse-names":false,"suffix":""},{"dropping-particle":"","family":"Wettengel","given":"Wesley W.","non-dropping-particle":"","parse-names":false,"suffix":""},{"dropping-particle":"","family":"Hedao","given":"Prashant","non-dropping-particle":"","parse-names":false,"suffix":""},{"dropping-particle":"","family":"Kassem","given":"Kenneth R.","non-dropping-particle":"","parse-names":false,"suffix":""}],"container-title":"BioScience","id":"ITEM-1","issue":"11","issued":{"date-parts":[["2001"]]},"page":"933","title":"Terrestrial Ecoregions of the World: A New Map of Life on Earth","type":"article-journal","volume":"51"},"uris":["http://www.mendeley.com/documents/?uuid=7a925d48-887e-43ec-a1c6-cc3de3ea5bbf","http://www.mendeley.com/documents/?uuid=bcbfcf74-fe99-471f-a457-00eaf59620c4"]}],"mendeley":{"formattedCitation":"(Olson et al. 2001a)","manualFormatting":"Olson et al. (2001)","plainTextFormattedCitation":"(Olson et al. 2001a)","previouslyFormattedCitation":"(Olson et al. 2001a)"},"properties":{"noteIndex":0},"schema":"https://github.com/citation-style-language/schema/raw/master/csl-citation.json"}</w:instrText>
        </w:r>
        <w:r w:rsidR="00B60582">
          <w:rPr>
            <w:rFonts w:ascii="Times New Roman" w:hAnsi="Times New Roman" w:cs="Times New Roman"/>
            <w:sz w:val="24"/>
            <w:szCs w:val="24"/>
            <w:lang w:val="en-US"/>
          </w:rPr>
          <w:fldChar w:fldCharType="separate"/>
        </w:r>
        <w:r w:rsidR="00B60582" w:rsidRPr="004C40FB">
          <w:rPr>
            <w:rFonts w:ascii="Times New Roman" w:hAnsi="Times New Roman" w:cs="Times New Roman"/>
            <w:noProof/>
            <w:sz w:val="24"/>
            <w:szCs w:val="24"/>
            <w:lang w:val="en-US"/>
          </w:rPr>
          <w:t>Olson et al.</w:t>
        </w:r>
        <w:r w:rsidR="00B60582">
          <w:rPr>
            <w:rFonts w:ascii="Times New Roman" w:hAnsi="Times New Roman" w:cs="Times New Roman"/>
            <w:noProof/>
            <w:sz w:val="24"/>
            <w:szCs w:val="24"/>
            <w:lang w:val="en-US"/>
          </w:rPr>
          <w:t xml:space="preserve"> (</w:t>
        </w:r>
        <w:r w:rsidR="00B60582" w:rsidRPr="004C40FB">
          <w:rPr>
            <w:rFonts w:ascii="Times New Roman" w:hAnsi="Times New Roman" w:cs="Times New Roman"/>
            <w:noProof/>
            <w:sz w:val="24"/>
            <w:szCs w:val="24"/>
            <w:lang w:val="en-US"/>
          </w:rPr>
          <w:t>2001)</w:t>
        </w:r>
        <w:r w:rsidR="00B60582">
          <w:rPr>
            <w:rFonts w:ascii="Times New Roman" w:hAnsi="Times New Roman" w:cs="Times New Roman"/>
            <w:sz w:val="24"/>
            <w:szCs w:val="24"/>
            <w:lang w:val="en-US"/>
          </w:rPr>
          <w:fldChar w:fldCharType="end"/>
        </w:r>
        <w:r w:rsidR="00B60582">
          <w:rPr>
            <w:rFonts w:ascii="Times New Roman" w:hAnsi="Times New Roman" w:cs="Times New Roman"/>
            <w:sz w:val="24"/>
            <w:szCs w:val="24"/>
            <w:lang w:val="en-US"/>
          </w:rPr>
          <w:t xml:space="preserve"> </w:t>
        </w:r>
        <w:commentRangeStart w:id="345"/>
        <w:r w:rsidR="00B60582">
          <w:rPr>
            <w:rFonts w:ascii="Times New Roman" w:hAnsi="Times New Roman" w:cs="Times New Roman"/>
            <w:sz w:val="24"/>
            <w:szCs w:val="24"/>
            <w:lang w:val="en-US"/>
          </w:rPr>
          <w:t>aggregating small and near biomes</w:t>
        </w:r>
        <w:commentRangeEnd w:id="345"/>
        <w:r w:rsidR="00B60582">
          <w:rPr>
            <w:rStyle w:val="Refdecomentrio"/>
          </w:rPr>
          <w:commentReference w:id="345"/>
        </w:r>
        <w:r w:rsidR="00B60582">
          <w:rPr>
            <w:rFonts w:ascii="Times New Roman" w:hAnsi="Times New Roman" w:cs="Times New Roman"/>
            <w:sz w:val="24"/>
            <w:szCs w:val="24"/>
            <w:lang w:val="en-US"/>
          </w:rPr>
          <w:t xml:space="preserve">, in order to come up with 10 biomes. This was done </w:t>
        </w:r>
        <w:del w:id="346" w:author="Gabriel Nakamura" w:date="2020-06-12T13:58:00Z">
          <w:r w:rsidR="00B60582" w:rsidDel="00ED5427">
            <w:rPr>
              <w:rFonts w:ascii="Times New Roman" w:hAnsi="Times New Roman" w:cs="Times New Roman"/>
              <w:sz w:val="24"/>
              <w:szCs w:val="24"/>
              <w:lang w:val="en-US"/>
            </w:rPr>
            <w:delText xml:space="preserve">due </w:delText>
          </w:r>
        </w:del>
        <w:r w:rsidR="00B60582">
          <w:rPr>
            <w:rFonts w:ascii="Times New Roman" w:hAnsi="Times New Roman" w:cs="Times New Roman"/>
            <w:sz w:val="24"/>
            <w:szCs w:val="24"/>
            <w:lang w:val="en-US"/>
          </w:rPr>
          <w:t xml:space="preserve">to </w:t>
        </w:r>
      </w:moveTo>
      <w:ins w:id="347" w:author="Gabriel Nakamura" w:date="2020-06-12T13:58:00Z">
        <w:r w:rsidR="00ED5427">
          <w:rPr>
            <w:rFonts w:ascii="Times New Roman" w:hAnsi="Times New Roman" w:cs="Times New Roman"/>
            <w:sz w:val="24"/>
            <w:szCs w:val="24"/>
            <w:lang w:val="en-US"/>
          </w:rPr>
          <w:t xml:space="preserve">overcome </w:t>
        </w:r>
      </w:ins>
      <w:moveTo w:id="348" w:author="Gabriel Nakamura" w:date="2020-06-12T13:55:00Z">
        <w:r w:rsidR="00B60582">
          <w:rPr>
            <w:rFonts w:ascii="Times New Roman" w:hAnsi="Times New Roman" w:cs="Times New Roman"/>
            <w:sz w:val="24"/>
            <w:szCs w:val="24"/>
            <w:lang w:val="en-US"/>
          </w:rPr>
          <w:t xml:space="preserve">limitations imposed by </w:t>
        </w:r>
        <w:proofErr w:type="spellStart"/>
        <w:r w:rsidR="00B60582">
          <w:rPr>
            <w:rFonts w:ascii="Times New Roman" w:hAnsi="Times New Roman" w:cs="Times New Roman"/>
            <w:sz w:val="24"/>
            <w:szCs w:val="24"/>
            <w:lang w:val="en-US"/>
          </w:rPr>
          <w:t>BioGeoBEARS</w:t>
        </w:r>
        <w:proofErr w:type="spellEnd"/>
        <w:del w:id="349" w:author="Gabriel Nakamura" w:date="2020-06-12T13:58:00Z">
          <w:r w:rsidR="00B60582" w:rsidDel="00ED5427">
            <w:rPr>
              <w:rFonts w:ascii="Times New Roman" w:hAnsi="Times New Roman" w:cs="Times New Roman"/>
              <w:sz w:val="24"/>
              <w:szCs w:val="24"/>
              <w:lang w:val="en-US"/>
            </w:rPr>
            <w:delText xml:space="preserve"> </w:delText>
          </w:r>
          <w:r w:rsidR="00B60582" w:rsidDel="00ED5427">
            <w:rPr>
              <w:rFonts w:ascii="Times New Roman" w:hAnsi="Times New Roman" w:cs="Times New Roman"/>
              <w:sz w:val="24"/>
              <w:szCs w:val="24"/>
              <w:lang w:val="en-US"/>
            </w:rPr>
            <w:fldChar w:fldCharType="begin" w:fldLock="1"/>
          </w:r>
          <w:r w:rsidR="00B60582" w:rsidRPr="00DD73AB" w:rsidDel="00ED5427">
            <w:rPr>
              <w:rFonts w:ascii="Times New Roman" w:hAnsi="Times New Roman" w:cs="Times New Roman"/>
              <w:sz w:val="24"/>
              <w:szCs w:val="24"/>
              <w:lang w:val="en-US"/>
              <w:rPrChange w:id="350" w:author="Gabriel Nakamura" w:date="2020-06-18T11:40:00Z">
                <w:rPr>
                  <w:rFonts w:ascii="Times New Roman" w:hAnsi="Times New Roman" w:cs="Times New Roman"/>
                  <w:sz w:val="24"/>
                  <w:szCs w:val="24"/>
                  <w:lang w:val="en-US"/>
                </w:rPr>
              </w:rPrChange>
            </w:rPr>
            <w:delInstrText>ADDIN CSL_CITATION {"citationItems":[{"id":"ITEM-1","itemData":{"DOI":"10.21425/f5fbg19694","ISSN":"1948-6596","abstract":"Historical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Biogeography","id":"ITEM-1","issue":"4","issued":{"date-parts":[["2013"]]},"title":"Probabilistic historical biogeography: new models for founder-event speciation, imperfect detection, and fossils allow improved accuracy and model-testing","type":"article-journal","volume":"5"},"uris":["http://www.mendeley.com/documents/?uuid=7d154180-47d4-4366-8de0-356d4d496b2d","http://www.mendeley.com/documents/?uuid=64c7a500-7d7c-4b6c-997b-c017613c4ab8"]}],"mendeley":{"formattedCitation":"(Matzke 2013)","plainTextFormattedCitation":"(Matzke 2013)","previouslyFormattedCitation":"(Matzke 2013)"},"properties":{"noteIndex":0},"schema":"https://github.com/citation-style-language/schema/raw/master/csl-citation.json"}</w:delInstrText>
          </w:r>
          <w:r w:rsidR="00B60582" w:rsidDel="00ED5427">
            <w:rPr>
              <w:rFonts w:ascii="Times New Roman" w:hAnsi="Times New Roman" w:cs="Times New Roman"/>
              <w:sz w:val="24"/>
              <w:szCs w:val="24"/>
              <w:lang w:val="en-US"/>
            </w:rPr>
            <w:fldChar w:fldCharType="separate"/>
          </w:r>
          <w:r w:rsidR="00B60582" w:rsidRPr="00ED5427" w:rsidDel="00ED5427">
            <w:rPr>
              <w:rFonts w:ascii="Times New Roman" w:hAnsi="Times New Roman" w:cs="Times New Roman"/>
              <w:noProof/>
              <w:sz w:val="24"/>
              <w:szCs w:val="24"/>
              <w:lang w:val="en-US"/>
            </w:rPr>
            <w:delText>(Matzke 2013)</w:delText>
          </w:r>
          <w:r w:rsidR="00B60582" w:rsidDel="00ED5427">
            <w:rPr>
              <w:rFonts w:ascii="Times New Roman" w:hAnsi="Times New Roman" w:cs="Times New Roman"/>
              <w:sz w:val="24"/>
              <w:szCs w:val="24"/>
              <w:lang w:val="en-US"/>
            </w:rPr>
            <w:fldChar w:fldCharType="end"/>
          </w:r>
        </w:del>
      </w:moveTo>
      <w:ins w:id="351" w:author="Gabriel Nakamura" w:date="2020-06-12T13:58:00Z">
        <w:r w:rsidR="00ED5427">
          <w:rPr>
            <w:rFonts w:ascii="Times New Roman" w:hAnsi="Times New Roman" w:cs="Times New Roman"/>
            <w:sz w:val="24"/>
            <w:szCs w:val="24"/>
            <w:lang w:val="en-US"/>
          </w:rPr>
          <w:t xml:space="preserve">, </w:t>
        </w:r>
      </w:ins>
      <w:moveTo w:id="352" w:author="Gabriel Nakamura" w:date="2020-06-12T13:55:00Z">
        <w:del w:id="353" w:author="Gabriel Nakamura" w:date="2020-06-12T13:58:00Z">
          <w:r w:rsidR="00B60582" w:rsidDel="00ED5427">
            <w:rPr>
              <w:rFonts w:ascii="Times New Roman" w:hAnsi="Times New Roman" w:cs="Times New Roman"/>
              <w:sz w:val="24"/>
              <w:szCs w:val="24"/>
              <w:lang w:val="en-US"/>
            </w:rPr>
            <w:delText xml:space="preserve">, </w:delText>
          </w:r>
        </w:del>
        <w:r w:rsidR="00B60582">
          <w:rPr>
            <w:rFonts w:ascii="Times New Roman" w:hAnsi="Times New Roman" w:cs="Times New Roman"/>
            <w:sz w:val="24"/>
            <w:szCs w:val="24"/>
            <w:lang w:val="en-US"/>
          </w:rPr>
          <w:t>that allows the character reconstruction for a maximum of 10 character states.</w:t>
        </w:r>
      </w:moveTo>
      <w:moveToRangeEnd w:id="343"/>
    </w:p>
    <w:p w14:paraId="3ED00DC8" w14:textId="119EACBA" w:rsidR="00821322" w:rsidRDefault="00821322" w:rsidP="00821322">
      <w:pPr>
        <w:spacing w:line="480" w:lineRule="auto"/>
        <w:rPr>
          <w:moveTo w:id="354" w:author="Gabriel Nakamura" w:date="2020-06-12T15:12:00Z"/>
          <w:rFonts w:ascii="Times New Roman" w:hAnsi="Times New Roman" w:cs="Times New Roman"/>
          <w:sz w:val="24"/>
          <w:szCs w:val="24"/>
          <w:lang w:val="en-US"/>
        </w:rPr>
      </w:pPr>
      <w:moveToRangeStart w:id="355" w:author="Gabriel Nakamura" w:date="2020-06-12T15:12:00Z" w:name="move42867143"/>
      <w:moveTo w:id="356" w:author="Gabriel Nakamura" w:date="2020-06-12T15:12:00Z">
        <w:r>
          <w:rPr>
            <w:rFonts w:ascii="Times New Roman" w:hAnsi="Times New Roman" w:cs="Times New Roman"/>
            <w:sz w:val="24"/>
            <w:szCs w:val="24"/>
            <w:lang w:val="en-US"/>
          </w:rPr>
          <w:tab/>
        </w:r>
      </w:moveTo>
      <w:ins w:id="357" w:author="Gabriel Nakamura" w:date="2020-06-12T15:12:00Z">
        <w:r w:rsidR="00670DCF">
          <w:rPr>
            <w:rFonts w:ascii="Times New Roman" w:hAnsi="Times New Roman" w:cs="Times New Roman"/>
            <w:sz w:val="24"/>
            <w:szCs w:val="24"/>
            <w:lang w:val="en-US"/>
          </w:rPr>
          <w:t xml:space="preserve">We </w:t>
        </w:r>
      </w:ins>
      <w:ins w:id="358" w:author="Gabriel Nakamura" w:date="2020-06-12T15:13:00Z">
        <w:r w:rsidR="008422F5">
          <w:rPr>
            <w:rFonts w:ascii="Times New Roman" w:hAnsi="Times New Roman" w:cs="Times New Roman"/>
            <w:sz w:val="24"/>
            <w:szCs w:val="24"/>
            <w:lang w:val="en-US"/>
          </w:rPr>
          <w:t xml:space="preserve">estimate the ancestral area of </w:t>
        </w:r>
        <w:proofErr w:type="spellStart"/>
        <w:r w:rsidR="008422F5">
          <w:rPr>
            <w:rFonts w:ascii="Times New Roman" w:hAnsi="Times New Roman" w:cs="Times New Roman"/>
            <w:sz w:val="24"/>
            <w:szCs w:val="24"/>
            <w:lang w:val="en-US"/>
          </w:rPr>
          <w:t>Tyranidae</w:t>
        </w:r>
        <w:proofErr w:type="spellEnd"/>
        <w:r w:rsidR="008422F5">
          <w:rPr>
            <w:rFonts w:ascii="Times New Roman" w:hAnsi="Times New Roman" w:cs="Times New Roman"/>
            <w:sz w:val="24"/>
            <w:szCs w:val="24"/>
            <w:lang w:val="en-US"/>
          </w:rPr>
          <w:t xml:space="preserve"> species based on six model presented in </w:t>
        </w:r>
        <w:proofErr w:type="spellStart"/>
        <w:r w:rsidR="008422F5">
          <w:rPr>
            <w:rFonts w:ascii="Times New Roman" w:hAnsi="Times New Roman" w:cs="Times New Roman"/>
            <w:sz w:val="24"/>
            <w:szCs w:val="24"/>
            <w:lang w:val="en-US"/>
          </w:rPr>
          <w:t>BioGeoBEARS</w:t>
        </w:r>
        <w:proofErr w:type="spellEnd"/>
        <w:r w:rsidR="008422F5">
          <w:rPr>
            <w:rFonts w:ascii="Times New Roman" w:hAnsi="Times New Roman" w:cs="Times New Roman"/>
            <w:sz w:val="24"/>
            <w:szCs w:val="24"/>
            <w:lang w:val="en-US"/>
          </w:rPr>
          <w:t>.</w:t>
        </w:r>
      </w:ins>
      <w:ins w:id="359" w:author="Gabriel Nakamura" w:date="2020-06-12T15:12:00Z">
        <w:r w:rsidR="00670DCF">
          <w:rPr>
            <w:rFonts w:ascii="Times New Roman" w:hAnsi="Times New Roman" w:cs="Times New Roman"/>
            <w:sz w:val="24"/>
            <w:szCs w:val="24"/>
            <w:lang w:val="en-US"/>
          </w:rPr>
          <w:t xml:space="preserve"> </w:t>
        </w:r>
      </w:ins>
      <w:moveTo w:id="360" w:author="Gabriel Nakamura" w:date="2020-06-12T15:12:00Z">
        <w:del w:id="361" w:author="Gabriel Nakamura" w:date="2020-06-12T15:12:00Z">
          <w:r w:rsidDel="00670DCF">
            <w:rPr>
              <w:rFonts w:ascii="Times New Roman" w:hAnsi="Times New Roman" w:cs="Times New Roman"/>
              <w:sz w:val="24"/>
              <w:szCs w:val="24"/>
              <w:lang w:val="en-US"/>
            </w:rPr>
            <w:delText xml:space="preserve">To estimate the ancestral area of current Tyrannidae birds species we used BioGeoBEARS </w:delText>
          </w:r>
          <w:r w:rsidDel="00670DCF">
            <w:rPr>
              <w:rFonts w:ascii="Times New Roman" w:hAnsi="Times New Roman" w:cs="Times New Roman"/>
              <w:sz w:val="24"/>
              <w:szCs w:val="24"/>
              <w:lang w:val="en-US"/>
            </w:rPr>
            <w:fldChar w:fldCharType="begin" w:fldLock="1"/>
          </w:r>
          <w:r w:rsidRPr="00670DCF" w:rsidDel="00670DCF">
            <w:rPr>
              <w:rFonts w:ascii="Times New Roman" w:hAnsi="Times New Roman" w:cs="Times New Roman"/>
              <w:sz w:val="24"/>
              <w:szCs w:val="24"/>
              <w:lang w:val="en-US"/>
            </w:rPr>
            <w:delInstrText>ADDIN CSL_CITATION {"citationItems":[{"id":"ITEM-1","itemData":{"DOI":"10.21425/f5fbg19694","ISSN":"1948-6596","abstract":"Historical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Biogeography","id":"ITEM-1","issue":"4","issued":{"date-parts":[["2013"]]},"title":"Probabilistic historical biogeography: new models for founder-event speciation, imperfect detection, and fossils allow improved accuracy and model-testing","type":"article-journal","volume":"5"},"uris":["http://www.mendeley.com/documents/?uuid=64c7a500-7d7c-4b6c-997b-c017613c4ab8","http://www.mendeley.com/documents/?uuid=8526b75e-4573-48d0-a6ae-16cb5d624bce","http://www.mendeley.com/documents/?uuid=7d154180-47d4-4366-8de0-356d4d496b2d"]}],"mendeley":{"formattedCitation":"(Matzke 2013)","plainTextFormattedCitation":"(Matzke 2013)","previouslyFormattedCitation":"(Matzke 2013)"},"properties":{"noteIndex":0},"schema":"https://github.com/citation-style-language/schema/raw/master/csl-citation.json"}</w:delInstrText>
          </w:r>
          <w:r w:rsidDel="00670DCF">
            <w:rPr>
              <w:rFonts w:ascii="Times New Roman" w:hAnsi="Times New Roman" w:cs="Times New Roman"/>
              <w:sz w:val="24"/>
              <w:szCs w:val="24"/>
              <w:lang w:val="en-US"/>
            </w:rPr>
            <w:fldChar w:fldCharType="separate"/>
          </w:r>
          <w:r w:rsidRPr="00670DCF" w:rsidDel="00670DCF">
            <w:rPr>
              <w:rFonts w:ascii="Times New Roman" w:hAnsi="Times New Roman" w:cs="Times New Roman"/>
              <w:noProof/>
              <w:sz w:val="24"/>
              <w:szCs w:val="24"/>
              <w:lang w:val="en-US"/>
            </w:rPr>
            <w:delText>(Matzke 2013)</w:delText>
          </w:r>
          <w:r w:rsidDel="00670DCF">
            <w:rPr>
              <w:rFonts w:ascii="Times New Roman" w:hAnsi="Times New Roman" w:cs="Times New Roman"/>
              <w:sz w:val="24"/>
              <w:szCs w:val="24"/>
              <w:lang w:val="en-US"/>
            </w:rPr>
            <w:fldChar w:fldCharType="end"/>
          </w:r>
          <w:r w:rsidDel="00670DCF">
            <w:rPr>
              <w:rFonts w:ascii="Times New Roman" w:hAnsi="Times New Roman" w:cs="Times New Roman"/>
              <w:sz w:val="24"/>
              <w:szCs w:val="24"/>
              <w:lang w:val="en-US"/>
            </w:rPr>
            <w:delText xml:space="preserve"> package in R </w:delText>
          </w:r>
          <w:r w:rsidDel="00670DCF">
            <w:rPr>
              <w:rFonts w:ascii="Times New Roman" w:hAnsi="Times New Roman" w:cs="Times New Roman"/>
              <w:sz w:val="24"/>
              <w:szCs w:val="24"/>
              <w:lang w:val="en-US"/>
            </w:rPr>
            <w:fldChar w:fldCharType="begin" w:fldLock="1"/>
          </w:r>
          <w:r w:rsidDel="00670DCF">
            <w:rPr>
              <w:rFonts w:ascii="Times New Roman" w:hAnsi="Times New Roman" w:cs="Times New Roman"/>
              <w:sz w:val="24"/>
              <w:szCs w:val="24"/>
              <w:lang w:val="en-US"/>
            </w:rPr>
            <w:delInstrText>ADDIN CSL_CITATION {"citationItems":[{"id":"ITEM-1","itemData":{"author":[{"dropping-particle":"","family":"Team","given":"R Core","non-dropping-particle":"","parse-names":false,"suffix":""}],"container-title":"R Foundation for Statistical Computing, Vienna, Austria.","id":"ITEM-1","issued":{"date-parts":[["2018"]]},"title":"R: A language and environment for statistical computing.","type":"article-journal"},"uris":["http://www.mendeley.com/documents/?uuid=139fdb05-e9bb-4492-8555-c1d1250def22","http://www.mendeley.com/documents/?uuid=27a9d0f6-3c19-4051-8cdf-62101f69fd76"]}],"mendeley":{"formattedCitation":"(Team 2018)","manualFormatting":"(R Core Team, 2018)","plainTextFormattedCitation":"(Team 2018)","previouslyFormattedCitation":"(Team 2018)"},"properties":{"noteIndex":0},"schema":"https://github.com/citation-style-language/schema/raw/master/csl-citation.json"}</w:delInstrText>
          </w:r>
          <w:r w:rsidDel="00670DCF">
            <w:rPr>
              <w:rFonts w:ascii="Times New Roman" w:hAnsi="Times New Roman" w:cs="Times New Roman"/>
              <w:sz w:val="24"/>
              <w:szCs w:val="24"/>
              <w:lang w:val="en-US"/>
            </w:rPr>
            <w:fldChar w:fldCharType="separate"/>
          </w:r>
          <w:r w:rsidRPr="00657C1E" w:rsidDel="00670DCF">
            <w:rPr>
              <w:rFonts w:ascii="Times New Roman" w:hAnsi="Times New Roman" w:cs="Times New Roman"/>
              <w:noProof/>
              <w:sz w:val="24"/>
              <w:szCs w:val="24"/>
              <w:lang w:val="en-US"/>
            </w:rPr>
            <w:delText>(</w:delText>
          </w:r>
          <w:r w:rsidDel="00670DCF">
            <w:rPr>
              <w:rFonts w:ascii="Times New Roman" w:hAnsi="Times New Roman" w:cs="Times New Roman"/>
              <w:noProof/>
              <w:sz w:val="24"/>
              <w:szCs w:val="24"/>
              <w:lang w:val="en-US"/>
            </w:rPr>
            <w:delText xml:space="preserve">R Core </w:delText>
          </w:r>
          <w:r w:rsidRPr="00657C1E" w:rsidDel="00670DCF">
            <w:rPr>
              <w:rFonts w:ascii="Times New Roman" w:hAnsi="Times New Roman" w:cs="Times New Roman"/>
              <w:noProof/>
              <w:sz w:val="24"/>
              <w:szCs w:val="24"/>
              <w:lang w:val="en-US"/>
            </w:rPr>
            <w:delText>Team, 2018)</w:delText>
          </w:r>
          <w:r w:rsidDel="00670DCF">
            <w:rPr>
              <w:rFonts w:ascii="Times New Roman" w:hAnsi="Times New Roman" w:cs="Times New Roman"/>
              <w:sz w:val="24"/>
              <w:szCs w:val="24"/>
              <w:lang w:val="en-US"/>
            </w:rPr>
            <w:fldChar w:fldCharType="end"/>
          </w:r>
          <w:r w:rsidDel="00670DCF">
            <w:rPr>
              <w:rFonts w:ascii="Times New Roman" w:hAnsi="Times New Roman" w:cs="Times New Roman"/>
              <w:sz w:val="24"/>
              <w:szCs w:val="24"/>
              <w:lang w:val="en-US"/>
            </w:rPr>
            <w:delText xml:space="preserve">. The ancestral area consists in the biome occupied by the ancestral of current species. BioGeoBEARS provides </w:delText>
          </w:r>
          <w:r w:rsidRPr="00657C1E" w:rsidDel="00670DCF">
            <w:rPr>
              <w:rFonts w:ascii="Times New Roman" w:hAnsi="Times New Roman" w:cs="Times New Roman"/>
              <w:sz w:val="24"/>
              <w:szCs w:val="24"/>
              <w:lang w:val="en-US"/>
            </w:rPr>
            <w:delText xml:space="preserve">models </w:delText>
          </w:r>
          <w:r w:rsidDel="00670DCF">
            <w:rPr>
              <w:rFonts w:ascii="Times New Roman" w:hAnsi="Times New Roman" w:cs="Times New Roman"/>
              <w:sz w:val="24"/>
              <w:szCs w:val="24"/>
              <w:lang w:val="en-US"/>
            </w:rPr>
            <w:delText xml:space="preserve">to estimate ancestral areas that emphasize different process of historical biogeography. </w:delText>
          </w:r>
        </w:del>
      </w:moveTo>
      <w:ins w:id="362" w:author="Gabriel Nakamura" w:date="2020-06-12T15:14:00Z">
        <w:r w:rsidR="00F2500B">
          <w:rPr>
            <w:rFonts w:ascii="Times New Roman" w:hAnsi="Times New Roman" w:cs="Times New Roman"/>
            <w:sz w:val="24"/>
            <w:szCs w:val="24"/>
            <w:lang w:val="en-US"/>
          </w:rPr>
          <w:t>T</w:t>
        </w:r>
      </w:ins>
      <w:moveTo w:id="363" w:author="Gabriel Nakamura" w:date="2020-06-12T15:12:00Z">
        <w:del w:id="364" w:author="Gabriel Nakamura" w:date="2020-06-12T15:12:00Z">
          <w:r w:rsidDel="00670DCF">
            <w:rPr>
              <w:rFonts w:ascii="Times New Roman" w:hAnsi="Times New Roman" w:cs="Times New Roman"/>
              <w:sz w:val="24"/>
              <w:szCs w:val="24"/>
              <w:lang w:val="en-US"/>
            </w:rPr>
            <w:delText>T</w:delText>
          </w:r>
        </w:del>
        <w:r w:rsidRPr="00657C1E">
          <w:rPr>
            <w:rFonts w:ascii="Times New Roman" w:hAnsi="Times New Roman" w:cs="Times New Roman"/>
            <w:sz w:val="24"/>
            <w:szCs w:val="24"/>
            <w:lang w:val="en-US"/>
          </w:rPr>
          <w:t>he parsimony‐based Dispersal‐Vicariance Analysis</w:t>
        </w:r>
        <w:r>
          <w:rPr>
            <w:rFonts w:ascii="Times New Roman" w:hAnsi="Times New Roman" w:cs="Times New Roman"/>
            <w:sz w:val="24"/>
            <w:szCs w:val="24"/>
            <w:lang w:val="en-US"/>
          </w:rPr>
          <w:t xml:space="preserve"> (DIVA)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{"citationItems":[{"id":"ITEM-1","itemData":{"DOI":"10.1093/sysbio/46.1.195","ISSN":"10635157","abstract":"Quantification in historical biogeography has usually been based on the search for a single branching relationship among areas of endemism. Unlike organisms, however, areas rarely have a unique hierarchical history. Dispersal barriers appear and disappear and may have different effects on different species. As a result, the biota of an area may consist of several components with separate histories, each of which may be reticulate rather than branching. In an attempt to address these problems, I present a new biogeographic method, dispersal-vicariance analysis, which reconstructs the ancestral distributions in a given phylogeny without any prior assumptions about the form of area relationships. A three-dimensional step matrix based on a simple biogeographic model is used in the reconstruction. Speciation is assumed to subdivide the ranges of widespread species into vicariant components; the optimal ancestral distributions are those that minimize the number of implied dispersal and extinction events. Exact algorithms that find the optimal reconstruction(s) are described. In addition to their use in taxon biogeography, the inferred distribution histories of individual groups serve as a basis for the study of general patterns in historical biogeography, particularly if the relative age of the nodes in the source cladograms is known.","author":[{"dropping-particle":"","family":"Ronquist","given":"Fredrik","non-dropping-particle":"","parse-names":false,"suffix":""}],"container-title":"Systematic Biology","id":"ITEM-1","issue":"1","issued":{"date-parts":[["1997"]]},"page":"195-203","title":"Dispersal-vicariance analysis: A new approach to the quantification of historical biogeography","type":"article-journal","volume":"46"},"uris":["http://www.mendeley.com/documents/?uuid=fdde8314-0b94-453d-8fc0-ae9e0a2bba88","http://www.mendeley.com/documents/?uuid=58af0b00-5a7a-4f24-908c-1cb3af3b1fc3"]}],"mendeley":{"formattedCitation":"(Ronquist 1997)","plainTextFormattedCitation":"(Ronquist 1997)","previouslyFormattedCitation":"(Ronquist 1997)"},"properties":{"noteIndex":0},"schema":"https://github.com/citation-style-language/schema/raw/master/csl-citation.json"}</w:instrText>
        </w:r>
        <w:r>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(Ronquist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moveTo>
      <w:ins w:id="365" w:author="Gabriel Nakamura" w:date="2020-06-12T15:12:00Z">
        <w:r w:rsidR="00670DCF">
          <w:rPr>
            <w:rFonts w:ascii="Times New Roman" w:hAnsi="Times New Roman" w:cs="Times New Roman"/>
            <w:sz w:val="24"/>
            <w:szCs w:val="24"/>
            <w:lang w:val="en-US"/>
          </w:rPr>
          <w:t xml:space="preserve"> </w:t>
        </w:r>
      </w:ins>
      <w:moveTo w:id="366" w:author="Gabriel Nakamura" w:date="2020-06-12T15:12:00Z">
        <w:del w:id="367" w:author="Gabriel Nakamura" w:date="2020-06-12T19:42:00Z">
          <w:r w:rsidDel="005A7BF7">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emphasizes the vicariance process in speciation. DIVA assumes that the area of </w:t>
        </w:r>
        <w:r w:rsidRPr="009779DF">
          <w:rPr>
            <w:rFonts w:ascii="Times New Roman" w:hAnsi="Times New Roman" w:cs="Times New Roman"/>
            <w:sz w:val="24"/>
            <w:szCs w:val="24"/>
            <w:lang w:val="en-US"/>
          </w:rPr>
          <w:t xml:space="preserve">daughter </w:t>
        </w:r>
        <w:r>
          <w:rPr>
            <w:rFonts w:ascii="Times New Roman" w:hAnsi="Times New Roman" w:cs="Times New Roman"/>
            <w:sz w:val="24"/>
            <w:szCs w:val="24"/>
            <w:lang w:val="en-US"/>
          </w:rPr>
          <w:t xml:space="preserve">species is a part of the areas of the ancestral species (vicariance), unless the ancestor occupies a single area, then sympatry is allowed. The </w:t>
        </w:r>
        <w:r w:rsidRPr="00F96943">
          <w:rPr>
            <w:rFonts w:ascii="Times New Roman" w:hAnsi="Times New Roman" w:cs="Times New Roman"/>
            <w:sz w:val="24"/>
            <w:szCs w:val="24"/>
            <w:lang w:val="en-US"/>
          </w:rPr>
          <w:t>Dispersal‐Extinction Cladogenesis</w:t>
        </w:r>
        <w:r>
          <w:rPr>
            <w:rFonts w:ascii="Times New Roman" w:hAnsi="Times New Roman" w:cs="Times New Roman"/>
            <w:sz w:val="24"/>
            <w:szCs w:val="24"/>
            <w:lang w:val="en-US"/>
          </w:rPr>
          <w:t xml:space="preserve"> (DEC) model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{"citationItems":[{"id":"ITEM-1","itemData":{"DOI":"10.1080/10635150701883881","ISSN":"10635157","abstract":"In historical biogeography,model-based inference methods for reconstructing the evolution of geographic ranges on phylogenetic trees are poorly developed relative to the diversity of analogous methods available for inferring character evolution. We attempt to rectify this deficiency by constructing a dispersal-extinction-cladogenesis (DEC) model for geographic range evolution that specifies instantaneous transition rates between discrete states (ranges) along phylogenetic branches and apply it to estimating likelihoods of ancestral states (range inheritance scenarios) at cladogenesis events. Unlike an earlier version of this approach, the present model allows for an analytical solution to probabilities of range transitions as a function of time, enabling free parameters in the model, rates of dispersal, and local extinction to be estimated by maximum likelihood. Simulation results indicate that accurate parameter estimates may be difficult to obtain in practice but also show that ancestral range inheritance scenarios nevertheless can be correctly recovered with high success if rates of range evolution are low relative to the rate of cladogenesis. We apply the DEC model to a previously published, exemplary case study of island biogeography involving Hawaiian endemic angiosperms in Psychotria (Rubiaceae), showing how the DEC model can be iteratively refined from inspecting inferences of range evolution and also how geological constraints involving times of island origin may be imposed on the likelihood function. The DEC model is sufficiently similar to character models that it might serve as a gateway through which many existing comparative methods for characters could be imported into the realm of historical biogeography; moreover, it might also inspire the conceptual expansion of character models toward inclusion of evolutionary change as directly coincident, either as cause or consequence, with cladogenesis events. The DEC model is thus an incremental advance that highlights considerable potential in the nascent field of model-based historical biogeographic inference. Copyright © Society of Systematic Biologists.","author":[{"dropping-particle":"","family":"Ree","given":"Richard H.","non-dropping-particle":"","parse-names":false,"suffix":""},{"dropping-particle":"","family":"Smith","given":"Stephen A.","non-dropping-particle":"","parse-names":false,"suffix":""}],"container-title":"Systematic Biology","id":"ITEM-1","issue":"1","issued":{"date-parts":[["2008"]]},"page":"4-14","title":"Maximum likelihood inference of geographic range evolution by dispersal, local extinction, and cladogenesis","type":"article-journal","volume":"57"},"uris":["http://www.mendeley.com/documents/?uuid=b996fe18-7628-4110-a40c-36f74e7ec9ad","http://www.mendeley.com/documents/?uuid=2193a817-92f4-4d88-b993-9ecce4003491"]}],"mendeley":{"formattedCitation":"(Ree and Smith 2008)","plainTextFormattedCitation":"(Ree and Smith 2008)","previouslyFormattedCitation":"(Ree and Smith 2008)"},"properties":{"noteIndex":0},"schema":"https://github.com/citation-style-language/schema/raw/master/csl-citation.json"}</w:instrText>
        </w:r>
        <w:r>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(Ree and Smith 2008)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assumes that both vicariance and sympatry could origin daughter species. In DEC model the area occupied by a daughter species could be the same of its ancestor or a subset of the ancestor’s area. However, DEC model assumes that new species could occupy only one of the ancestor’s areas, in both sympatry and vicariance processes. The </w:t>
        </w:r>
        <w:proofErr w:type="spellStart"/>
        <w:r>
          <w:rPr>
            <w:rFonts w:ascii="Times New Roman" w:hAnsi="Times New Roman" w:cs="Times New Roman"/>
            <w:sz w:val="24"/>
            <w:szCs w:val="24"/>
            <w:lang w:val="en-US"/>
          </w:rPr>
          <w:t>BayArea</w:t>
        </w:r>
        <w:proofErr w:type="spellEnd"/>
        <w:r>
          <w:rPr>
            <w:rFonts w:ascii="Times New Roman" w:hAnsi="Times New Roman" w:cs="Times New Roman"/>
            <w:sz w:val="24"/>
            <w:szCs w:val="24"/>
            <w:lang w:val="en-US"/>
          </w:rPr>
          <w:t xml:space="preserve"> model </w:t>
        </w:r>
        <w:r>
          <w:rPr>
            <w:rFonts w:ascii="Times New Roman" w:hAnsi="Times New Roman" w:cs="Times New Roman"/>
            <w:sz w:val="24"/>
            <w:szCs w:val="24"/>
            <w:lang w:val="en-US"/>
          </w:rPr>
          <w:lastRenderedPageBreak/>
          <w:fldChar w:fldCharType="begin" w:fldLock="1"/>
        </w:r>
        <w:r>
          <w:rPr>
            <w:rFonts w:ascii="Times New Roman" w:hAnsi="Times New Roman" w:cs="Times New Roman"/>
            <w:sz w:val="24"/>
            <w:szCs w:val="24"/>
            <w:lang w:val="en-US"/>
          </w:rPr>
          <w:instrText>ADDIN CSL_CITATION {"citationItems":[{"id":"ITEM-1","itemData":{"DOI":"10.1093/sysbio/syt040","ISSN":"10635157","abstract":"Historical biogeography is increasingly studied from an explicitly statistical perspective, using stochastic models to describe the evolution of species range as a continuous-time Markov process of dispersal between and extinction within a set of discrete geographic areas. The main constraint of these methods is the computational limit on the number of areas that can be specified. We propose a Bayesian approach for inferring biogeographic history that extends the application of biogeographic models to the analysis of more realistic problems that involve a large number of areas. Our solution is based on a \"data-augmentation\" approach, in which we first populate the tree with a history of biogeographic events that is consistent with the observed species ranges at the tips of the tree. We then calculate the likelihood of a given history by adopting a mechanistic interpretation of the instantaneous-rate matrix, which specifies both the exponential waiting times between biogeographic events and the relative probabilities of each biogeographic change. We develop this approach in a Bayesian framework, marginalizing over all possible biogeographic histories using Markov chain Monte Carlo (MCMC). Besides dramatically increasing the number of areas that can be accommodated in a biogeographic analysis, our method allows the parameters of a given biogeographic model to be estimated and different biogeographic models to be objectively compared. Our approach is implemented in the program, BayArea. © The Author(s) 2013.","author":[{"dropping-particle":"","family":"Landis","given":"Michael J.","non-dropping-particle":"","parse-names":false,"suffix":""},{"dropping-particle":"","family":"Matzke","given":"Nicholas J.","non-dropping-particle":"","parse-names":false,"suffix":""},{"dropping-particle":"","family":"Moore","given":"Brian R.","non-dropping-particle":"","parse-names":false,"suffix":""},{"dropping-particle":"","family":"Huelsenbeck","given":"John P.","non-dropping-particle":"","parse-names":false,"suffix":""}],"container-title":"Systematic Biology","id":"ITEM-1","issue":"6","issued":{"date-parts":[["2013"]]},"page":"789-804","title":"Bayesian analysis of biogeography when the number of areas is large","type":"article-journal","volume":"62"},"uris":["http://www.mendeley.com/documents/?uuid=e0de2193-505d-47ef-91dd-aea899000b45","http://www.mendeley.com/documents/?uuid=30cf2b1e-f99f-435f-8dd6-aed08a133800"]}],"mendeley":{"formattedCitation":"(Landis et al. 2013)","plainTextFormattedCitation":"(Landis et al. 2013)","previouslyFormattedCitation":"(Landis et al. 2013)"},"properties":{"noteIndex":0},"schema":"https://github.com/citation-style-language/schema/raw/master/csl-citation.json"}</w:instrText>
        </w:r>
        <w:r>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(Landis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assumes that speciation occurs only in sympatry, then the daughter species occupy the same areas of its ancestor, which can be single or multiple areas. Other three models are provided by including the founder effects to all models previous described. Thus, in these models a daughter species could ‘jump’ to new area, not occupied by its ancestor. These models are coded including a ‘+J’ to the model abbreviation. </w:t>
        </w:r>
      </w:moveTo>
    </w:p>
    <w:p w14:paraId="4EAD8786" w14:textId="4BF3F00E" w:rsidR="00821322" w:rsidDel="00B001C7" w:rsidRDefault="00821322" w:rsidP="00821322">
      <w:pPr>
        <w:spacing w:line="480" w:lineRule="auto"/>
        <w:ind w:firstLine="708"/>
        <w:rPr>
          <w:del w:id="368" w:author="Gabriel Nakamura" w:date="2020-06-12T19:43:00Z"/>
          <w:moveTo w:id="369" w:author="Gabriel Nakamura" w:date="2020-06-12T15:12:00Z"/>
          <w:rFonts w:ascii="Times New Roman" w:hAnsi="Times New Roman" w:cs="Times New Roman"/>
          <w:sz w:val="24"/>
          <w:szCs w:val="24"/>
          <w:lang w:val="en-US"/>
        </w:rPr>
      </w:pPr>
      <w:moveTo w:id="370" w:author="Gabriel Nakamura" w:date="2020-06-12T15:12:00Z">
        <w:del w:id="371" w:author="Gabriel Nakamura" w:date="2020-06-12T15:14:00Z">
          <w:r w:rsidDel="008D4028">
            <w:rPr>
              <w:rFonts w:ascii="Times New Roman" w:hAnsi="Times New Roman" w:cs="Times New Roman"/>
              <w:sz w:val="24"/>
              <w:szCs w:val="24"/>
              <w:lang w:val="en-US"/>
            </w:rPr>
            <w:delText xml:space="preserve">Here, we estimate the ancestral area for Tyrannidae species based on these six models: DIVA, DIVA+J, DEC, DEC+J, BayArea and BayArea+J. </w:delText>
          </w:r>
        </w:del>
      </w:moveTo>
      <w:ins w:id="372" w:author="Gabriel Nakamura" w:date="2020-06-12T15:14:00Z">
        <w:r w:rsidR="008D4028">
          <w:rPr>
            <w:rFonts w:ascii="Times New Roman" w:hAnsi="Times New Roman" w:cs="Times New Roman"/>
            <w:sz w:val="24"/>
            <w:szCs w:val="24"/>
            <w:lang w:val="en-US"/>
          </w:rPr>
          <w:t xml:space="preserve">We </w:t>
        </w:r>
      </w:ins>
      <w:ins w:id="373" w:author="Gabriel Nakamura" w:date="2020-06-12T15:15:00Z">
        <w:r w:rsidR="00AA141E">
          <w:rPr>
            <w:rFonts w:ascii="Times New Roman" w:hAnsi="Times New Roman" w:cs="Times New Roman"/>
            <w:sz w:val="24"/>
            <w:szCs w:val="24"/>
            <w:lang w:val="en-US"/>
          </w:rPr>
          <w:t xml:space="preserve">allowed that each species can belong </w:t>
        </w:r>
      </w:ins>
      <w:ins w:id="374" w:author="Gabriel Nakamura" w:date="2020-06-12T15:16:00Z">
        <w:r w:rsidR="002232BC">
          <w:rPr>
            <w:rFonts w:ascii="Times New Roman" w:hAnsi="Times New Roman" w:cs="Times New Roman"/>
            <w:sz w:val="24"/>
            <w:szCs w:val="24"/>
            <w:lang w:val="en-US"/>
          </w:rPr>
          <w:t>up to three biomes</w:t>
        </w:r>
      </w:ins>
      <w:moveTo w:id="375" w:author="Gabriel Nakamura" w:date="2020-06-12T15:12:00Z">
        <w:del w:id="376" w:author="Gabriel Nakamura" w:date="2020-06-12T15:14:00Z">
          <w:r w:rsidDel="008D4028">
            <w:rPr>
              <w:rFonts w:ascii="Times New Roman" w:hAnsi="Times New Roman" w:cs="Times New Roman"/>
              <w:sz w:val="24"/>
              <w:szCs w:val="24"/>
              <w:lang w:val="en-US"/>
            </w:rPr>
            <w:delText>To this estimation</w:delText>
          </w:r>
          <w:r w:rsidRPr="006310BA" w:rsidDel="008D4028">
            <w:rPr>
              <w:rFonts w:ascii="Times New Roman" w:hAnsi="Times New Roman" w:cs="Times New Roman"/>
              <w:sz w:val="24"/>
              <w:szCs w:val="24"/>
              <w:lang w:val="en-US"/>
            </w:rPr>
            <w:delText>, e</w:delText>
          </w:r>
        </w:del>
        <w:del w:id="377" w:author="Gabriel Nakamura" w:date="2020-06-12T15:16:00Z">
          <w:r w:rsidRPr="006310BA" w:rsidDel="002232BC">
            <w:rPr>
              <w:rFonts w:ascii="Times New Roman" w:hAnsi="Times New Roman" w:cs="Times New Roman"/>
              <w:sz w:val="24"/>
              <w:szCs w:val="24"/>
              <w:lang w:val="en-US"/>
            </w:rPr>
            <w:delText xml:space="preserve">ach species was classified </w:delText>
          </w:r>
          <w:r w:rsidDel="002232BC">
            <w:rPr>
              <w:rFonts w:ascii="Times New Roman" w:hAnsi="Times New Roman" w:cs="Times New Roman"/>
              <w:sz w:val="24"/>
              <w:szCs w:val="24"/>
              <w:lang w:val="en-US"/>
            </w:rPr>
            <w:delText>as</w:delText>
          </w:r>
          <w:r w:rsidRPr="006310BA" w:rsidDel="002232BC">
            <w:rPr>
              <w:rFonts w:ascii="Times New Roman" w:hAnsi="Times New Roman" w:cs="Times New Roman"/>
              <w:sz w:val="24"/>
              <w:szCs w:val="24"/>
              <w:lang w:val="en-US"/>
            </w:rPr>
            <w:delText xml:space="preserve"> belonging to a maximum of three biome</w:delText>
          </w:r>
        </w:del>
        <w:r w:rsidRPr="006310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based on the most frequent biomes </w:t>
        </w:r>
      </w:moveTo>
      <w:ins w:id="378" w:author="Gabriel Nakamura" w:date="2020-06-12T15:16:00Z">
        <w:r w:rsidR="002232BC">
          <w:rPr>
            <w:rFonts w:ascii="Times New Roman" w:hAnsi="Times New Roman" w:cs="Times New Roman"/>
            <w:sz w:val="24"/>
            <w:szCs w:val="24"/>
            <w:lang w:val="en-US"/>
          </w:rPr>
          <w:t xml:space="preserve">that </w:t>
        </w:r>
      </w:ins>
      <w:moveTo w:id="379" w:author="Gabriel Nakamura" w:date="2020-06-12T15:12:00Z">
        <w:r>
          <w:rPr>
            <w:rFonts w:ascii="Times New Roman" w:hAnsi="Times New Roman" w:cs="Times New Roman"/>
            <w:sz w:val="24"/>
            <w:szCs w:val="24"/>
            <w:lang w:val="en-US"/>
          </w:rPr>
          <w:t xml:space="preserve">a species occurs. After </w:t>
        </w:r>
        <w:proofErr w:type="gramStart"/>
        <w:r>
          <w:rPr>
            <w:rFonts w:ascii="Times New Roman" w:hAnsi="Times New Roman" w:cs="Times New Roman"/>
            <w:sz w:val="24"/>
            <w:szCs w:val="24"/>
            <w:lang w:val="en-US"/>
          </w:rPr>
          <w:t>run</w:t>
        </w:r>
        <w:proofErr w:type="gramEnd"/>
        <w:r>
          <w:rPr>
            <w:rFonts w:ascii="Times New Roman" w:hAnsi="Times New Roman" w:cs="Times New Roman"/>
            <w:sz w:val="24"/>
            <w:szCs w:val="24"/>
            <w:lang w:val="en-US"/>
          </w:rPr>
          <w:t xml:space="preserve"> all six models we conduct model selection using Akaike Information Criterion to discriminate which one provides the best estimation of ancestral areas. The best ranked model of ancestral area estimation was used for the calculation of time arrival of species’ lineage in a biome.</w:t>
        </w:r>
      </w:moveTo>
    </w:p>
    <w:moveToRangeEnd w:id="355"/>
    <w:p w14:paraId="7AD59A99" w14:textId="77777777" w:rsidR="00821322" w:rsidRDefault="00821322">
      <w:pPr>
        <w:spacing w:line="480" w:lineRule="auto"/>
        <w:ind w:firstLine="708"/>
        <w:rPr>
          <w:rFonts w:ascii="Times New Roman" w:hAnsi="Times New Roman" w:cs="Times New Roman"/>
          <w:sz w:val="24"/>
          <w:szCs w:val="24"/>
          <w:lang w:val="en-US"/>
        </w:rPr>
        <w:pPrChange w:id="380" w:author="Gabriel Nakamura" w:date="2020-06-12T19:43:00Z">
          <w:pPr>
            <w:autoSpaceDE w:val="0"/>
            <w:autoSpaceDN w:val="0"/>
            <w:adjustRightInd w:val="0"/>
            <w:spacing w:line="480" w:lineRule="auto"/>
            <w:ind w:firstLine="708"/>
            <w:jc w:val="both"/>
          </w:pPr>
        </w:pPrChange>
      </w:pPr>
    </w:p>
    <w:p w14:paraId="0CC42598" w14:textId="3E2531BF" w:rsidR="005E1914" w:rsidRPr="00ED786F" w:rsidRDefault="005E1914" w:rsidP="005E1914">
      <w:pPr>
        <w:autoSpaceDE w:val="0"/>
        <w:autoSpaceDN w:val="0"/>
        <w:adjustRightInd w:val="0"/>
        <w:spacing w:line="480" w:lineRule="auto"/>
        <w:rPr>
          <w:rFonts w:ascii="Times New Roman" w:hAnsi="Times New Roman" w:cs="Times New Roman"/>
          <w:i/>
          <w:sz w:val="24"/>
          <w:szCs w:val="24"/>
          <w:lang w:val="en-US"/>
          <w:rPrChange w:id="381" w:author="Gabriel Nakamura" w:date="2020-06-12T14:41:00Z">
            <w:rPr>
              <w:rFonts w:ascii="Times New Roman" w:hAnsi="Times New Roman" w:cs="Times New Roman"/>
              <w:b/>
              <w:bCs/>
              <w:iCs/>
              <w:sz w:val="24"/>
              <w:szCs w:val="24"/>
              <w:lang w:val="en-US"/>
            </w:rPr>
          </w:rPrChange>
        </w:rPr>
      </w:pPr>
      <w:r w:rsidRPr="00ED786F">
        <w:rPr>
          <w:rFonts w:ascii="Times New Roman" w:hAnsi="Times New Roman" w:cs="Times New Roman"/>
          <w:i/>
          <w:sz w:val="24"/>
          <w:szCs w:val="24"/>
          <w:lang w:val="en-US"/>
          <w:rPrChange w:id="382" w:author="Gabriel Nakamura" w:date="2020-06-12T14:41:00Z">
            <w:rPr>
              <w:rFonts w:ascii="Times New Roman" w:hAnsi="Times New Roman" w:cs="Times New Roman"/>
              <w:b/>
              <w:bCs/>
              <w:iCs/>
              <w:sz w:val="24"/>
              <w:szCs w:val="24"/>
              <w:lang w:val="en-US"/>
            </w:rPr>
          </w:rPrChange>
        </w:rPr>
        <w:t xml:space="preserve">Quantifying </w:t>
      </w:r>
      <w:del w:id="383" w:author="Gabriel Nakamura" w:date="2020-06-12T14:40:00Z">
        <w:r w:rsidRPr="00ED786F" w:rsidDel="00F51D53">
          <w:rPr>
            <w:rFonts w:ascii="Times New Roman" w:hAnsi="Times New Roman" w:cs="Times New Roman"/>
            <w:i/>
            <w:sz w:val="24"/>
            <w:szCs w:val="24"/>
            <w:lang w:val="en-US"/>
            <w:rPrChange w:id="384" w:author="Gabriel Nakamura" w:date="2020-06-12T14:41:00Z">
              <w:rPr>
                <w:rFonts w:ascii="Times New Roman" w:hAnsi="Times New Roman" w:cs="Times New Roman"/>
                <w:b/>
                <w:bCs/>
                <w:iCs/>
                <w:sz w:val="24"/>
                <w:szCs w:val="24"/>
                <w:lang w:val="en-US"/>
              </w:rPr>
            </w:rPrChange>
          </w:rPr>
          <w:delText xml:space="preserve">assemblage </w:delText>
        </w:r>
      </w:del>
      <w:r w:rsidRPr="00ED786F">
        <w:rPr>
          <w:rFonts w:ascii="Times New Roman" w:hAnsi="Times New Roman" w:cs="Times New Roman"/>
          <w:i/>
          <w:sz w:val="24"/>
          <w:szCs w:val="24"/>
          <w:lang w:val="en-US"/>
          <w:rPrChange w:id="385" w:author="Gabriel Nakamura" w:date="2020-06-12T14:41:00Z">
            <w:rPr>
              <w:rFonts w:ascii="Times New Roman" w:hAnsi="Times New Roman" w:cs="Times New Roman"/>
              <w:b/>
              <w:bCs/>
              <w:iCs/>
              <w:sz w:val="24"/>
              <w:szCs w:val="24"/>
              <w:lang w:val="en-US"/>
            </w:rPr>
          </w:rPrChange>
        </w:rPr>
        <w:t>phylogenetic</w:t>
      </w:r>
      <w:ins w:id="386" w:author="Gabriel Nakamura" w:date="2020-06-12T14:40:00Z">
        <w:r w:rsidR="00F51D53" w:rsidRPr="00ED786F">
          <w:rPr>
            <w:rFonts w:ascii="Times New Roman" w:hAnsi="Times New Roman" w:cs="Times New Roman"/>
            <w:i/>
            <w:sz w:val="24"/>
            <w:szCs w:val="24"/>
            <w:lang w:val="en-US"/>
            <w:rPrChange w:id="387" w:author="Gabriel Nakamura" w:date="2020-06-12T14:41:00Z">
              <w:rPr>
                <w:rFonts w:ascii="Times New Roman" w:hAnsi="Times New Roman" w:cs="Times New Roman"/>
                <w:b/>
                <w:bCs/>
                <w:iCs/>
                <w:sz w:val="24"/>
                <w:szCs w:val="24"/>
                <w:lang w:val="en-US"/>
              </w:rPr>
            </w:rPrChange>
          </w:rPr>
          <w:t xml:space="preserve"> patterns</w:t>
        </w:r>
      </w:ins>
      <w:del w:id="388" w:author="Gabriel Nakamura" w:date="2020-06-12T14:40:00Z">
        <w:r w:rsidRPr="00ED786F" w:rsidDel="00F51D53">
          <w:rPr>
            <w:rFonts w:ascii="Times New Roman" w:hAnsi="Times New Roman" w:cs="Times New Roman"/>
            <w:i/>
            <w:sz w:val="24"/>
            <w:szCs w:val="24"/>
            <w:lang w:val="en-US"/>
            <w:rPrChange w:id="389" w:author="Gabriel Nakamura" w:date="2020-06-12T14:41:00Z">
              <w:rPr>
                <w:rFonts w:ascii="Times New Roman" w:hAnsi="Times New Roman" w:cs="Times New Roman"/>
                <w:b/>
                <w:bCs/>
                <w:iCs/>
                <w:sz w:val="24"/>
                <w:szCs w:val="24"/>
                <w:lang w:val="en-US"/>
              </w:rPr>
            </w:rPrChange>
          </w:rPr>
          <w:delText xml:space="preserve"> clustering </w:delText>
        </w:r>
      </w:del>
    </w:p>
    <w:p w14:paraId="5BE2F5CF" w14:textId="0A20BA08" w:rsidR="005E1914" w:rsidRDefault="005E1914" w:rsidP="005E1914">
      <w:pPr>
        <w:spacing w:line="480" w:lineRule="auto"/>
        <w:ind w:firstLine="708"/>
        <w:jc w:val="both"/>
        <w:rPr>
          <w:rFonts w:ascii="Times New Roman" w:hAnsi="Times New Roman" w:cs="Times New Roman"/>
          <w:bCs/>
          <w:sz w:val="24"/>
          <w:szCs w:val="24"/>
          <w:lang w:val="en-US" w:eastAsia="es-ES"/>
        </w:rPr>
      </w:pPr>
      <w:del w:id="390" w:author="Gabriel Nakamura" w:date="2020-06-12T14:41:00Z">
        <w:r w:rsidDel="00ED786F">
          <w:rPr>
            <w:rFonts w:ascii="Times New Roman" w:hAnsi="Times New Roman"/>
            <w:bCs/>
            <w:sz w:val="24"/>
            <w:szCs w:val="24"/>
            <w:lang w:val="en-US"/>
          </w:rPr>
          <w:delText>To quantify the degree of phylogenetic clustering</w:delText>
        </w:r>
      </w:del>
      <w:ins w:id="391" w:author="Gabriel Nakamura" w:date="2020-06-12T14:41:00Z">
        <w:r w:rsidR="00ED786F">
          <w:rPr>
            <w:rFonts w:ascii="Times New Roman" w:hAnsi="Times New Roman"/>
            <w:bCs/>
            <w:sz w:val="24"/>
            <w:szCs w:val="24"/>
            <w:lang w:val="en-US"/>
          </w:rPr>
          <w:t>We quantified the phylogenetic diversity</w:t>
        </w:r>
      </w:ins>
      <w:r>
        <w:rPr>
          <w:rFonts w:ascii="Times New Roman" w:hAnsi="Times New Roman"/>
          <w:bCs/>
          <w:sz w:val="24"/>
          <w:szCs w:val="24"/>
          <w:lang w:val="en-US"/>
        </w:rPr>
        <w:t xml:space="preserve"> of the assemblages </w:t>
      </w:r>
      <w:del w:id="392" w:author="Gabriel Nakamura" w:date="2020-06-12T14:41:00Z">
        <w:r w:rsidDel="00905A4F">
          <w:rPr>
            <w:rFonts w:ascii="Times New Roman" w:hAnsi="Times New Roman"/>
            <w:bCs/>
            <w:sz w:val="24"/>
            <w:szCs w:val="24"/>
            <w:lang w:val="en-US"/>
          </w:rPr>
          <w:delText>we used the</w:delText>
        </w:r>
      </w:del>
      <w:ins w:id="393" w:author="Gabriel Nakamura" w:date="2020-06-12T15:02:00Z">
        <w:r w:rsidR="004B2A6D">
          <w:rPr>
            <w:rFonts w:ascii="Times New Roman" w:hAnsi="Times New Roman"/>
            <w:bCs/>
            <w:sz w:val="24"/>
            <w:szCs w:val="24"/>
            <w:lang w:val="en-US"/>
          </w:rPr>
          <w:t>calculating</w:t>
        </w:r>
      </w:ins>
      <w:r>
        <w:rPr>
          <w:rFonts w:ascii="Times New Roman" w:hAnsi="Times New Roman"/>
          <w:bCs/>
          <w:sz w:val="24"/>
          <w:szCs w:val="24"/>
          <w:lang w:val="en-US"/>
        </w:rPr>
        <w:t xml:space="preserve"> net relatedness index (NRI) </w:t>
      </w:r>
      <w:r>
        <w:rPr>
          <w:rFonts w:ascii="Times New Roman" w:hAnsi="Times New Roman"/>
          <w:bCs/>
          <w:sz w:val="24"/>
          <w:szCs w:val="24"/>
          <w:lang w:val="en-US"/>
        </w:rPr>
        <w:fldChar w:fldCharType="begin" w:fldLock="1"/>
      </w:r>
      <w:r w:rsidR="006D7A4B">
        <w:rPr>
          <w:rFonts w:ascii="Times New Roman" w:hAnsi="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et al. 2002)","plainTextFormattedCitation":"(Webb et al. 2002)","previouslyFormattedCitation":"(Webb et al. 2002)"},"properties":{"noteIndex":0},"schema":"https://github.com/citation-style-language/schema/raw/master/csl-citation.json"}</w:instrText>
      </w:r>
      <w:r>
        <w:rPr>
          <w:rFonts w:ascii="Times New Roman" w:hAnsi="Times New Roman"/>
          <w:bCs/>
          <w:sz w:val="24"/>
          <w:szCs w:val="24"/>
          <w:lang w:val="en-US"/>
        </w:rPr>
        <w:fldChar w:fldCharType="separate"/>
      </w:r>
      <w:r w:rsidR="001D4832" w:rsidRPr="001D4832">
        <w:rPr>
          <w:rFonts w:ascii="Times New Roman" w:hAnsi="Times New Roman"/>
          <w:bCs/>
          <w:noProof/>
          <w:sz w:val="24"/>
          <w:szCs w:val="24"/>
          <w:lang w:val="en-US"/>
        </w:rPr>
        <w:t>(Webb et al. 2002)</w:t>
      </w:r>
      <w:r>
        <w:rPr>
          <w:rFonts w:ascii="Times New Roman" w:hAnsi="Times New Roman"/>
          <w:bCs/>
          <w:sz w:val="24"/>
          <w:szCs w:val="24"/>
          <w:lang w:val="en-US"/>
        </w:rPr>
        <w:fldChar w:fldCharType="end"/>
      </w:r>
      <w:r>
        <w:rPr>
          <w:rFonts w:ascii="Times New Roman" w:hAnsi="Times New Roman"/>
          <w:bCs/>
          <w:sz w:val="24"/>
          <w:szCs w:val="24"/>
          <w:lang w:val="en-US"/>
        </w:rPr>
        <w:t xml:space="preserve">. </w:t>
      </w:r>
      <w:r>
        <w:rPr>
          <w:rFonts w:ascii="Times New Roman" w:hAnsi="Times New Roman" w:cs="Times New Roman"/>
          <w:bCs/>
          <w:sz w:val="24"/>
          <w:szCs w:val="24"/>
          <w:lang w:val="en-US"/>
        </w:rPr>
        <w:t xml:space="preserve">NRI is the standardized measure of the mean pairwise phylogenetic distance among species in an assemblage and quantifies how much cluster or </w:t>
      </w:r>
      <w:proofErr w:type="spellStart"/>
      <w:r>
        <w:rPr>
          <w:rFonts w:ascii="Times New Roman" w:hAnsi="Times New Roman" w:cs="Times New Roman"/>
          <w:bCs/>
          <w:sz w:val="24"/>
          <w:szCs w:val="24"/>
          <w:lang w:val="en-US"/>
        </w:rPr>
        <w:t>overdispersed</w:t>
      </w:r>
      <w:proofErr w:type="spellEnd"/>
      <w:r>
        <w:rPr>
          <w:rFonts w:ascii="Times New Roman" w:hAnsi="Times New Roman" w:cs="Times New Roman"/>
          <w:bCs/>
          <w:sz w:val="24"/>
          <w:szCs w:val="24"/>
          <w:lang w:val="en-US"/>
        </w:rPr>
        <w:t xml:space="preserve"> are the species of an assemblage. </w:t>
      </w:r>
      <w:r>
        <w:rPr>
          <w:rFonts w:ascii="Times New Roman" w:hAnsi="Times New Roman"/>
          <w:bCs/>
          <w:sz w:val="24"/>
          <w:szCs w:val="24"/>
          <w:lang w:val="en-US"/>
        </w:rPr>
        <w:t xml:space="preserve">Negative NRI values indicates overdispersion, i.e. species in an assemblage are less related than expected by chance, and positive NRI values indicates clustering, i.e. species in an assemblage are more related than expected by chance </w:t>
      </w:r>
      <w:r>
        <w:rPr>
          <w:rFonts w:ascii="Times New Roman" w:hAnsi="Times New Roman"/>
          <w:bCs/>
          <w:sz w:val="24"/>
          <w:szCs w:val="24"/>
          <w:lang w:val="en-US"/>
        </w:rPr>
        <w:fldChar w:fldCharType="begin" w:fldLock="1"/>
      </w:r>
      <w:r w:rsidR="006D7A4B">
        <w:rPr>
          <w:rFonts w:ascii="Times New Roman" w:hAnsi="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et al. 2002)","plainTextFormattedCitation":"(Webb et al. 2002)","previouslyFormattedCitation":"(Webb et al. 2002)"},"properties":{"noteIndex":0},"schema":"https://github.com/citation-style-language/schema/raw/master/csl-citation.json"}</w:instrText>
      </w:r>
      <w:r>
        <w:rPr>
          <w:rFonts w:ascii="Times New Roman" w:hAnsi="Times New Roman"/>
          <w:bCs/>
          <w:sz w:val="24"/>
          <w:szCs w:val="24"/>
          <w:lang w:val="en-US"/>
        </w:rPr>
        <w:fldChar w:fldCharType="separate"/>
      </w:r>
      <w:r w:rsidR="001D4832" w:rsidRPr="001D4832">
        <w:rPr>
          <w:rFonts w:ascii="Times New Roman" w:hAnsi="Times New Roman"/>
          <w:bCs/>
          <w:noProof/>
          <w:sz w:val="24"/>
          <w:szCs w:val="24"/>
          <w:lang w:val="en-US"/>
        </w:rPr>
        <w:t>(Webb et al. 2002)</w:t>
      </w:r>
      <w:r>
        <w:rPr>
          <w:rFonts w:ascii="Times New Roman" w:hAnsi="Times New Roman"/>
          <w:bCs/>
          <w:sz w:val="24"/>
          <w:szCs w:val="24"/>
          <w:lang w:val="en-US"/>
        </w:rPr>
        <w:fldChar w:fldCharType="end"/>
      </w:r>
      <w:r>
        <w:rPr>
          <w:rFonts w:ascii="Times New Roman" w:hAnsi="Times New Roman"/>
          <w:bCs/>
          <w:sz w:val="24"/>
          <w:szCs w:val="24"/>
          <w:lang w:val="en-US"/>
        </w:rPr>
        <w:t>. NRI</w:t>
      </w:r>
      <w:r>
        <w:rPr>
          <w:rFonts w:ascii="Times New Roman" w:hAnsi="Times New Roman" w:cs="Times New Roman"/>
          <w:bCs/>
          <w:sz w:val="24"/>
          <w:szCs w:val="24"/>
          <w:lang w:val="en-US"/>
        </w:rPr>
        <w:t xml:space="preserve"> is calculated as follow: </w:t>
      </w:r>
    </w:p>
    <w:p w14:paraId="2CFCEBE1" w14:textId="77777777" w:rsidR="005E1914" w:rsidRDefault="005E1914" w:rsidP="005E1914">
      <w:pPr>
        <w:spacing w:line="480" w:lineRule="auto"/>
        <w:ind w:firstLine="708"/>
        <w:jc w:val="both"/>
        <w:rPr>
          <w:rFonts w:ascii="Times New Roman" w:hAnsi="Times New Roman" w:cs="Times New Roman"/>
          <w:bCs/>
          <w:sz w:val="24"/>
          <w:szCs w:val="24"/>
          <w:lang w:val="en-US"/>
        </w:rPr>
      </w:pPr>
      <m:oMathPara>
        <m:oMath>
          <m:r>
            <w:rPr>
              <w:rFonts w:ascii="Cambria Math" w:hAnsi="Cambria Math" w:cs="Times New Roman"/>
              <w:sz w:val="24"/>
              <w:szCs w:val="24"/>
              <w:lang w:val="en-US"/>
            </w:rPr>
            <m:t xml:space="preserve">NRI= -1* </m:t>
          </m:r>
          <m:f>
            <m:fPr>
              <m:ctrlPr>
                <w:rPr>
                  <w:rFonts w:ascii="Cambria Math" w:hAnsi="Cambria Math"/>
                  <w:bCs/>
                  <w:i/>
                  <w:sz w:val="24"/>
                  <w:szCs w:val="24"/>
                  <w:lang w:val="en-US" w:eastAsia="es-ES"/>
                </w:rPr>
              </m:ctrlPr>
            </m:fPr>
            <m:num>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 xml:space="preserve">obs </m:t>
                  </m:r>
                </m:sub>
              </m:sSub>
              <m:r>
                <w:rPr>
                  <w:rFonts w:ascii="Cambria Math" w:hAnsi="Cambria Math" w:cs="Times New Roman"/>
                  <w:sz w:val="24"/>
                  <w:szCs w:val="24"/>
                  <w:lang w:val="en-US"/>
                </w:rPr>
                <m:t xml:space="preserve">- </m:t>
              </m:r>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num>
            <m:den>
              <m:r>
                <w:rPr>
                  <w:rFonts w:ascii="Cambria Math" w:hAnsi="Cambria Math" w:cs="Times New Roman"/>
                  <w:sz w:val="24"/>
                  <w:szCs w:val="24"/>
                  <w:lang w:val="en-US"/>
                </w:rPr>
                <m:t>sd(</m:t>
              </m:r>
              <m:sSub>
                <m:sSubPr>
                  <m:ctrlPr>
                    <w:rPr>
                      <w:rFonts w:ascii="Cambria Math" w:hAnsi="Cambria Math"/>
                      <w:bCs/>
                      <w:i/>
                      <w:sz w:val="24"/>
                      <w:szCs w:val="24"/>
                      <w:lang w:val="en-US" w:eastAsia="es-E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r>
                <w:rPr>
                  <w:rFonts w:ascii="Cambria Math" w:hAnsi="Cambria Math"/>
                  <w:sz w:val="24"/>
                  <w:szCs w:val="24"/>
                  <w:lang w:val="en-US" w:eastAsia="es-ES"/>
                </w:rPr>
                <m:t>)</m:t>
              </m:r>
            </m:den>
          </m:f>
        </m:oMath>
      </m:oMathPara>
    </w:p>
    <w:p w14:paraId="7DF1DCDE" w14:textId="1D90A3D4" w:rsidR="005E1914" w:rsidRDefault="005E1914" w:rsidP="005E1914">
      <w:pPr>
        <w:spacing w:line="480" w:lineRule="auto"/>
        <w:jc w:val="both"/>
        <w:rPr>
          <w:rFonts w:ascii="Times New Roman" w:hAnsi="Times New Roman" w:cs="Times New Roman"/>
          <w:b/>
          <w:bCs/>
          <w:sz w:val="24"/>
          <w:szCs w:val="24"/>
          <w:lang w:val="en-US"/>
        </w:rPr>
      </w:pPr>
      <w:r>
        <w:rPr>
          <w:rFonts w:ascii="Times New Roman" w:hAnsi="Times New Roman" w:cs="Times New Roman"/>
          <w:bCs/>
          <w:sz w:val="24"/>
          <w:szCs w:val="24"/>
          <w:lang w:val="en-US"/>
        </w:rPr>
        <w:t xml:space="preserve">where the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 xml:space="preserve">obs </m:t>
            </m:r>
          </m:sub>
        </m:sSub>
      </m:oMath>
      <w:r>
        <w:rPr>
          <w:rFonts w:ascii="Times New Roman" w:hAnsi="Times New Roman" w:cs="Times New Roman"/>
          <w:bCs/>
          <w:sz w:val="24"/>
          <w:szCs w:val="24"/>
          <w:lang w:val="en-US"/>
        </w:rPr>
        <w:t xml:space="preserve"> is the mean phylogenetic distance between two taxa in the observed assemblage,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oMath>
      <w:r>
        <w:rPr>
          <w:rFonts w:ascii="Times New Roman" w:hAnsi="Times New Roman" w:cs="Times New Roman"/>
          <w:bCs/>
          <w:sz w:val="24"/>
          <w:szCs w:val="24"/>
          <w:lang w:val="en-US"/>
        </w:rPr>
        <w:t xml:space="preserve"> is the mean phylogenetic distance between two taxa in the expected assemblage under null model</w:t>
      </w:r>
      <w:r>
        <w:rPr>
          <w:rFonts w:ascii="Times New Roman" w:hAnsi="Times New Roman" w:cs="Times New Roman"/>
          <w:bCs/>
          <w:i/>
          <w:sz w:val="24"/>
          <w:szCs w:val="24"/>
          <w:lang w:val="en-US"/>
        </w:rPr>
        <w:t xml:space="preserve">, </w:t>
      </w:r>
      <w:r>
        <w:rPr>
          <w:rFonts w:ascii="Times New Roman" w:hAnsi="Times New Roman" w:cs="Times New Roman"/>
          <w:bCs/>
          <w:iCs/>
          <w:sz w:val="24"/>
          <w:szCs w:val="24"/>
          <w:lang w:val="en-US"/>
        </w:rPr>
        <w:t>and</w:t>
      </w:r>
      <w:r>
        <w:rPr>
          <w:rFonts w:ascii="Times New Roman" w:hAnsi="Times New Roman" w:cs="Times New Roman"/>
          <w:bCs/>
          <w:i/>
          <w:sz w:val="24"/>
          <w:szCs w:val="24"/>
          <w:lang w:val="en-US"/>
        </w:rPr>
        <w:t xml:space="preserve"> </w:t>
      </w:r>
      <m:oMath>
        <m:r>
          <w:rPr>
            <w:rFonts w:ascii="Cambria Math" w:hAnsi="Cambria Math" w:cs="Times New Roman"/>
            <w:sz w:val="24"/>
            <w:szCs w:val="24"/>
            <w:lang w:val="en-US"/>
          </w:rPr>
          <m:t>sd(</m:t>
        </m:r>
        <m:sSub>
          <m:sSubPr>
            <m:ctrlPr>
              <w:rPr>
                <w:rFonts w:ascii="Cambria Math" w:hAnsi="Cambria Math"/>
                <w:bCs/>
                <w:i/>
                <w:sz w:val="24"/>
                <w:szCs w:val="24"/>
                <w:lang w:val="en-US" w:eastAsia="es-E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r>
          <w:rPr>
            <w:rFonts w:ascii="Cambria Math" w:hAnsi="Cambria Math"/>
            <w:sz w:val="24"/>
            <w:szCs w:val="24"/>
            <w:lang w:val="en-US" w:eastAsia="es-ES"/>
          </w:rPr>
          <m:t>)</m:t>
        </m:r>
      </m:oMath>
      <w:r>
        <w:rPr>
          <w:rFonts w:ascii="Times New Roman" w:eastAsiaTheme="minorEastAsia" w:hAnsi="Times New Roman" w:cs="Times New Roman"/>
          <w:bCs/>
          <w:i/>
          <w:sz w:val="24"/>
          <w:szCs w:val="24"/>
          <w:lang w:val="en-US" w:eastAsia="es-ES"/>
        </w:rPr>
        <w:t xml:space="preserve"> </w:t>
      </w:r>
      <w:r>
        <w:rPr>
          <w:rFonts w:ascii="Times New Roman" w:eastAsiaTheme="minorEastAsia" w:hAnsi="Times New Roman" w:cs="Times New Roman"/>
          <w:bCs/>
          <w:iCs/>
          <w:sz w:val="24"/>
          <w:szCs w:val="24"/>
          <w:lang w:val="en-US" w:eastAsia="es-ES"/>
        </w:rPr>
        <w:t xml:space="preserve">is the standard deviation of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oMath>
      <w:del w:id="394" w:author="Gabriel Nakamura" w:date="2020-06-12T19:44:00Z">
        <w:r w:rsidDel="001A6E89">
          <w:rPr>
            <w:rFonts w:ascii="Times New Roman" w:eastAsiaTheme="minorEastAsia" w:hAnsi="Times New Roman" w:cs="Times New Roman"/>
            <w:bCs/>
            <w:iCs/>
            <w:sz w:val="24"/>
            <w:szCs w:val="24"/>
            <w:lang w:val="en-US" w:eastAsia="es-ES"/>
          </w:rPr>
          <w:delText xml:space="preserve"> </w:delText>
        </w:r>
      </w:del>
      <w:r>
        <w:rPr>
          <w:rFonts w:ascii="Times New Roman" w:hAnsi="Times New Roman" w:cs="Times New Roman"/>
          <w:sz w:val="24"/>
          <w:szCs w:val="24"/>
          <w:lang w:val="en-US"/>
        </w:rPr>
        <w:t xml:space="preserve"> </w:t>
      </w:r>
      <w:r>
        <w:rPr>
          <w:rFonts w:ascii="Times New Roman" w:hAnsi="Times New Roman" w:cs="Times New Roman"/>
          <w:bCs/>
          <w:sz w:val="24"/>
          <w:szCs w:val="24"/>
          <w:lang w:val="en-US"/>
        </w:rPr>
        <w:fldChar w:fldCharType="begin" w:fldLock="1"/>
      </w:r>
      <w:r w:rsidR="006D7A4B">
        <w:rPr>
          <w:rFonts w:ascii="Times New Roman" w:hAnsi="Times New Roman" w:cs="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et al. 2002)","plainTextFormattedCitation":"(Webb et al. 2002)","previouslyFormattedCitation":"(Webb et al. 2002)"},"properties":{"noteIndex":0},"schema":"https://github.com/citation-style-language/schema/raw/master/csl-citation.json"}</w:instrText>
      </w:r>
      <w:r>
        <w:rPr>
          <w:rFonts w:ascii="Times New Roman" w:hAnsi="Times New Roman" w:cs="Times New Roman"/>
          <w:bCs/>
          <w:sz w:val="24"/>
          <w:szCs w:val="24"/>
          <w:lang w:val="en-US"/>
        </w:rPr>
        <w:fldChar w:fldCharType="separate"/>
      </w:r>
      <w:r w:rsidR="001D4832" w:rsidRPr="001D4832">
        <w:rPr>
          <w:rFonts w:ascii="Times New Roman" w:hAnsi="Times New Roman" w:cs="Times New Roman"/>
          <w:bCs/>
          <w:noProof/>
          <w:sz w:val="24"/>
          <w:szCs w:val="24"/>
          <w:lang w:val="en-US"/>
        </w:rPr>
        <w:t xml:space="preserve">(Webb et al. </w:t>
      </w:r>
      <w:r w:rsidR="001D4832" w:rsidRPr="001D4832">
        <w:rPr>
          <w:rFonts w:ascii="Times New Roman" w:hAnsi="Times New Roman" w:cs="Times New Roman"/>
          <w:bCs/>
          <w:noProof/>
          <w:sz w:val="24"/>
          <w:szCs w:val="24"/>
          <w:lang w:val="en-US"/>
        </w:rPr>
        <w:lastRenderedPageBreak/>
        <w:t>2002)</w:t>
      </w:r>
      <w:r>
        <w:rPr>
          <w:rFonts w:ascii="Times New Roman" w:hAnsi="Times New Roman" w:cs="Times New Roman"/>
          <w:bCs/>
          <w:sz w:val="24"/>
          <w:szCs w:val="24"/>
          <w:lang w:val="en-US"/>
        </w:rPr>
        <w:fldChar w:fldCharType="end"/>
      </w:r>
      <w:r>
        <w:rPr>
          <w:rFonts w:ascii="Times New Roman" w:hAnsi="Times New Roman" w:cs="Times New Roman"/>
          <w:bCs/>
          <w:sz w:val="24"/>
          <w:szCs w:val="24"/>
          <w:lang w:val="en-US"/>
        </w:rPr>
        <w:t xml:space="preserve">. We calculated NRI with </w:t>
      </w:r>
      <w:proofErr w:type="spellStart"/>
      <w:r w:rsidRPr="00C56DCB">
        <w:rPr>
          <w:rFonts w:ascii="Times New Roman" w:hAnsi="Times New Roman" w:cs="Times New Roman"/>
          <w:bCs/>
          <w:i/>
          <w:iCs/>
          <w:sz w:val="24"/>
          <w:szCs w:val="24"/>
          <w:lang w:val="en-US"/>
        </w:rPr>
        <w:t>ses.mpd</w:t>
      </w:r>
      <w:proofErr w:type="spellEnd"/>
      <w:r>
        <w:rPr>
          <w:rFonts w:ascii="Times New Roman" w:hAnsi="Times New Roman" w:cs="Times New Roman"/>
          <w:bCs/>
          <w:sz w:val="24"/>
          <w:szCs w:val="24"/>
          <w:lang w:val="en-US"/>
        </w:rPr>
        <w:t xml:space="preserve"> function of the picante package </w:t>
      </w:r>
      <w:r w:rsidRPr="00F129D7">
        <w:rPr>
          <w:rFonts w:ascii="Times New Roman" w:hAnsi="Times New Roman" w:cs="Times New Roman"/>
          <w:bCs/>
          <w:sz w:val="24"/>
          <w:szCs w:val="24"/>
          <w:lang w:val="en-US"/>
        </w:rPr>
        <w:fldChar w:fldCharType="begin" w:fldLock="1"/>
      </w:r>
      <w:r w:rsidR="006D7A4B">
        <w:rPr>
          <w:rFonts w:ascii="Times New Roman" w:hAnsi="Times New Roman" w:cs="Times New Roman"/>
          <w:bCs/>
          <w:sz w:val="24"/>
          <w:szCs w:val="24"/>
          <w:lang w:val="en-US"/>
        </w:rPr>
        <w:instrText>ADDIN CSL_CITATION {"citationItems":[{"id":"ITEM-1","itemData":{"DOI":"10.1093/bioinformatics/btq166","ISBN":"1367-4803","ISSN":"13674803","PMID":"20395285","abstract":"SUMMARY: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interactions.\\n\\nAVAILABILITY: Picante is a package for the R statistical language and environment written in R and C, released under a GPL v2 open-source license, and freely available on the web (http://picante.r-forge.r-project.org) and from CRAN (http://cran.r-project.org).","author":[{"dropping-particle":"","family":"Kembel","given":"Steven W.","non-dropping-particle":"","parse-names":false,"suffix":""},{"dropping-particle":"","family":"Cowan","given":"Peter D.","non-dropping-particle":"","parse-names":false,"suffix":""},{"dropping-particle":"","family":"Helmus","given":"Matthew R.","non-dropping-particle":"","parse-names":false,"suffix":""},{"dropping-particle":"","family":"Cornwell","given":"William K.","non-dropping-particle":"","parse-names":false,"suffix":""},{"dropping-particle":"","family":"Morlon","given":"Helene","non-dropping-particle":"","parse-names":false,"suffix":""},{"dropping-particle":"","family":"Ackerly","given":"David D.","non-dropping-particle":"","parse-names":false,"suffix":""},{"dropping-particle":"","family":"Blomberg","given":"Simon P.","non-dropping-particle":"","parse-names":false,"suffix":""},{"dropping-particle":"","family":"Webb","given":"Campbell O.","non-dropping-particle":"","parse-names":false,"suffix":""}],"container-title":"Bioinformatics","id":"ITEM-1","issue":"11","issued":{"date-parts":[["2010"]]},"page":"1463-1464","title":"Picante: R tools for integrating phylogenies and ecology","type":"article-journal","volume":"26"},"uris":["http://www.mendeley.com/documents/?uuid=d4afacaf-6dfe-47f6-8b5a-8bee4756d686"]}],"mendeley":{"formattedCitation":"(Kembel et al. 2010)","plainTextFormattedCitation":"(Kembel et al. 2010)","previouslyFormattedCitation":"(Kembel et al. 2010)"},"properties":{"noteIndex":0},"schema":"https://github.com/citation-style-language/schema/raw/master/csl-citation.json"}</w:instrText>
      </w:r>
      <w:r w:rsidRPr="00F129D7">
        <w:rPr>
          <w:rFonts w:ascii="Times New Roman" w:hAnsi="Times New Roman" w:cs="Times New Roman"/>
          <w:bCs/>
          <w:sz w:val="24"/>
          <w:szCs w:val="24"/>
          <w:lang w:val="en-US"/>
        </w:rPr>
        <w:fldChar w:fldCharType="separate"/>
      </w:r>
      <w:r w:rsidR="001D4832" w:rsidRPr="001D4832">
        <w:rPr>
          <w:rFonts w:ascii="Times New Roman" w:hAnsi="Times New Roman" w:cs="Times New Roman"/>
          <w:bCs/>
          <w:noProof/>
          <w:sz w:val="24"/>
          <w:szCs w:val="24"/>
          <w:lang w:val="en-US"/>
        </w:rPr>
        <w:t>(Kembel et al. 2010)</w:t>
      </w:r>
      <w:r w:rsidRPr="00F129D7">
        <w:rPr>
          <w:rFonts w:ascii="Times New Roman" w:hAnsi="Times New Roman" w:cs="Times New Roman"/>
          <w:bCs/>
          <w:sz w:val="24"/>
          <w:szCs w:val="24"/>
          <w:lang w:val="en-US"/>
        </w:rPr>
        <w:fldChar w:fldCharType="end"/>
      </w:r>
      <w:r w:rsidRPr="00F129D7">
        <w:rPr>
          <w:rFonts w:ascii="Times New Roman" w:hAnsi="Times New Roman" w:cs="Times New Roman"/>
          <w:bCs/>
          <w:sz w:val="24"/>
          <w:szCs w:val="24"/>
          <w:lang w:val="en-US"/>
        </w:rPr>
        <w:t xml:space="preserve">, using </w:t>
      </w:r>
      <w:r>
        <w:rPr>
          <w:rFonts w:ascii="Times New Roman" w:hAnsi="Times New Roman" w:cs="Times New Roman"/>
          <w:bCs/>
          <w:sz w:val="24"/>
          <w:szCs w:val="24"/>
          <w:lang w:val="en-US"/>
        </w:rPr>
        <w:t xml:space="preserve">999 randomization of species identities in the phylogenetic tree. </w:t>
      </w:r>
    </w:p>
    <w:p w14:paraId="42B33173" w14:textId="4456C002" w:rsidR="005E1914" w:rsidRPr="001131B5" w:rsidRDefault="005E1914" w:rsidP="005E1914">
      <w:pPr>
        <w:spacing w:line="480" w:lineRule="auto"/>
        <w:rPr>
          <w:rFonts w:ascii="Times New Roman" w:hAnsi="Times New Roman" w:cs="Times New Roman"/>
          <w:i/>
          <w:iCs/>
          <w:sz w:val="24"/>
          <w:szCs w:val="24"/>
          <w:lang w:val="en-US"/>
          <w:rPrChange w:id="395" w:author="Gabriel Nakamura" w:date="2020-06-12T15:04:00Z">
            <w:rPr>
              <w:rFonts w:ascii="Times New Roman" w:hAnsi="Times New Roman" w:cs="Times New Roman"/>
              <w:b/>
              <w:bCs/>
              <w:sz w:val="24"/>
              <w:szCs w:val="24"/>
              <w:lang w:val="en-US"/>
            </w:rPr>
          </w:rPrChange>
        </w:rPr>
      </w:pPr>
      <w:r w:rsidRPr="001131B5">
        <w:rPr>
          <w:rFonts w:ascii="Times New Roman" w:hAnsi="Times New Roman" w:cs="Times New Roman"/>
          <w:i/>
          <w:iCs/>
          <w:sz w:val="24"/>
          <w:szCs w:val="24"/>
          <w:lang w:val="en-US"/>
          <w:rPrChange w:id="396" w:author="Gabriel Nakamura" w:date="2020-06-12T15:04:00Z">
            <w:rPr>
              <w:rFonts w:ascii="Times New Roman" w:hAnsi="Times New Roman" w:cs="Times New Roman"/>
              <w:b/>
              <w:bCs/>
              <w:sz w:val="24"/>
              <w:szCs w:val="24"/>
              <w:lang w:val="en-US"/>
            </w:rPr>
          </w:rPrChange>
        </w:rPr>
        <w:t>Mean age of assemblage</w:t>
      </w:r>
      <w:ins w:id="397" w:author="Gabriel Nakamura" w:date="2020-06-12T15:04:00Z">
        <w:r w:rsidR="001131B5" w:rsidRPr="001131B5">
          <w:rPr>
            <w:rFonts w:ascii="Times New Roman" w:hAnsi="Times New Roman" w:cs="Times New Roman"/>
            <w:i/>
            <w:iCs/>
            <w:sz w:val="24"/>
            <w:szCs w:val="24"/>
            <w:lang w:val="en-US"/>
            <w:rPrChange w:id="398" w:author="Gabriel Nakamura" w:date="2020-06-12T15:04:00Z">
              <w:rPr>
                <w:rFonts w:ascii="Times New Roman" w:hAnsi="Times New Roman" w:cs="Times New Roman"/>
                <w:b/>
                <w:bCs/>
                <w:sz w:val="24"/>
                <w:szCs w:val="24"/>
                <w:lang w:val="en-US"/>
              </w:rPr>
            </w:rPrChange>
          </w:rPr>
          <w:t>s</w:t>
        </w:r>
      </w:ins>
    </w:p>
    <w:p w14:paraId="6F7CEBE8" w14:textId="4F36ABCF" w:rsidR="005E1914" w:rsidRDefault="005E1914" w:rsidP="005E191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order to </w:t>
      </w:r>
      <w:del w:id="399" w:author="Gabriel Nakamura" w:date="2020-06-12T15:05:00Z">
        <w:r w:rsidDel="00304607">
          <w:rPr>
            <w:rFonts w:ascii="Times New Roman" w:hAnsi="Times New Roman" w:cs="Times New Roman"/>
            <w:sz w:val="24"/>
            <w:szCs w:val="24"/>
            <w:lang w:val="en-US"/>
          </w:rPr>
          <w:delText xml:space="preserve">complement </w:delText>
        </w:r>
      </w:del>
      <w:ins w:id="400" w:author="Gabriel Nakamura" w:date="2020-06-12T15:05:00Z">
        <w:r w:rsidR="00304607">
          <w:rPr>
            <w:rFonts w:ascii="Times New Roman" w:hAnsi="Times New Roman" w:cs="Times New Roman"/>
            <w:sz w:val="24"/>
            <w:szCs w:val="24"/>
            <w:lang w:val="en-US"/>
          </w:rPr>
          <w:t xml:space="preserve">access if the observed NRI for assemblages is </w:t>
        </w:r>
        <w:r w:rsidR="001C6BFD">
          <w:rPr>
            <w:rFonts w:ascii="Times New Roman" w:hAnsi="Times New Roman" w:cs="Times New Roman"/>
            <w:sz w:val="24"/>
            <w:szCs w:val="24"/>
            <w:lang w:val="en-US"/>
          </w:rPr>
          <w:t>a result of in situ speciation or histo</w:t>
        </w:r>
      </w:ins>
      <w:ins w:id="401" w:author="Gabriel Nakamura" w:date="2020-06-12T15:06:00Z">
        <w:r w:rsidR="001C6BFD">
          <w:rPr>
            <w:rFonts w:ascii="Times New Roman" w:hAnsi="Times New Roman" w:cs="Times New Roman"/>
            <w:sz w:val="24"/>
            <w:szCs w:val="24"/>
            <w:lang w:val="en-US"/>
          </w:rPr>
          <w:t xml:space="preserve">rical dispersal we </w:t>
        </w:r>
      </w:ins>
      <w:ins w:id="402" w:author="Gabriel Nakamura" w:date="2020-06-12T15:17:00Z">
        <w:r w:rsidR="00CE30EE">
          <w:rPr>
            <w:rFonts w:ascii="Times New Roman" w:hAnsi="Times New Roman" w:cs="Times New Roman"/>
            <w:sz w:val="24"/>
            <w:szCs w:val="24"/>
            <w:lang w:val="en-US"/>
          </w:rPr>
          <w:t xml:space="preserve">calculate </w:t>
        </w:r>
      </w:ins>
      <w:del w:id="403" w:author="Gabriel Nakamura" w:date="2020-06-12T15:06:00Z">
        <w:r w:rsidDel="001C6BFD">
          <w:rPr>
            <w:rFonts w:ascii="Times New Roman" w:hAnsi="Times New Roman" w:cs="Times New Roman"/>
            <w:sz w:val="24"/>
            <w:szCs w:val="24"/>
            <w:lang w:val="en-US"/>
          </w:rPr>
          <w:delText>the analysis of phylogenetic clustering of assemblages, we developed a method to estimate</w:delText>
        </w:r>
      </w:del>
      <w:del w:id="404" w:author="Gabriel Nakamura" w:date="2020-06-12T15:17:00Z">
        <w:r w:rsidDel="00CE30EE">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the mean age of assemblages</w:t>
      </w:r>
      <w:ins w:id="405" w:author="Gabriel Nakamura" w:date="2020-06-12T15:17:00Z">
        <w:r w:rsidR="00CF6F87">
          <w:rPr>
            <w:rFonts w:ascii="Times New Roman" w:hAnsi="Times New Roman" w:cs="Times New Roman"/>
            <w:sz w:val="24"/>
            <w:szCs w:val="24"/>
            <w:lang w:val="en-US"/>
          </w:rPr>
          <w:t xml:space="preserve"> </w:t>
        </w:r>
      </w:ins>
      <w:ins w:id="406" w:author="Gabriel Nakamura" w:date="2020-06-12T15:18:00Z">
        <w:r w:rsidR="00CF6F87">
          <w:rPr>
            <w:rFonts w:ascii="Times New Roman" w:hAnsi="Times New Roman" w:cs="Times New Roman"/>
            <w:sz w:val="24"/>
            <w:szCs w:val="24"/>
            <w:lang w:val="en-US"/>
          </w:rPr>
          <w:t xml:space="preserve">from arrival times that each </w:t>
        </w:r>
        <w:proofErr w:type="spellStart"/>
        <w:r w:rsidR="00CF6F87">
          <w:rPr>
            <w:rFonts w:ascii="Times New Roman" w:hAnsi="Times New Roman" w:cs="Times New Roman"/>
            <w:sz w:val="24"/>
            <w:szCs w:val="24"/>
            <w:lang w:val="en-US"/>
          </w:rPr>
          <w:t>species´s</w:t>
        </w:r>
        <w:proofErr w:type="spellEnd"/>
        <w:r w:rsidR="00CF6F87">
          <w:rPr>
            <w:rFonts w:ascii="Times New Roman" w:hAnsi="Times New Roman" w:cs="Times New Roman"/>
            <w:sz w:val="24"/>
            <w:szCs w:val="24"/>
            <w:lang w:val="en-US"/>
          </w:rPr>
          <w:t xml:space="preserve"> lineages </w:t>
        </w:r>
        <w:r w:rsidR="006D018E">
          <w:rPr>
            <w:rFonts w:ascii="Times New Roman" w:hAnsi="Times New Roman" w:cs="Times New Roman"/>
            <w:sz w:val="24"/>
            <w:szCs w:val="24"/>
            <w:lang w:val="en-US"/>
          </w:rPr>
          <w:t>reach the assemblages</w:t>
        </w:r>
      </w:ins>
      <w:ins w:id="407" w:author="Gabriel Nakamura" w:date="2020-06-12T15:45:00Z">
        <w:r w:rsidR="00C9539F">
          <w:rPr>
            <w:rFonts w:ascii="Times New Roman" w:hAnsi="Times New Roman" w:cs="Times New Roman"/>
            <w:sz w:val="24"/>
            <w:szCs w:val="24"/>
            <w:lang w:val="en-US"/>
          </w:rPr>
          <w:t xml:space="preserve">. </w:t>
        </w:r>
      </w:ins>
      <w:ins w:id="408" w:author="Gabriel Nakamura" w:date="2020-06-12T15:19:00Z">
        <w:r w:rsidR="006D018E" w:rsidRPr="00614AC3">
          <w:rPr>
            <w:rFonts w:ascii="Times New Roman" w:hAnsi="Times New Roman" w:cs="Times New Roman"/>
            <w:sz w:val="24"/>
            <w:szCs w:val="24"/>
            <w:lang w:val="en-US"/>
          </w:rPr>
          <w:t xml:space="preserve">The arrival time was computed as the node age of the </w:t>
        </w:r>
        <w:r w:rsidR="006D018E">
          <w:rPr>
            <w:rFonts w:ascii="Times New Roman" w:hAnsi="Times New Roman" w:cs="Times New Roman"/>
            <w:sz w:val="24"/>
            <w:szCs w:val="24"/>
            <w:lang w:val="en-US"/>
          </w:rPr>
          <w:t>most</w:t>
        </w:r>
        <w:r w:rsidR="006D018E" w:rsidRPr="00614AC3">
          <w:rPr>
            <w:rFonts w:ascii="Times New Roman" w:hAnsi="Times New Roman" w:cs="Times New Roman"/>
            <w:sz w:val="24"/>
            <w:szCs w:val="24"/>
            <w:lang w:val="en-US"/>
          </w:rPr>
          <w:t xml:space="preserve"> ancient ancestor</w:t>
        </w:r>
        <w:r w:rsidR="006D018E">
          <w:rPr>
            <w:rFonts w:ascii="Times New Roman" w:hAnsi="Times New Roman" w:cs="Times New Roman"/>
            <w:sz w:val="24"/>
            <w:szCs w:val="24"/>
            <w:lang w:val="en-US"/>
          </w:rPr>
          <w:t xml:space="preserve"> </w:t>
        </w:r>
        <w:r w:rsidR="006D018E" w:rsidRPr="00614AC3">
          <w:rPr>
            <w:rFonts w:ascii="Times New Roman" w:hAnsi="Times New Roman" w:cs="Times New Roman"/>
            <w:sz w:val="24"/>
            <w:szCs w:val="24"/>
            <w:lang w:val="en-US"/>
          </w:rPr>
          <w:t>in which its descendants also occupied the biome of the assemblage</w:t>
        </w:r>
        <w:r w:rsidR="006D018E">
          <w:rPr>
            <w:rFonts w:ascii="Times New Roman" w:hAnsi="Times New Roman" w:cs="Times New Roman"/>
            <w:sz w:val="24"/>
            <w:szCs w:val="24"/>
            <w:lang w:val="en-US"/>
          </w:rPr>
          <w:t xml:space="preserve">. When the most recent ancestral of a species was estimated to occupy a different biome than the occupied by the current species in the assemblage of interest, </w:t>
        </w:r>
        <w:r w:rsidR="006D018E">
          <w:rPr>
            <w:rFonts w:ascii="Times New Roman" w:eastAsia="Times New Roman" w:hAnsi="Times New Roman"/>
            <w:sz w:val="24"/>
            <w:szCs w:val="24"/>
            <w:lang w:val="en-US"/>
          </w:rPr>
          <w:t>we assign an arrival time of 1 x 10</w:t>
        </w:r>
        <w:r w:rsidR="006D018E">
          <w:rPr>
            <w:rFonts w:ascii="Times New Roman" w:eastAsia="Times New Roman" w:hAnsi="Times New Roman"/>
            <w:sz w:val="24"/>
            <w:szCs w:val="24"/>
            <w:vertAlign w:val="superscript"/>
            <w:lang w:val="en-US"/>
          </w:rPr>
          <w:t>-5</w:t>
        </w:r>
        <w:r w:rsidR="006D018E">
          <w:rPr>
            <w:rFonts w:ascii="Times New Roman" w:eastAsia="Times New Roman" w:hAnsi="Times New Roman"/>
            <w:sz w:val="24"/>
            <w:szCs w:val="24"/>
            <w:lang w:val="en-US"/>
          </w:rPr>
          <w:t xml:space="preserve"> Ma. Thus, we assume that when the dispersion occurred after the last speciation event in the tree, the time of arrival was very recent. After obtained the age for all species in all biomes, t</w:t>
        </w:r>
        <w:r w:rsidR="006D018E" w:rsidRPr="00DB6ABC">
          <w:rPr>
            <w:rFonts w:ascii="Times New Roman" w:eastAsia="Times New Roman" w:hAnsi="Times New Roman"/>
            <w:sz w:val="24"/>
            <w:szCs w:val="24"/>
            <w:lang w:val="en-US"/>
          </w:rPr>
          <w:t>he mean age of the assemblage</w:t>
        </w:r>
        <w:r w:rsidR="006D018E">
          <w:rPr>
            <w:rFonts w:ascii="Times New Roman" w:eastAsia="Times New Roman" w:hAnsi="Times New Roman"/>
            <w:sz w:val="24"/>
            <w:szCs w:val="24"/>
            <w:lang w:val="en-US"/>
          </w:rPr>
          <w:t xml:space="preserve"> is the mean of the arrival time of species to the biome of the assemblage. </w:t>
        </w:r>
      </w:ins>
      <w:del w:id="409" w:author="Gabriel Nakamura" w:date="2020-06-12T15:19:00Z">
        <w:r w:rsidDel="006D018E">
          <w:rPr>
            <w:rFonts w:ascii="Times New Roman" w:hAnsi="Times New Roman" w:cs="Times New Roman"/>
            <w:sz w:val="24"/>
            <w:szCs w:val="24"/>
            <w:lang w:val="en-US"/>
          </w:rPr>
          <w:delText xml:space="preserve">. Our rationale is that the time in which </w:delText>
        </w:r>
      </w:del>
      <w:del w:id="410" w:author="Gabriel Nakamura" w:date="2020-06-12T15:07:00Z">
        <w:r w:rsidDel="00684DCB">
          <w:rPr>
            <w:rFonts w:ascii="Times New Roman" w:hAnsi="Times New Roman" w:cs="Times New Roman"/>
            <w:sz w:val="24"/>
            <w:szCs w:val="24"/>
            <w:lang w:val="en-US"/>
          </w:rPr>
          <w:delText>the lineage of a species</w:delText>
        </w:r>
      </w:del>
      <w:del w:id="411" w:author="Gabriel Nakamura" w:date="2020-06-12T15:19:00Z">
        <w:r w:rsidDel="006D018E">
          <w:rPr>
            <w:rFonts w:ascii="Times New Roman" w:hAnsi="Times New Roman" w:cs="Times New Roman"/>
            <w:sz w:val="24"/>
            <w:szCs w:val="24"/>
            <w:lang w:val="en-US"/>
          </w:rPr>
          <w:delText xml:space="preserve"> is in a biome could be </w:delText>
        </w:r>
      </w:del>
      <w:del w:id="412" w:author="Gabriel Nakamura" w:date="2020-06-12T15:07:00Z">
        <w:r w:rsidDel="00684DCB">
          <w:rPr>
            <w:rFonts w:ascii="Times New Roman" w:hAnsi="Times New Roman" w:cs="Times New Roman"/>
            <w:sz w:val="24"/>
            <w:szCs w:val="24"/>
            <w:lang w:val="en-US"/>
          </w:rPr>
          <w:delText xml:space="preserve">calculated </w:delText>
        </w:r>
      </w:del>
      <w:del w:id="413" w:author="Gabriel Nakamura" w:date="2020-06-12T15:19:00Z">
        <w:r w:rsidDel="006D018E">
          <w:rPr>
            <w:rFonts w:ascii="Times New Roman" w:hAnsi="Times New Roman" w:cs="Times New Roman"/>
            <w:sz w:val="24"/>
            <w:szCs w:val="24"/>
            <w:lang w:val="en-US"/>
          </w:rPr>
          <w:delText xml:space="preserve">by estimating the areas in which </w:delText>
        </w:r>
      </w:del>
      <w:del w:id="414" w:author="Gabriel Nakamura" w:date="2020-06-12T15:07:00Z">
        <w:r w:rsidDel="00684DCB">
          <w:rPr>
            <w:rFonts w:ascii="Times New Roman" w:hAnsi="Times New Roman" w:cs="Times New Roman"/>
            <w:sz w:val="24"/>
            <w:szCs w:val="24"/>
            <w:lang w:val="en-US"/>
          </w:rPr>
          <w:delText xml:space="preserve">the ancestral of the species </w:delText>
        </w:r>
      </w:del>
      <w:del w:id="415" w:author="Gabriel Nakamura" w:date="2020-06-12T15:19:00Z">
        <w:r w:rsidDel="006D018E">
          <w:rPr>
            <w:rFonts w:ascii="Times New Roman" w:hAnsi="Times New Roman" w:cs="Times New Roman"/>
            <w:sz w:val="24"/>
            <w:szCs w:val="24"/>
            <w:lang w:val="en-US"/>
          </w:rPr>
          <w:delText>occupied in the past. With ancestral area reconstructed for all species</w:delText>
        </w:r>
      </w:del>
      <w:del w:id="416" w:author="Gabriel Nakamura" w:date="2020-06-12T15:08:00Z">
        <w:r w:rsidDel="00E31FB7">
          <w:rPr>
            <w:rFonts w:ascii="Times New Roman" w:hAnsi="Times New Roman" w:cs="Times New Roman"/>
            <w:sz w:val="24"/>
            <w:szCs w:val="24"/>
            <w:lang w:val="en-US"/>
          </w:rPr>
          <w:delText>,</w:delText>
        </w:r>
      </w:del>
      <w:del w:id="417" w:author="Gabriel Nakamura" w:date="2020-06-12T15:19:00Z">
        <w:r w:rsidDel="006D018E">
          <w:rPr>
            <w:rFonts w:ascii="Times New Roman" w:hAnsi="Times New Roman" w:cs="Times New Roman"/>
            <w:sz w:val="24"/>
            <w:szCs w:val="24"/>
            <w:lang w:val="en-US"/>
          </w:rPr>
          <w:delText xml:space="preserve"> we </w:delText>
        </w:r>
      </w:del>
      <w:del w:id="418" w:author="Gabriel Nakamura" w:date="2020-06-12T15:07:00Z">
        <w:r w:rsidDel="00E31FB7">
          <w:rPr>
            <w:rFonts w:ascii="Times New Roman" w:hAnsi="Times New Roman" w:cs="Times New Roman"/>
            <w:sz w:val="24"/>
            <w:szCs w:val="24"/>
            <w:lang w:val="en-US"/>
          </w:rPr>
          <w:delText xml:space="preserve">could </w:delText>
        </w:r>
      </w:del>
      <w:del w:id="419" w:author="Gabriel Nakamura" w:date="2020-06-12T15:19:00Z">
        <w:r w:rsidDel="006D018E">
          <w:rPr>
            <w:rFonts w:ascii="Times New Roman" w:hAnsi="Times New Roman" w:cs="Times New Roman"/>
            <w:sz w:val="24"/>
            <w:szCs w:val="24"/>
            <w:lang w:val="en-US"/>
          </w:rPr>
          <w:delText>measure the time of arrival of the species’ lineage in a</w:delText>
        </w:r>
      </w:del>
      <w:del w:id="420" w:author="Gabriel Nakamura" w:date="2020-06-12T15:08:00Z">
        <w:r w:rsidDel="00E31FB7">
          <w:rPr>
            <w:rFonts w:ascii="Times New Roman" w:hAnsi="Times New Roman" w:cs="Times New Roman"/>
            <w:sz w:val="24"/>
            <w:szCs w:val="24"/>
            <w:lang w:val="en-US"/>
          </w:rPr>
          <w:delText xml:space="preserve"> </w:delText>
        </w:r>
      </w:del>
      <w:del w:id="421" w:author="Gabriel Nakamura" w:date="2020-06-12T15:19:00Z">
        <w:r w:rsidDel="006D018E">
          <w:rPr>
            <w:rFonts w:ascii="Times New Roman" w:hAnsi="Times New Roman" w:cs="Times New Roman"/>
            <w:sz w:val="24"/>
            <w:szCs w:val="24"/>
            <w:lang w:val="en-US"/>
          </w:rPr>
          <w:delText xml:space="preserve">assemblage. With the estimated time of </w:delText>
        </w:r>
        <w:r w:rsidRPr="00F81A71" w:rsidDel="006D018E">
          <w:rPr>
            <w:rFonts w:ascii="Times New Roman" w:hAnsi="Times New Roman" w:cs="Times New Roman"/>
            <w:sz w:val="24"/>
            <w:szCs w:val="24"/>
            <w:lang w:val="en-US"/>
          </w:rPr>
          <w:delText xml:space="preserve">arrival </w:delText>
        </w:r>
      </w:del>
      <w:del w:id="422" w:author="Gabriel Nakamura" w:date="2020-06-12T15:09:00Z">
        <w:r w:rsidDel="00FA6C82">
          <w:rPr>
            <w:rFonts w:ascii="Times New Roman" w:hAnsi="Times New Roman" w:cs="Times New Roman"/>
            <w:sz w:val="24"/>
            <w:szCs w:val="24"/>
            <w:lang w:val="en-US"/>
          </w:rPr>
          <w:delText>of the species lineage in hands</w:delText>
        </w:r>
      </w:del>
      <w:del w:id="423" w:author="Gabriel Nakamura" w:date="2020-06-12T15:19:00Z">
        <w:r w:rsidDel="006D018E">
          <w:rPr>
            <w:rFonts w:ascii="Times New Roman" w:hAnsi="Times New Roman" w:cs="Times New Roman"/>
            <w:sz w:val="24"/>
            <w:szCs w:val="24"/>
            <w:lang w:val="en-US"/>
          </w:rPr>
          <w:delText xml:space="preserve">, we </w:delText>
        </w:r>
      </w:del>
      <w:del w:id="424" w:author="Gabriel Nakamura" w:date="2020-06-12T15:10:00Z">
        <w:r w:rsidDel="00FA6C82">
          <w:rPr>
            <w:rFonts w:ascii="Times New Roman" w:hAnsi="Times New Roman" w:cs="Times New Roman"/>
            <w:sz w:val="24"/>
            <w:szCs w:val="24"/>
            <w:lang w:val="en-US"/>
          </w:rPr>
          <w:delText>can then calculate</w:delText>
        </w:r>
      </w:del>
      <w:del w:id="425" w:author="Gabriel Nakamura" w:date="2020-06-12T15:19:00Z">
        <w:r w:rsidDel="006D018E">
          <w:rPr>
            <w:rFonts w:ascii="Times New Roman" w:hAnsi="Times New Roman" w:cs="Times New Roman"/>
            <w:sz w:val="24"/>
            <w:szCs w:val="24"/>
            <w:lang w:val="en-US"/>
          </w:rPr>
          <w:delText xml:space="preserve"> the mean age of assemblage </w:delText>
        </w:r>
      </w:del>
      <w:del w:id="426" w:author="Gabriel Nakamura" w:date="2020-06-12T15:11:00Z">
        <w:r w:rsidDel="00821322">
          <w:rPr>
            <w:rFonts w:ascii="Times New Roman" w:hAnsi="Times New Roman" w:cs="Times New Roman"/>
            <w:sz w:val="24"/>
            <w:szCs w:val="24"/>
            <w:lang w:val="en-US"/>
          </w:rPr>
          <w:delText xml:space="preserve">based on all species that occupy a given assemblage. Therefore, the procedure for assemblage age estimate consists in three steps: 1) estimation of the ancestral areas for all species; 2) measure the time in which the ancestral of a given species spend uninterruptedly in that biome and finally 3) calculate the mean time for a given assemblage. The details of how we conducted these steps is given in the following sections. </w:delText>
        </w:r>
      </w:del>
    </w:p>
    <w:p w14:paraId="26730909" w14:textId="714220E1" w:rsidR="005E1914" w:rsidRPr="0062344D" w:rsidDel="00CE30EE" w:rsidRDefault="005E1914" w:rsidP="005E1914">
      <w:pPr>
        <w:spacing w:line="480" w:lineRule="auto"/>
        <w:rPr>
          <w:del w:id="427" w:author="Gabriel Nakamura" w:date="2020-06-12T15:17:00Z"/>
          <w:rFonts w:ascii="Times New Roman" w:hAnsi="Times New Roman" w:cs="Times New Roman"/>
          <w:b/>
          <w:bCs/>
          <w:i/>
          <w:iCs/>
          <w:sz w:val="24"/>
          <w:szCs w:val="24"/>
          <w:lang w:val="en-US"/>
        </w:rPr>
      </w:pPr>
      <w:del w:id="428" w:author="Gabriel Nakamura" w:date="2020-06-12T15:17:00Z">
        <w:r w:rsidRPr="0062344D" w:rsidDel="00CE30EE">
          <w:rPr>
            <w:rFonts w:ascii="Times New Roman" w:hAnsi="Times New Roman" w:cs="Times New Roman"/>
            <w:b/>
            <w:bCs/>
            <w:i/>
            <w:iCs/>
            <w:sz w:val="24"/>
            <w:szCs w:val="24"/>
            <w:lang w:val="en-US"/>
          </w:rPr>
          <w:delText>Ancestral area estimation</w:delText>
        </w:r>
      </w:del>
    </w:p>
    <w:p w14:paraId="262E6B86" w14:textId="06766AD4" w:rsidR="005E1914" w:rsidDel="00821322" w:rsidRDefault="005E1914" w:rsidP="005E1914">
      <w:pPr>
        <w:spacing w:line="480" w:lineRule="auto"/>
        <w:rPr>
          <w:moveFrom w:id="429" w:author="Gabriel Nakamura" w:date="2020-06-12T15:12:00Z"/>
          <w:rFonts w:ascii="Times New Roman" w:hAnsi="Times New Roman" w:cs="Times New Roman"/>
          <w:sz w:val="24"/>
          <w:szCs w:val="24"/>
          <w:lang w:val="en-US"/>
        </w:rPr>
      </w:pPr>
      <w:moveFromRangeStart w:id="430" w:author="Gabriel Nakamura" w:date="2020-06-12T15:12:00Z" w:name="move42867143"/>
      <w:moveFrom w:id="431" w:author="Gabriel Nakamura" w:date="2020-06-12T15:12:00Z">
        <w:r w:rsidDel="00821322">
          <w:rPr>
            <w:rFonts w:ascii="Times New Roman" w:hAnsi="Times New Roman" w:cs="Times New Roman"/>
            <w:sz w:val="24"/>
            <w:szCs w:val="24"/>
            <w:lang w:val="en-US"/>
          </w:rPr>
          <w:tab/>
          <w:t xml:space="preserve">To estimate the ancestral area of current Tyrannidae birds species we used BioGeoBEARS </w:t>
        </w:r>
        <w:r w:rsidDel="00821322">
          <w:rPr>
            <w:rFonts w:ascii="Times New Roman" w:hAnsi="Times New Roman" w:cs="Times New Roman"/>
            <w:sz w:val="24"/>
            <w:szCs w:val="24"/>
            <w:lang w:val="en-US"/>
          </w:rPr>
          <w:fldChar w:fldCharType="begin" w:fldLock="1"/>
        </w:r>
        <w:r w:rsidR="006D7A4B" w:rsidRPr="00952A0E" w:rsidDel="00821322">
          <w:rPr>
            <w:rFonts w:ascii="Times New Roman" w:hAnsi="Times New Roman" w:cs="Times New Roman"/>
            <w:sz w:val="24"/>
            <w:szCs w:val="24"/>
            <w:lang w:val="en-US"/>
          </w:rPr>
          <w:instrText>ADDIN CSL_CITATION {"citationItems":[{"id":"ITEM-1","itemData":{"DOI":"10.21425/f5fbg19694","ISSN":"1948-6596","abstract":"Historical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w:instrText>
        </w:r>
        <w:r w:rsidR="006D7A4B" w:rsidRPr="006539D7" w:rsidDel="00821322">
          <w:rPr>
            <w:rFonts w:ascii="Times New Roman" w:hAnsi="Times New Roman" w:cs="Times New Roman"/>
            <w:sz w:val="24"/>
            <w:szCs w:val="24"/>
            <w:lang w:val="en-US"/>
          </w:rPr>
          <w:instrText>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w:instrText>
        </w:r>
        <w:r w:rsidR="006D7A4B" w:rsidRPr="00E63BF2" w:rsidDel="00821322">
          <w:rPr>
            <w:rFonts w:ascii="Times New Roman" w:hAnsi="Times New Roman" w:cs="Times New Roman"/>
            <w:sz w:val="24"/>
            <w:szCs w:val="24"/>
            <w:lang w:val="en-US"/>
          </w:rPr>
          <w:instrText>obabilistic historical biogeography: new models for founder-event speciation, imperfect detection, and fossils allow improved accuracy and model-testing","type":"article-journal","volume":"5"},"uris":["http://www.mendeley.com/documents/?uuid=64c7a500-7d7c-4b6c-997b-c017613c4ab8","http://www.mendeley.com/documents/?uuid=8526b75e-4573-48d0-a6ae-16cb5d624bce","http://www.mendeley.com/documents/?uuid=7d154180-47d4-4366-8de0-356d4d496b2d"]}],"mendeley":{"formattedCitation":"(Matzke 2013)","plainTextFormattedCitation":"(Matzke 2013)","previouslyFormattedCitation":"(Matzke 2013)"},"properties":{"noteIndex":0},"schema":"https://github.com/citation-style-language/schema/raw/master/csl-citation.json"}</w:instrText>
        </w:r>
        <w:r w:rsidDel="00821322">
          <w:rPr>
            <w:rFonts w:ascii="Times New Roman" w:hAnsi="Times New Roman" w:cs="Times New Roman"/>
            <w:sz w:val="24"/>
            <w:szCs w:val="24"/>
            <w:lang w:val="en-US"/>
          </w:rPr>
          <w:fldChar w:fldCharType="separate"/>
        </w:r>
        <w:r w:rsidR="001D4832" w:rsidRPr="00821322" w:rsidDel="00821322">
          <w:rPr>
            <w:rFonts w:ascii="Times New Roman" w:hAnsi="Times New Roman" w:cs="Times New Roman"/>
            <w:noProof/>
            <w:sz w:val="24"/>
            <w:szCs w:val="24"/>
            <w:lang w:val="en-US"/>
          </w:rPr>
          <w:t>(Matzke 2013)</w:t>
        </w:r>
        <w:r w:rsidDel="00821322">
          <w:rPr>
            <w:rFonts w:ascii="Times New Roman" w:hAnsi="Times New Roman" w:cs="Times New Roman"/>
            <w:sz w:val="24"/>
            <w:szCs w:val="24"/>
            <w:lang w:val="en-US"/>
          </w:rPr>
          <w:fldChar w:fldCharType="end"/>
        </w:r>
        <w:r w:rsidDel="00821322">
          <w:rPr>
            <w:rFonts w:ascii="Times New Roman" w:hAnsi="Times New Roman" w:cs="Times New Roman"/>
            <w:sz w:val="24"/>
            <w:szCs w:val="24"/>
            <w:lang w:val="en-US"/>
          </w:rPr>
          <w:t xml:space="preserve"> package in R </w:t>
        </w:r>
        <w:r w:rsidDel="00821322">
          <w:rPr>
            <w:rFonts w:ascii="Times New Roman" w:hAnsi="Times New Roman" w:cs="Times New Roman"/>
            <w:sz w:val="24"/>
            <w:szCs w:val="24"/>
            <w:lang w:val="en-US"/>
          </w:rPr>
          <w:fldChar w:fldCharType="begin" w:fldLock="1"/>
        </w:r>
        <w:r w:rsidR="006D7A4B" w:rsidDel="00821322">
          <w:rPr>
            <w:rFonts w:ascii="Times New Roman" w:hAnsi="Times New Roman" w:cs="Times New Roman"/>
            <w:sz w:val="24"/>
            <w:szCs w:val="24"/>
            <w:lang w:val="en-US"/>
          </w:rPr>
          <w:instrText>ADDIN CSL_CITATION {"citationItems":[{"id":"ITEM-1","itemData":{"author":[{"dropping-particle":"","family":"Team","given":"R Core","non-dropping-particle":"","parse-names":false,"suffix":""}],"container-title":"R Foundation for Statistical Computing, Vienna, Austria.","id":"ITEM-1","issued":{"date-parts":[["2018"]]},"title":"R: A language and environment for statistical computing.","type":"article-journal"},"uris":["http://www.mendeley.com/documents/?uuid=139fdb05-e9bb-4492-8555-c1d1250def22","http://www.mendeley.com/documents/?uuid=27a9d0f6-3c19-4051-8cdf-62101f69fd76"]}],"mendeley":{"formattedCitation":"(Team 2018)","manualFormatting":"(R Core Team, 2018)","plainTextFormattedCitation":"(Team 2018)","previouslyFormattedCitation":"(Team 2018)"},"properties":{"noteIndex":0},"schema":"https://github.com/citation-style-language/schema/raw/master/csl-citation.json"}</w:instrText>
        </w:r>
        <w:r w:rsidDel="00821322">
          <w:rPr>
            <w:rFonts w:ascii="Times New Roman" w:hAnsi="Times New Roman" w:cs="Times New Roman"/>
            <w:sz w:val="24"/>
            <w:szCs w:val="24"/>
            <w:lang w:val="en-US"/>
          </w:rPr>
          <w:fldChar w:fldCharType="separate"/>
        </w:r>
        <w:r w:rsidRPr="00657C1E" w:rsidDel="00821322">
          <w:rPr>
            <w:rFonts w:ascii="Times New Roman" w:hAnsi="Times New Roman" w:cs="Times New Roman"/>
            <w:noProof/>
            <w:sz w:val="24"/>
            <w:szCs w:val="24"/>
            <w:lang w:val="en-US"/>
          </w:rPr>
          <w:t>(</w:t>
        </w:r>
        <w:r w:rsidDel="00821322">
          <w:rPr>
            <w:rFonts w:ascii="Times New Roman" w:hAnsi="Times New Roman" w:cs="Times New Roman"/>
            <w:noProof/>
            <w:sz w:val="24"/>
            <w:szCs w:val="24"/>
            <w:lang w:val="en-US"/>
          </w:rPr>
          <w:t xml:space="preserve">R Core </w:t>
        </w:r>
        <w:r w:rsidRPr="00657C1E" w:rsidDel="00821322">
          <w:rPr>
            <w:rFonts w:ascii="Times New Roman" w:hAnsi="Times New Roman" w:cs="Times New Roman"/>
            <w:noProof/>
            <w:sz w:val="24"/>
            <w:szCs w:val="24"/>
            <w:lang w:val="en-US"/>
          </w:rPr>
          <w:t>Team, 2018)</w:t>
        </w:r>
        <w:r w:rsidDel="00821322">
          <w:rPr>
            <w:rFonts w:ascii="Times New Roman" w:hAnsi="Times New Roman" w:cs="Times New Roman"/>
            <w:sz w:val="24"/>
            <w:szCs w:val="24"/>
            <w:lang w:val="en-US"/>
          </w:rPr>
          <w:fldChar w:fldCharType="end"/>
        </w:r>
        <w:r w:rsidDel="00821322">
          <w:rPr>
            <w:rFonts w:ascii="Times New Roman" w:hAnsi="Times New Roman" w:cs="Times New Roman"/>
            <w:sz w:val="24"/>
            <w:szCs w:val="24"/>
            <w:lang w:val="en-US"/>
          </w:rPr>
          <w:t xml:space="preserve">. The ancestral area consists in the biome occupied by the ancestral of current species. BioGeoBEARS provides </w:t>
        </w:r>
        <w:r w:rsidRPr="00657C1E" w:rsidDel="00821322">
          <w:rPr>
            <w:rFonts w:ascii="Times New Roman" w:hAnsi="Times New Roman" w:cs="Times New Roman"/>
            <w:sz w:val="24"/>
            <w:szCs w:val="24"/>
            <w:lang w:val="en-US"/>
          </w:rPr>
          <w:t xml:space="preserve">models </w:t>
        </w:r>
        <w:r w:rsidDel="00821322">
          <w:rPr>
            <w:rFonts w:ascii="Times New Roman" w:hAnsi="Times New Roman" w:cs="Times New Roman"/>
            <w:sz w:val="24"/>
            <w:szCs w:val="24"/>
            <w:lang w:val="en-US"/>
          </w:rPr>
          <w:t>to estimate ancestral areas that emphasize different process of historical biogeography. T</w:t>
        </w:r>
        <w:r w:rsidRPr="00657C1E" w:rsidDel="00821322">
          <w:rPr>
            <w:rFonts w:ascii="Times New Roman" w:hAnsi="Times New Roman" w:cs="Times New Roman"/>
            <w:sz w:val="24"/>
            <w:szCs w:val="24"/>
            <w:lang w:val="en-US"/>
          </w:rPr>
          <w:t>he parsimony‐based Dispersal‐Vicariance Analysis</w:t>
        </w:r>
        <w:r w:rsidDel="00821322">
          <w:rPr>
            <w:rFonts w:ascii="Times New Roman" w:hAnsi="Times New Roman" w:cs="Times New Roman"/>
            <w:sz w:val="24"/>
            <w:szCs w:val="24"/>
            <w:lang w:val="en-US"/>
          </w:rPr>
          <w:t xml:space="preserve"> (DIVA) </w:t>
        </w:r>
        <w:r w:rsidDel="00821322">
          <w:rPr>
            <w:rFonts w:ascii="Times New Roman" w:hAnsi="Times New Roman" w:cs="Times New Roman"/>
            <w:sz w:val="24"/>
            <w:szCs w:val="24"/>
            <w:lang w:val="en-US"/>
          </w:rPr>
          <w:fldChar w:fldCharType="begin" w:fldLock="1"/>
        </w:r>
        <w:r w:rsidR="006D7A4B" w:rsidDel="00821322">
          <w:rPr>
            <w:rFonts w:ascii="Times New Roman" w:hAnsi="Times New Roman" w:cs="Times New Roman"/>
            <w:sz w:val="24"/>
            <w:szCs w:val="24"/>
            <w:lang w:val="en-US"/>
          </w:rPr>
          <w:instrText>ADDIN CSL_CITATION {"citationItems":[{"id":"ITEM-1","itemData":{"DOI":"10.1093/sysbio/46.1.195","ISSN":"10635157","abstract":"Quantification in historical biogeography has usually been based on the search for a single branching relationship among areas of endemism. Unlike organisms, however, areas rarely have a unique hierarchical history. Dispersal barriers appear and disappear and may have different effects on different species. As a result, the biota of an area may consist of several components with separate histories, each of which may be reticulate rather than branching. In an attempt to address these problems, I present a new biogeographic method, dispersal-vicariance analysis, which reconstructs the ancestral distributions in a given phylogeny without any prior assumptions about the form of area relationships. A three-dimensional step matrix based on a simple biogeographic model is used in the reconstruction. Speciation is assumed to subdivide the ranges of widespread species into vicariant components; the optimal ancestral distributions are those that minimize the number of implied dispersal and extinction events. Exact algorithms that find the optimal reconstruction(s) are described. In addition to their use in taxon biogeography, the inferred distribution histories of individual groups serve as a basis for the study of general patterns in historical biogeography, particularly if the relative age of the nodes in the source cladograms is known.","author":[{"dropping-particle":"","family":"Ronquist","given":"Fredrik","non-dropping-particle":"","parse-names":false,"suffix":""}],"container-title":"Systematic Biology","id":"ITEM-1","issue":"1","issued":{"date-parts":[["1997"]]},"page":"195-203","title":"Dispersal-vicariance analysis: A new approach to the quantification of historical biogeography","type":"article-journal","volume":"46"},"uris":["http://www.mendeley.com/documents/?uuid=fdde8314-0b94-453d-8fc0-ae9e0a2bba88","http://www.mendeley.com/documents/?uuid=58af0b00-5a7a-4f24-908c-1cb3af3b1fc3"]}],"mendeley":{"formattedCitation":"(Ronquist 1997)","plainTextFormattedCitation":"(Ronquist 1997)","previouslyFormattedCitation":"(Ronquist 1997)"},"properties":{"noteIndex":0},"schema":"https://github.com/citation-style-language/schema/raw/master/csl-citation.json"}</w:instrText>
        </w:r>
        <w:r w:rsidDel="00821322">
          <w:rPr>
            <w:rFonts w:ascii="Times New Roman" w:hAnsi="Times New Roman" w:cs="Times New Roman"/>
            <w:sz w:val="24"/>
            <w:szCs w:val="24"/>
            <w:lang w:val="en-US"/>
          </w:rPr>
          <w:fldChar w:fldCharType="separate"/>
        </w:r>
        <w:r w:rsidR="001D4832" w:rsidRPr="001D4832" w:rsidDel="00821322">
          <w:rPr>
            <w:rFonts w:ascii="Times New Roman" w:hAnsi="Times New Roman" w:cs="Times New Roman"/>
            <w:noProof/>
            <w:sz w:val="24"/>
            <w:szCs w:val="24"/>
            <w:lang w:val="en-US"/>
          </w:rPr>
          <w:t>(Ronquist 1997)</w:t>
        </w:r>
        <w:r w:rsidDel="00821322">
          <w:rPr>
            <w:rFonts w:ascii="Times New Roman" w:hAnsi="Times New Roman" w:cs="Times New Roman"/>
            <w:sz w:val="24"/>
            <w:szCs w:val="24"/>
            <w:lang w:val="en-US"/>
          </w:rPr>
          <w:fldChar w:fldCharType="end"/>
        </w:r>
        <w:r w:rsidDel="00821322">
          <w:rPr>
            <w:rFonts w:ascii="Times New Roman" w:hAnsi="Times New Roman" w:cs="Times New Roman"/>
            <w:sz w:val="24"/>
            <w:szCs w:val="24"/>
            <w:lang w:val="en-US"/>
          </w:rPr>
          <w:t xml:space="preserve">, emphasizes the vicariance process in speciation. DIVA assumes that the area of </w:t>
        </w:r>
        <w:r w:rsidRPr="009779DF" w:rsidDel="00821322">
          <w:rPr>
            <w:rFonts w:ascii="Times New Roman" w:hAnsi="Times New Roman" w:cs="Times New Roman"/>
            <w:sz w:val="24"/>
            <w:szCs w:val="24"/>
            <w:lang w:val="en-US"/>
          </w:rPr>
          <w:t xml:space="preserve">daughter </w:t>
        </w:r>
        <w:r w:rsidDel="00821322">
          <w:rPr>
            <w:rFonts w:ascii="Times New Roman" w:hAnsi="Times New Roman" w:cs="Times New Roman"/>
            <w:sz w:val="24"/>
            <w:szCs w:val="24"/>
            <w:lang w:val="en-US"/>
          </w:rPr>
          <w:t xml:space="preserve">species is a part of the areas of the ancestral species (vicariance), unless the ancestor occupies a single area, then sympatry is allowed. The </w:t>
        </w:r>
        <w:r w:rsidRPr="00F96943" w:rsidDel="00821322">
          <w:rPr>
            <w:rFonts w:ascii="Times New Roman" w:hAnsi="Times New Roman" w:cs="Times New Roman"/>
            <w:sz w:val="24"/>
            <w:szCs w:val="24"/>
            <w:lang w:val="en-US"/>
          </w:rPr>
          <w:t>Dispersal‐Extinction Cladogenesis</w:t>
        </w:r>
        <w:r w:rsidDel="00821322">
          <w:rPr>
            <w:rFonts w:ascii="Times New Roman" w:hAnsi="Times New Roman" w:cs="Times New Roman"/>
            <w:sz w:val="24"/>
            <w:szCs w:val="24"/>
            <w:lang w:val="en-US"/>
          </w:rPr>
          <w:t xml:space="preserve"> (DEC) model </w:t>
        </w:r>
        <w:r w:rsidDel="00821322">
          <w:rPr>
            <w:rFonts w:ascii="Times New Roman" w:hAnsi="Times New Roman" w:cs="Times New Roman"/>
            <w:sz w:val="24"/>
            <w:szCs w:val="24"/>
            <w:lang w:val="en-US"/>
          </w:rPr>
          <w:fldChar w:fldCharType="begin" w:fldLock="1"/>
        </w:r>
        <w:r w:rsidR="006D7A4B" w:rsidDel="00821322">
          <w:rPr>
            <w:rFonts w:ascii="Times New Roman" w:hAnsi="Times New Roman" w:cs="Times New Roman"/>
            <w:sz w:val="24"/>
            <w:szCs w:val="24"/>
            <w:lang w:val="en-US"/>
          </w:rPr>
          <w:instrText>ADDIN CSL_CITATION {"citationItems":[{"id":"ITEM-1","itemData":{"DOI":"10.1080/10635150701883881","ISSN":"10635157","abstract":"In historical biogeography,model-based inference methods for reconstructing the evolution of geographic ranges on phylogenetic trees are poorly developed relative to the diversity of analogous methods available for inferring character evolution. We attempt to rectify this deficiency by constructing a dispersal-extinction-cladogenesis (DEC) model for geographic range evolution that specifies instantaneous transition rates between discrete states (ranges) along phylogenetic branches and apply it to estimating likelihoods of ancestral states (range inheritance scenarios) at cladogenesis events. Unlike an earlier version of this approach, the present model allows for an analytical solution to probabilities of range transitions as a function of time, enabling free parameters in the model, rates of dispersal, and local extinction to be estimated by maximum likelihood. Simulation results indicate that accurate parameter estimates may be difficult to obtain in practice but also show that ancestral range inheritance scenarios nevertheless can be correctly recovered with high success if rates of range evolution are low relative to the rate of cladogenesis. We apply the DEC model to a previously published, exemplary case study of island biogeography involving Hawaiian endemic angiosperms in Psychotria (Rubiaceae), showing how the DEC model can be iteratively refined from inspecting inferences of range evolution and also how geological constraints involving times of island origin may be imposed on the likelihood function. The DEC model is sufficiently similar to character models that it might serve as a gateway through which many existing comparative methods for characters could be imported into the realm of historical biogeography; moreover, it might also inspire the conceptual expansion of character models toward inclusion of evolutionary change as directly coincident, either as cause or consequence, with cladogenesis events. The DEC model is thus an incremental advance that highlights considerable potential in the nascent field of model-based historical biogeographic inference. Copyright © Society of Systematic Biologists.","author":[{"dropping-particle":"","family":"Ree","given":"Richard H.","non-dropping-particle":"","parse-names":false,"suffix":""},{"dropping-particle":"","family":"Smith","given":"Stephen A.","non-dropping-particle":"","parse-names":false,"suffix":""}],"container-title":"Systematic Biology","id":"ITEM-1","issue":"1","issued":{"date-parts":[["2008"]]},"page":"4-14","title":"Maximum likelihood inference of geographic range evolution by dispersal, local extinction, and cladogenesis","type":"article-journal","volume":"57"},"uris":["http://www.mendeley.com/documents/?uuid=b996fe18-7628-4110-a40c-36f74e7ec9ad","http://www.mendeley.com/documents/?uuid=2193a817-92f4-4d88-b993-9ecce4003491"]}],"mendeley":{"formattedCitation":"(Ree and Smith 2008)","plainTextFormattedCitation":"(Ree and Smith 2008)","previouslyFormattedCitation":"(Ree and Smith 2008)"},"properties":{"noteIndex":0},"schema":"https://github.com/citation-style-language/schema/raw/master/csl-citation.json"}</w:instrText>
        </w:r>
        <w:r w:rsidDel="00821322">
          <w:rPr>
            <w:rFonts w:ascii="Times New Roman" w:hAnsi="Times New Roman" w:cs="Times New Roman"/>
            <w:sz w:val="24"/>
            <w:szCs w:val="24"/>
            <w:lang w:val="en-US"/>
          </w:rPr>
          <w:fldChar w:fldCharType="separate"/>
        </w:r>
        <w:r w:rsidR="001D4832" w:rsidRPr="001D4832" w:rsidDel="00821322">
          <w:rPr>
            <w:rFonts w:ascii="Times New Roman" w:hAnsi="Times New Roman" w:cs="Times New Roman"/>
            <w:noProof/>
            <w:sz w:val="24"/>
            <w:szCs w:val="24"/>
            <w:lang w:val="en-US"/>
          </w:rPr>
          <w:t>(Ree and Smith 2008)</w:t>
        </w:r>
        <w:r w:rsidDel="00821322">
          <w:rPr>
            <w:rFonts w:ascii="Times New Roman" w:hAnsi="Times New Roman" w:cs="Times New Roman"/>
            <w:sz w:val="24"/>
            <w:szCs w:val="24"/>
            <w:lang w:val="en-US"/>
          </w:rPr>
          <w:fldChar w:fldCharType="end"/>
        </w:r>
        <w:r w:rsidDel="00821322">
          <w:rPr>
            <w:rFonts w:ascii="Times New Roman" w:hAnsi="Times New Roman" w:cs="Times New Roman"/>
            <w:sz w:val="24"/>
            <w:szCs w:val="24"/>
            <w:lang w:val="en-US"/>
          </w:rPr>
          <w:t xml:space="preserve"> assumes that both vicariance and sympatry could origin daughter species. In DEC model the area occupied by a daughter species could be the same of its ancestor or a subset of the ancestor’s area. However, DEC model assumes that new species could occupy only one of the ancestor’s areas, in both sympatry and vicariance processes. The BayArea model </w:t>
        </w:r>
        <w:r w:rsidDel="00821322">
          <w:rPr>
            <w:rFonts w:ascii="Times New Roman" w:hAnsi="Times New Roman" w:cs="Times New Roman"/>
            <w:sz w:val="24"/>
            <w:szCs w:val="24"/>
            <w:lang w:val="en-US"/>
          </w:rPr>
          <w:fldChar w:fldCharType="begin" w:fldLock="1"/>
        </w:r>
        <w:r w:rsidR="006D7A4B" w:rsidDel="00821322">
          <w:rPr>
            <w:rFonts w:ascii="Times New Roman" w:hAnsi="Times New Roman" w:cs="Times New Roman"/>
            <w:sz w:val="24"/>
            <w:szCs w:val="24"/>
            <w:lang w:val="en-US"/>
          </w:rPr>
          <w:instrText>ADDIN CSL_CITATION {"citationItems":[{"id":"ITEM-1","itemData":{"DOI":"10.1093/sysbio/syt040","ISSN":"10635157","abstract":"Historical biogeography is increasingly studied from an explicitly statistical perspective, using stochastic models to describe the evolution of species range as a continuous-time Markov process of dispersal between and extinction within a set of discrete geographic areas. The main constraint of these methods is the computational limit on the number of areas that can be specified. We propose a Bayesian approach for inferring biogeographic history that extends the application of biogeographic models to the analysis of more realistic problems that involve a large number of areas. Our solution is based on a \"data-augmentation\" approach, in which we first populate the tree with a history of biogeographic events that is consistent with the observed species ranges at the tips of the tree. We then calculate the likelihood of a given history by adopting a mechanistic interpretation of the instantaneous-rate matrix, which specifies both the exponential waiting times between biogeographic events and the relative probabilities of each biogeographic change. We develop this approach in a Bayesian framework, marginalizing over all possible biogeographic histories using Markov chain Monte Carlo (MCMC). Besides dramatically increasing the number of areas that can be accommodated in a biogeographic analysis, our method allows the parameters of a given biogeographic model to be estimated and different biogeographic models to be objectively compared. Our approach is implemented in the program, BayArea. © The Author(s) 2013.","author":[{"dropping-particle":"","family":"Landis","given":"Michael J.","non-dropping-particle":"","parse-names":false,"suffix":""},{"dropping-particle":"","family":"Matzke","given":"Nicholas J.","non-dropping-particle":"","parse-names":false,"suffix":""},{"dropping-particle":"","family":"Moore","given":"Brian R.","non-dropping-particle":"","parse-names":false,"suffix":""},{"dropping-particle":"","family":"Huelsenbeck","given":"John P.","non-dropping-particle":"","parse-names":false,"suffix":""}],"container-title":"Systematic Biology","id":"ITEM-1","issue":"6","issued":{"date-parts":[["2013"]]},"page":"789-804","title":"Bayesian analysis of biogeography when the number of areas is large","type":"article-journal","volume":"62"},"uris":["http://www.mendeley.com/documents/?uuid=e0de2193-505d-47ef-91dd-aea899000b45","http://www.mendeley.com/documents/?uuid=30cf2b1e-f99f-435f-8dd6-aed08a133800"]}],"mendeley":{"formattedCitation":"(Landis et al. 2013)","plainTextFormattedCitation":"(Landis et al. 2013)","previouslyFormattedCitation":"(Landis et al. 2013)"},"properties":{"noteIndex":0},"schema":"https://github.com/citation-style-language/schema/raw/master/csl-citation.json"}</w:instrText>
        </w:r>
        <w:r w:rsidDel="00821322">
          <w:rPr>
            <w:rFonts w:ascii="Times New Roman" w:hAnsi="Times New Roman" w:cs="Times New Roman"/>
            <w:sz w:val="24"/>
            <w:szCs w:val="24"/>
            <w:lang w:val="en-US"/>
          </w:rPr>
          <w:fldChar w:fldCharType="separate"/>
        </w:r>
        <w:r w:rsidR="001D4832" w:rsidRPr="001D4832" w:rsidDel="00821322">
          <w:rPr>
            <w:rFonts w:ascii="Times New Roman" w:hAnsi="Times New Roman" w:cs="Times New Roman"/>
            <w:noProof/>
            <w:sz w:val="24"/>
            <w:szCs w:val="24"/>
            <w:lang w:val="en-US"/>
          </w:rPr>
          <w:t>(Landis et al. 2013)</w:t>
        </w:r>
        <w:r w:rsidDel="00821322">
          <w:rPr>
            <w:rFonts w:ascii="Times New Roman" w:hAnsi="Times New Roman" w:cs="Times New Roman"/>
            <w:sz w:val="24"/>
            <w:szCs w:val="24"/>
            <w:lang w:val="en-US"/>
          </w:rPr>
          <w:fldChar w:fldCharType="end"/>
        </w:r>
        <w:r w:rsidDel="00821322">
          <w:rPr>
            <w:rFonts w:ascii="Times New Roman" w:hAnsi="Times New Roman" w:cs="Times New Roman"/>
            <w:sz w:val="24"/>
            <w:szCs w:val="24"/>
            <w:lang w:val="en-US"/>
          </w:rPr>
          <w:t xml:space="preserve"> assumes that speciation occurs only in sympatry, then the daughter species occupy the same areas of its ancestor, which can be single or multiple areas. Other three models are provided by including the founder effects to all models previous described. Thus, in these models a daughter species could ‘jump’ to new area, not occupied by its ancestor. These models are coded including a ‘+J’ to the model abbreviation. </w:t>
        </w:r>
      </w:moveFrom>
    </w:p>
    <w:p w14:paraId="5DDFB192" w14:textId="3098F034" w:rsidR="005E1914" w:rsidDel="00821322" w:rsidRDefault="005E1914" w:rsidP="005E1914">
      <w:pPr>
        <w:spacing w:line="480" w:lineRule="auto"/>
        <w:ind w:firstLine="708"/>
        <w:rPr>
          <w:moveFrom w:id="432" w:author="Gabriel Nakamura" w:date="2020-06-12T15:12:00Z"/>
          <w:rFonts w:ascii="Times New Roman" w:hAnsi="Times New Roman" w:cs="Times New Roman"/>
          <w:sz w:val="24"/>
          <w:szCs w:val="24"/>
          <w:lang w:val="en-US"/>
        </w:rPr>
      </w:pPr>
      <w:moveFrom w:id="433" w:author="Gabriel Nakamura" w:date="2020-06-12T15:12:00Z">
        <w:r w:rsidDel="00821322">
          <w:rPr>
            <w:rFonts w:ascii="Times New Roman" w:hAnsi="Times New Roman" w:cs="Times New Roman"/>
            <w:sz w:val="24"/>
            <w:szCs w:val="24"/>
            <w:lang w:val="en-US"/>
          </w:rPr>
          <w:t>Here, we estimate the ancestral area for Tyrannidae species based on these six models: DIVA, DIVA+J, DEC, DEC+J, BayArea and BayArea+J. To this estimation</w:t>
        </w:r>
        <w:r w:rsidRPr="006310BA" w:rsidDel="00821322">
          <w:rPr>
            <w:rFonts w:ascii="Times New Roman" w:hAnsi="Times New Roman" w:cs="Times New Roman"/>
            <w:sz w:val="24"/>
            <w:szCs w:val="24"/>
            <w:lang w:val="en-US"/>
          </w:rPr>
          <w:t xml:space="preserve">, each species was classified </w:t>
        </w:r>
        <w:r w:rsidDel="00821322">
          <w:rPr>
            <w:rFonts w:ascii="Times New Roman" w:hAnsi="Times New Roman" w:cs="Times New Roman"/>
            <w:sz w:val="24"/>
            <w:szCs w:val="24"/>
            <w:lang w:val="en-US"/>
          </w:rPr>
          <w:t>as</w:t>
        </w:r>
        <w:r w:rsidRPr="006310BA" w:rsidDel="00821322">
          <w:rPr>
            <w:rFonts w:ascii="Times New Roman" w:hAnsi="Times New Roman" w:cs="Times New Roman"/>
            <w:sz w:val="24"/>
            <w:szCs w:val="24"/>
            <w:lang w:val="en-US"/>
          </w:rPr>
          <w:t xml:space="preserve"> belonging to a maximum of three biome, </w:t>
        </w:r>
        <w:r w:rsidDel="00821322">
          <w:rPr>
            <w:rFonts w:ascii="Times New Roman" w:hAnsi="Times New Roman" w:cs="Times New Roman"/>
            <w:sz w:val="24"/>
            <w:szCs w:val="24"/>
            <w:lang w:val="en-US"/>
          </w:rPr>
          <w:t>based on the most frequent biomes a species occurs. After run all six models we conduct model selection using Akaike Information Criterion to discriminate which one provides the best estimation of ancestral areas. The best ranked model of ancestral area estimation was used for the calculation of time arrival of species’ lineage in a biome.</w:t>
        </w:r>
      </w:moveFrom>
    </w:p>
    <w:moveFromRangeEnd w:id="430"/>
    <w:p w14:paraId="69AC0939" w14:textId="37F929EA" w:rsidR="005E1914" w:rsidRPr="006539D7" w:rsidDel="00952A0E" w:rsidRDefault="005E1914" w:rsidP="005E1914">
      <w:pPr>
        <w:spacing w:line="480" w:lineRule="auto"/>
        <w:rPr>
          <w:del w:id="434" w:author="Gabriel Nakamura" w:date="2020-06-12T15:46:00Z"/>
          <w:rFonts w:ascii="Times New Roman" w:hAnsi="Times New Roman" w:cs="Times New Roman"/>
          <w:i/>
          <w:iCs/>
          <w:sz w:val="24"/>
          <w:szCs w:val="24"/>
          <w:lang w:val="en-US"/>
          <w:rPrChange w:id="435" w:author="Gabriel Nakamura" w:date="2020-06-12T15:47:00Z">
            <w:rPr>
              <w:del w:id="436" w:author="Gabriel Nakamura" w:date="2020-06-12T15:46:00Z"/>
              <w:rFonts w:ascii="Times New Roman" w:hAnsi="Times New Roman" w:cs="Times New Roman"/>
              <w:b/>
              <w:bCs/>
              <w:i/>
              <w:iCs/>
              <w:sz w:val="24"/>
              <w:szCs w:val="24"/>
              <w:lang w:val="en-US"/>
            </w:rPr>
          </w:rPrChange>
        </w:rPr>
      </w:pPr>
      <w:del w:id="437" w:author="Gabriel Nakamura" w:date="2020-06-12T15:46:00Z">
        <w:r w:rsidRPr="006539D7" w:rsidDel="00952A0E">
          <w:rPr>
            <w:rFonts w:ascii="Times New Roman" w:hAnsi="Times New Roman" w:cs="Times New Roman"/>
            <w:i/>
            <w:iCs/>
            <w:sz w:val="24"/>
            <w:szCs w:val="24"/>
            <w:lang w:val="en-US"/>
            <w:rPrChange w:id="438" w:author="Gabriel Nakamura" w:date="2020-06-12T15:47:00Z">
              <w:rPr>
                <w:rFonts w:ascii="Times New Roman" w:hAnsi="Times New Roman" w:cs="Times New Roman"/>
                <w:b/>
                <w:bCs/>
                <w:i/>
                <w:iCs/>
                <w:sz w:val="24"/>
                <w:szCs w:val="24"/>
                <w:lang w:val="en-US"/>
              </w:rPr>
            </w:rPrChange>
          </w:rPr>
          <w:delText>Calculating the mean age of the assemblage</w:delText>
        </w:r>
      </w:del>
    </w:p>
    <w:p w14:paraId="07EAD216" w14:textId="14606309" w:rsidR="005E1914" w:rsidRPr="006539D7" w:rsidDel="00952A0E" w:rsidRDefault="005E1914" w:rsidP="005E1914">
      <w:pPr>
        <w:spacing w:line="480" w:lineRule="auto"/>
        <w:rPr>
          <w:del w:id="439" w:author="Gabriel Nakamura" w:date="2020-06-12T15:46:00Z"/>
          <w:rFonts w:ascii="Times New Roman" w:eastAsia="Times New Roman" w:hAnsi="Times New Roman"/>
          <w:i/>
          <w:iCs/>
          <w:sz w:val="24"/>
          <w:szCs w:val="24"/>
          <w:lang w:val="en-US"/>
          <w:rPrChange w:id="440" w:author="Gabriel Nakamura" w:date="2020-06-12T15:47:00Z">
            <w:rPr>
              <w:del w:id="441" w:author="Gabriel Nakamura" w:date="2020-06-12T15:46:00Z"/>
              <w:rFonts w:ascii="Times New Roman" w:eastAsia="Times New Roman" w:hAnsi="Times New Roman"/>
              <w:sz w:val="24"/>
              <w:szCs w:val="24"/>
              <w:lang w:val="en-US"/>
            </w:rPr>
          </w:rPrChange>
        </w:rPr>
      </w:pPr>
      <w:del w:id="442" w:author="Gabriel Nakamura" w:date="2020-06-12T15:46:00Z">
        <w:r w:rsidRPr="006539D7" w:rsidDel="00952A0E">
          <w:rPr>
            <w:rFonts w:ascii="Times New Roman" w:hAnsi="Times New Roman" w:cs="Times New Roman"/>
            <w:i/>
            <w:iCs/>
            <w:sz w:val="24"/>
            <w:szCs w:val="24"/>
            <w:lang w:val="en-US"/>
            <w:rPrChange w:id="443" w:author="Gabriel Nakamura" w:date="2020-06-12T15:47:00Z">
              <w:rPr>
                <w:rFonts w:ascii="Times New Roman" w:hAnsi="Times New Roman" w:cs="Times New Roman"/>
                <w:sz w:val="24"/>
                <w:szCs w:val="24"/>
                <w:lang w:val="en-US"/>
              </w:rPr>
            </w:rPrChange>
          </w:rPr>
          <w:tab/>
          <w:delText>We calculated the arrival time for each species’ lineage in the biome in which the assemblage belongs.</w:delText>
        </w:r>
      </w:del>
      <w:del w:id="444" w:author="Gabriel Nakamura" w:date="2020-06-12T15:19:00Z">
        <w:r w:rsidRPr="006539D7" w:rsidDel="006D018E">
          <w:rPr>
            <w:rFonts w:ascii="Times New Roman" w:hAnsi="Times New Roman" w:cs="Times New Roman"/>
            <w:i/>
            <w:iCs/>
            <w:sz w:val="24"/>
            <w:szCs w:val="24"/>
            <w:lang w:val="en-US"/>
            <w:rPrChange w:id="445" w:author="Gabriel Nakamura" w:date="2020-06-12T15:47:00Z">
              <w:rPr>
                <w:rFonts w:ascii="Times New Roman" w:hAnsi="Times New Roman" w:cs="Times New Roman"/>
                <w:sz w:val="24"/>
                <w:szCs w:val="24"/>
                <w:lang w:val="en-US"/>
              </w:rPr>
            </w:rPrChange>
          </w:rPr>
          <w:delText xml:space="preserve"> The arrival time was computed as the node age of the most ancient ancestor, in which that its descendants also occupied the biome of the assemblage, estimated to occur in the biome of the assemblage. When the more recent ancestral of a species was estimated to occupy a different biome than the occupied by the current species in the assemblage of interest, </w:delText>
        </w:r>
        <w:r w:rsidRPr="006539D7" w:rsidDel="006D018E">
          <w:rPr>
            <w:rFonts w:ascii="Times New Roman" w:eastAsia="Times New Roman" w:hAnsi="Times New Roman"/>
            <w:i/>
            <w:iCs/>
            <w:sz w:val="24"/>
            <w:szCs w:val="24"/>
            <w:lang w:val="en-US"/>
            <w:rPrChange w:id="446" w:author="Gabriel Nakamura" w:date="2020-06-12T15:47:00Z">
              <w:rPr>
                <w:rFonts w:ascii="Times New Roman" w:eastAsia="Times New Roman" w:hAnsi="Times New Roman"/>
                <w:sz w:val="24"/>
                <w:szCs w:val="24"/>
                <w:lang w:val="en-US"/>
              </w:rPr>
            </w:rPrChange>
          </w:rPr>
          <w:delText>we assign an arrival time of 1 x 10</w:delText>
        </w:r>
        <w:r w:rsidRPr="006539D7" w:rsidDel="006D018E">
          <w:rPr>
            <w:rFonts w:ascii="Times New Roman" w:eastAsia="Times New Roman" w:hAnsi="Times New Roman"/>
            <w:i/>
            <w:iCs/>
            <w:sz w:val="24"/>
            <w:szCs w:val="24"/>
            <w:vertAlign w:val="superscript"/>
            <w:lang w:val="en-US"/>
            <w:rPrChange w:id="447" w:author="Gabriel Nakamura" w:date="2020-06-12T15:47:00Z">
              <w:rPr>
                <w:rFonts w:ascii="Times New Roman" w:eastAsia="Times New Roman" w:hAnsi="Times New Roman"/>
                <w:sz w:val="24"/>
                <w:szCs w:val="24"/>
                <w:vertAlign w:val="superscript"/>
                <w:lang w:val="en-US"/>
              </w:rPr>
            </w:rPrChange>
          </w:rPr>
          <w:delText>-5</w:delText>
        </w:r>
        <w:r w:rsidRPr="006539D7" w:rsidDel="006D018E">
          <w:rPr>
            <w:rFonts w:ascii="Times New Roman" w:eastAsia="Times New Roman" w:hAnsi="Times New Roman"/>
            <w:i/>
            <w:iCs/>
            <w:sz w:val="24"/>
            <w:szCs w:val="24"/>
            <w:lang w:val="en-US"/>
            <w:rPrChange w:id="448" w:author="Gabriel Nakamura" w:date="2020-06-12T15:47:00Z">
              <w:rPr>
                <w:rFonts w:ascii="Times New Roman" w:eastAsia="Times New Roman" w:hAnsi="Times New Roman"/>
                <w:sz w:val="24"/>
                <w:szCs w:val="24"/>
                <w:lang w:val="en-US"/>
              </w:rPr>
            </w:rPrChange>
          </w:rPr>
          <w:delText xml:space="preserve"> Ma. Thus, we assume that when the dispersion occurred after the last speciation event in the tree, the time of arrival was very recent. After obtained the age for all species in all biomes, the mean age of the assemblage is the mean of the arrival time of species to the biome of the assemblage.</w:delText>
        </w:r>
      </w:del>
      <w:del w:id="449" w:author="Gabriel Nakamura" w:date="2020-06-12T15:46:00Z">
        <w:r w:rsidRPr="006539D7" w:rsidDel="00952A0E">
          <w:rPr>
            <w:rFonts w:ascii="Times New Roman" w:eastAsia="Times New Roman" w:hAnsi="Times New Roman"/>
            <w:i/>
            <w:iCs/>
            <w:sz w:val="24"/>
            <w:szCs w:val="24"/>
            <w:lang w:val="en-US"/>
            <w:rPrChange w:id="450" w:author="Gabriel Nakamura" w:date="2020-06-12T15:47:00Z">
              <w:rPr>
                <w:rFonts w:ascii="Times New Roman" w:eastAsia="Times New Roman" w:hAnsi="Times New Roman"/>
                <w:sz w:val="24"/>
                <w:szCs w:val="24"/>
                <w:lang w:val="en-US"/>
              </w:rPr>
            </w:rPrChange>
          </w:rPr>
          <w:delText xml:space="preserve"> </w:delText>
        </w:r>
      </w:del>
    </w:p>
    <w:p w14:paraId="568A4B91" w14:textId="77777777" w:rsidR="005E1914" w:rsidRPr="006539D7" w:rsidRDefault="005E1914" w:rsidP="005E1914">
      <w:pPr>
        <w:spacing w:line="480" w:lineRule="auto"/>
        <w:jc w:val="both"/>
        <w:rPr>
          <w:rFonts w:ascii="Times New Roman" w:hAnsi="Times New Roman"/>
          <w:i/>
          <w:iCs/>
          <w:sz w:val="24"/>
          <w:szCs w:val="24"/>
          <w:lang w:val="en-US"/>
          <w:rPrChange w:id="451" w:author="Gabriel Nakamura" w:date="2020-06-12T15:47:00Z">
            <w:rPr>
              <w:rFonts w:ascii="Times New Roman" w:hAnsi="Times New Roman"/>
              <w:b/>
              <w:iCs/>
              <w:sz w:val="24"/>
              <w:szCs w:val="24"/>
              <w:lang w:val="en-US"/>
            </w:rPr>
          </w:rPrChange>
        </w:rPr>
      </w:pPr>
      <w:r w:rsidRPr="006539D7">
        <w:rPr>
          <w:rFonts w:ascii="Times New Roman" w:hAnsi="Times New Roman"/>
          <w:i/>
          <w:iCs/>
          <w:sz w:val="24"/>
          <w:szCs w:val="24"/>
          <w:lang w:val="en-US"/>
          <w:rPrChange w:id="452" w:author="Gabriel Nakamura" w:date="2020-06-12T15:47:00Z">
            <w:rPr>
              <w:rFonts w:ascii="Times New Roman" w:hAnsi="Times New Roman"/>
              <w:b/>
              <w:iCs/>
              <w:sz w:val="24"/>
              <w:szCs w:val="24"/>
              <w:lang w:val="en-US"/>
            </w:rPr>
          </w:rPrChange>
        </w:rPr>
        <w:t>Data analysis</w:t>
      </w:r>
    </w:p>
    <w:p w14:paraId="3A28FD9F" w14:textId="71980F6E" w:rsidR="005E1914" w:rsidRDefault="005E1914" w:rsidP="005E1914">
      <w:pPr>
        <w:pStyle w:val="SemEspaamento"/>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To evaluate the OTT and TNC hypothesis</w:t>
      </w:r>
      <w:del w:id="453" w:author="Gabriel Nakamura" w:date="2020-06-12T15:47:00Z">
        <w:r w:rsidDel="006539D7">
          <w:rPr>
            <w:rFonts w:ascii="Times New Roman" w:hAnsi="Times New Roman" w:cs="Times New Roman"/>
            <w:bCs/>
            <w:sz w:val="24"/>
            <w:szCs w:val="24"/>
            <w:lang w:val="en-US"/>
          </w:rPr>
          <w:delText xml:space="preserve"> for the relationship of richness and latitudinal gradient</w:delText>
        </w:r>
      </w:del>
      <w:r>
        <w:rPr>
          <w:rFonts w:ascii="Times New Roman" w:hAnsi="Times New Roman" w:cs="Times New Roman"/>
          <w:bCs/>
          <w:sz w:val="24"/>
          <w:szCs w:val="24"/>
          <w:lang w:val="en-US"/>
        </w:rPr>
        <w:t xml:space="preserve">, we tested </w:t>
      </w:r>
      <w:del w:id="454" w:author="Gabriel Nakamura" w:date="2020-06-19T11:15:00Z">
        <w:r w:rsidDel="00433342">
          <w:rPr>
            <w:rFonts w:ascii="Times New Roman" w:hAnsi="Times New Roman" w:cs="Times New Roman"/>
            <w:bCs/>
            <w:sz w:val="24"/>
            <w:szCs w:val="24"/>
            <w:lang w:val="en-US"/>
          </w:rPr>
          <w:delText xml:space="preserve">whether </w:delText>
        </w:r>
      </w:del>
      <w:ins w:id="455" w:author="Gabriel Nakamura" w:date="2020-06-19T11:15:00Z">
        <w:r w:rsidR="00433342">
          <w:rPr>
            <w:rFonts w:ascii="Times New Roman" w:hAnsi="Times New Roman" w:cs="Times New Roman"/>
            <w:bCs/>
            <w:sz w:val="24"/>
            <w:szCs w:val="24"/>
            <w:lang w:val="en-US"/>
          </w:rPr>
          <w:t>for differences in</w:t>
        </w:r>
      </w:ins>
      <w:del w:id="456" w:author="Gabriel Nakamura" w:date="2020-06-19T11:15:00Z">
        <w:r w:rsidDel="00433342">
          <w:rPr>
            <w:rFonts w:ascii="Times New Roman" w:hAnsi="Times New Roman" w:cs="Times New Roman"/>
            <w:bCs/>
            <w:sz w:val="24"/>
            <w:szCs w:val="24"/>
            <w:lang w:val="en-US"/>
          </w:rPr>
          <w:delText>the</w:delText>
        </w:r>
      </w:del>
      <w:r>
        <w:rPr>
          <w:rFonts w:ascii="Times New Roman" w:hAnsi="Times New Roman" w:cs="Times New Roman"/>
          <w:bCs/>
          <w:sz w:val="24"/>
          <w:szCs w:val="24"/>
          <w:lang w:val="en-US"/>
        </w:rPr>
        <w:t xml:space="preserve"> NRI</w:t>
      </w:r>
      <w:ins w:id="457" w:author="Gabriel Nakamura" w:date="2020-06-12T15:48:00Z">
        <w:r w:rsidR="00E63BF2">
          <w:rPr>
            <w:rFonts w:ascii="Times New Roman" w:hAnsi="Times New Roman" w:cs="Times New Roman"/>
            <w:bCs/>
            <w:sz w:val="24"/>
            <w:szCs w:val="24"/>
            <w:lang w:val="en-US"/>
          </w:rPr>
          <w:t xml:space="preserve"> and mean age of assemblage</w:t>
        </w:r>
      </w:ins>
      <w:r>
        <w:rPr>
          <w:rFonts w:ascii="Times New Roman" w:hAnsi="Times New Roman" w:cs="Times New Roman"/>
          <w:bCs/>
          <w:sz w:val="24"/>
          <w:szCs w:val="24"/>
          <w:lang w:val="en-US"/>
        </w:rPr>
        <w:t xml:space="preserve"> </w:t>
      </w:r>
      <w:del w:id="458" w:author="Gabriel Nakamura" w:date="2020-06-19T11:15:00Z">
        <w:r w:rsidDel="00433342">
          <w:rPr>
            <w:rFonts w:ascii="Times New Roman" w:hAnsi="Times New Roman" w:cs="Times New Roman"/>
            <w:bCs/>
            <w:sz w:val="24"/>
            <w:szCs w:val="24"/>
            <w:lang w:val="en-US"/>
          </w:rPr>
          <w:delText xml:space="preserve">is different </w:delText>
        </w:r>
      </w:del>
      <w:r>
        <w:rPr>
          <w:rFonts w:ascii="Times New Roman" w:hAnsi="Times New Roman" w:cs="Times New Roman"/>
          <w:bCs/>
          <w:sz w:val="24"/>
          <w:szCs w:val="24"/>
          <w:lang w:val="en-US"/>
        </w:rPr>
        <w:t xml:space="preserve">between Tropical and Temperate assemblages with one-way </w:t>
      </w:r>
      <w:ins w:id="459" w:author="Gabriel Nakamura" w:date="2020-06-19T15:43:00Z">
        <w:r w:rsidR="008840F7">
          <w:rPr>
            <w:rFonts w:ascii="Times New Roman" w:hAnsi="Times New Roman" w:cs="Times New Roman"/>
            <w:bCs/>
            <w:sz w:val="24"/>
            <w:szCs w:val="24"/>
            <w:lang w:val="en-US"/>
          </w:rPr>
          <w:t xml:space="preserve">non parametric </w:t>
        </w:r>
      </w:ins>
      <w:proofErr w:type="spellStart"/>
      <w:r>
        <w:rPr>
          <w:rFonts w:ascii="Times New Roman" w:hAnsi="Times New Roman" w:cs="Times New Roman"/>
          <w:bCs/>
          <w:sz w:val="24"/>
          <w:szCs w:val="24"/>
          <w:lang w:val="en-US"/>
        </w:rPr>
        <w:t>Anova</w:t>
      </w:r>
      <w:proofErr w:type="spellEnd"/>
      <w:ins w:id="460" w:author="Gabriel Nakamura" w:date="2020-06-19T15:43:00Z">
        <w:r w:rsidR="008840F7">
          <w:rPr>
            <w:rFonts w:ascii="Times New Roman" w:hAnsi="Times New Roman" w:cs="Times New Roman"/>
            <w:bCs/>
            <w:sz w:val="24"/>
            <w:szCs w:val="24"/>
            <w:lang w:val="en-US"/>
          </w:rPr>
          <w:t xml:space="preserve"> (</w:t>
        </w:r>
      </w:ins>
      <w:ins w:id="461" w:author="Gabriel Nakamura" w:date="2020-06-19T15:44:00Z">
        <w:r w:rsidR="008840F7">
          <w:rPr>
            <w:rFonts w:ascii="Times New Roman" w:hAnsi="Times New Roman" w:cs="Times New Roman"/>
            <w:bCs/>
            <w:sz w:val="24"/>
            <w:szCs w:val="24"/>
            <w:lang w:val="en-US"/>
          </w:rPr>
          <w:t>Legendre XXXX</w:t>
        </w:r>
      </w:ins>
      <w:ins w:id="462" w:author="Gabriel Nakamura" w:date="2020-06-19T15:43:00Z">
        <w:r w:rsidR="008840F7">
          <w:rPr>
            <w:rFonts w:ascii="Times New Roman" w:hAnsi="Times New Roman" w:cs="Times New Roman"/>
            <w:bCs/>
            <w:sz w:val="24"/>
            <w:szCs w:val="24"/>
            <w:lang w:val="en-US"/>
          </w:rPr>
          <w:t>)</w:t>
        </w:r>
      </w:ins>
      <w:r>
        <w:rPr>
          <w:rFonts w:ascii="Times New Roman" w:hAnsi="Times New Roman" w:cs="Times New Roman"/>
          <w:bCs/>
          <w:sz w:val="24"/>
          <w:szCs w:val="24"/>
          <w:lang w:val="en-US"/>
        </w:rPr>
        <w:t xml:space="preserve">, </w:t>
      </w:r>
      <w:del w:id="463" w:author="Gabriel Nakamura" w:date="2020-06-19T16:07:00Z">
        <w:r w:rsidDel="002F5CB6">
          <w:rPr>
            <w:rFonts w:ascii="Times New Roman" w:hAnsi="Times New Roman" w:cs="Times New Roman"/>
            <w:bCs/>
            <w:sz w:val="24"/>
            <w:szCs w:val="24"/>
            <w:lang w:val="en-US"/>
          </w:rPr>
          <w:delText>as well as</w:delText>
        </w:r>
      </w:del>
      <w:ins w:id="464" w:author="Gabriel Nakamura" w:date="2020-06-19T16:07:00Z">
        <w:r w:rsidR="002F5CB6">
          <w:rPr>
            <w:rFonts w:ascii="Times New Roman" w:hAnsi="Times New Roman" w:cs="Times New Roman"/>
            <w:bCs/>
            <w:sz w:val="24"/>
            <w:szCs w:val="24"/>
            <w:lang w:val="en-US"/>
          </w:rPr>
          <w:t>and complementary</w:t>
        </w:r>
      </w:ins>
      <w:ins w:id="465" w:author="Gabriel Nakamura" w:date="2020-06-19T13:21:00Z">
        <w:r w:rsidR="00AD0B2F">
          <w:rPr>
            <w:rFonts w:ascii="Times New Roman" w:hAnsi="Times New Roman" w:cs="Times New Roman"/>
            <w:bCs/>
            <w:sz w:val="24"/>
            <w:szCs w:val="24"/>
            <w:lang w:val="en-US"/>
          </w:rPr>
          <w:t xml:space="preserve"> </w:t>
        </w:r>
      </w:ins>
      <w:del w:id="466" w:author="Gabriel Nakamura" w:date="2020-06-19T13:21:00Z">
        <w:r w:rsidDel="00AD0B2F">
          <w:rPr>
            <w:rFonts w:ascii="Times New Roman" w:hAnsi="Times New Roman" w:cs="Times New Roman"/>
            <w:bCs/>
            <w:sz w:val="24"/>
            <w:szCs w:val="24"/>
            <w:lang w:val="en-US"/>
          </w:rPr>
          <w:delText xml:space="preserve"> conducted</w:delText>
        </w:r>
      </w:del>
      <w:del w:id="467" w:author="Gabriel Nakamura" w:date="2020-06-19T14:04:00Z">
        <w:r w:rsidDel="00275567">
          <w:rPr>
            <w:rFonts w:ascii="Times New Roman" w:hAnsi="Times New Roman" w:cs="Times New Roman"/>
            <w:bCs/>
            <w:sz w:val="24"/>
            <w:szCs w:val="24"/>
            <w:lang w:val="en-US"/>
          </w:rPr>
          <w:delText xml:space="preserve"> </w:delText>
        </w:r>
      </w:del>
      <w:r>
        <w:rPr>
          <w:rFonts w:ascii="Times New Roman" w:hAnsi="Times New Roman" w:cs="Times New Roman"/>
          <w:bCs/>
          <w:sz w:val="24"/>
          <w:szCs w:val="24"/>
          <w:lang w:val="en-US"/>
        </w:rPr>
        <w:t xml:space="preserve">a </w:t>
      </w:r>
      <w:commentRangeStart w:id="468"/>
      <w:r>
        <w:rPr>
          <w:rFonts w:ascii="Times New Roman" w:hAnsi="Times New Roman" w:cs="Times New Roman"/>
          <w:bCs/>
          <w:sz w:val="24"/>
          <w:szCs w:val="24"/>
          <w:lang w:val="en-US"/>
        </w:rPr>
        <w:t>regression model with latitude as a predictor of NRI values</w:t>
      </w:r>
      <w:commentRangeEnd w:id="468"/>
      <w:r>
        <w:rPr>
          <w:rStyle w:val="Refdecomentrio"/>
        </w:rPr>
        <w:commentReference w:id="468"/>
      </w:r>
      <w:ins w:id="469" w:author="Gabriel Nakamura" w:date="2020-06-12T15:51:00Z">
        <w:r w:rsidR="00434F6D">
          <w:rPr>
            <w:rFonts w:ascii="Times New Roman" w:hAnsi="Times New Roman" w:cs="Times New Roman"/>
            <w:bCs/>
            <w:sz w:val="24"/>
            <w:szCs w:val="24"/>
            <w:lang w:val="en-US"/>
          </w:rPr>
          <w:t xml:space="preserve"> (</w:t>
        </w:r>
      </w:ins>
      <w:ins w:id="470" w:author="Gabriel Nakamura" w:date="2020-06-12T19:46:00Z">
        <w:r w:rsidR="00E7723A">
          <w:rPr>
            <w:rFonts w:ascii="Times New Roman" w:hAnsi="Times New Roman" w:cs="Times New Roman"/>
            <w:bCs/>
            <w:sz w:val="24"/>
            <w:szCs w:val="24"/>
            <w:lang w:val="en-US"/>
          </w:rPr>
          <w:t xml:space="preserve">Appendix 2, </w:t>
        </w:r>
      </w:ins>
      <w:ins w:id="471" w:author="Gabriel Nakamura" w:date="2020-06-12T15:51:00Z">
        <w:r w:rsidR="00434F6D">
          <w:rPr>
            <w:rFonts w:ascii="Times New Roman" w:hAnsi="Times New Roman" w:cs="Times New Roman"/>
            <w:bCs/>
            <w:sz w:val="24"/>
            <w:szCs w:val="24"/>
            <w:lang w:val="en-US"/>
          </w:rPr>
          <w:t>Figure S2)</w:t>
        </w:r>
      </w:ins>
      <w:r>
        <w:rPr>
          <w:rFonts w:ascii="Times New Roman" w:hAnsi="Times New Roman" w:cs="Times New Roman"/>
          <w:bCs/>
          <w:sz w:val="24"/>
          <w:szCs w:val="24"/>
          <w:lang w:val="en-US"/>
        </w:rPr>
        <w:t>.</w:t>
      </w:r>
      <w:del w:id="472" w:author="Gabriel Nakamura" w:date="2020-06-12T15:48:00Z">
        <w:r w:rsidDel="00E63BF2">
          <w:rPr>
            <w:rFonts w:ascii="Times New Roman" w:hAnsi="Times New Roman" w:cs="Times New Roman"/>
            <w:bCs/>
            <w:sz w:val="24"/>
            <w:szCs w:val="24"/>
            <w:lang w:val="en-US"/>
          </w:rPr>
          <w:delText xml:space="preserve"> Furthermore, we tested whether the mean age of assemblages is different between Tropical and Temperate assemblages with one-way Anova.</w:delText>
        </w:r>
      </w:del>
      <w:r>
        <w:rPr>
          <w:rFonts w:ascii="Times New Roman" w:hAnsi="Times New Roman" w:cs="Times New Roman"/>
          <w:bCs/>
          <w:sz w:val="24"/>
          <w:szCs w:val="24"/>
          <w:lang w:val="en-US"/>
        </w:rPr>
        <w:t xml:space="preserve"> </w:t>
      </w:r>
      <w:ins w:id="473" w:author="Gabriel Nakamura" w:date="2020-06-19T11:19:00Z">
        <w:r w:rsidR="0001637D">
          <w:rPr>
            <w:rFonts w:ascii="Times New Roman" w:hAnsi="Times New Roman" w:cs="Times New Roman"/>
            <w:bCs/>
            <w:sz w:val="24"/>
            <w:szCs w:val="24"/>
            <w:lang w:val="en-US"/>
          </w:rPr>
          <w:t xml:space="preserve">We also </w:t>
        </w:r>
        <w:r w:rsidR="00E56DE8">
          <w:rPr>
            <w:rFonts w:ascii="Times New Roman" w:hAnsi="Times New Roman" w:cs="Times New Roman"/>
            <w:bCs/>
            <w:sz w:val="24"/>
            <w:szCs w:val="24"/>
            <w:lang w:val="en-US"/>
          </w:rPr>
          <w:t xml:space="preserve">spatialized the results of NRI and mean age </w:t>
        </w:r>
      </w:ins>
      <w:ins w:id="474" w:author="Gabriel Nakamura" w:date="2020-06-19T14:04:00Z">
        <w:r w:rsidR="003F3687">
          <w:rPr>
            <w:rFonts w:ascii="Times New Roman" w:hAnsi="Times New Roman" w:cs="Times New Roman"/>
            <w:bCs/>
            <w:sz w:val="24"/>
            <w:szCs w:val="24"/>
            <w:lang w:val="en-US"/>
          </w:rPr>
          <w:t xml:space="preserve">for all </w:t>
        </w:r>
      </w:ins>
      <w:proofErr w:type="spellStart"/>
      <w:ins w:id="475" w:author="Gabriel Nakamura" w:date="2020-06-19T16:07:00Z">
        <w:r w:rsidR="0078017B">
          <w:rPr>
            <w:rFonts w:ascii="Times New Roman" w:hAnsi="Times New Roman" w:cs="Times New Roman"/>
            <w:bCs/>
            <w:sz w:val="24"/>
            <w:szCs w:val="24"/>
            <w:lang w:val="en-US"/>
          </w:rPr>
          <w:t>Tyr</w:t>
        </w:r>
      </w:ins>
      <w:ins w:id="476" w:author="Gabriel Nakamura" w:date="2020-06-19T16:08:00Z">
        <w:r w:rsidR="0078017B">
          <w:rPr>
            <w:rFonts w:ascii="Times New Roman" w:hAnsi="Times New Roman" w:cs="Times New Roman"/>
            <w:bCs/>
            <w:sz w:val="24"/>
            <w:szCs w:val="24"/>
            <w:lang w:val="en-US"/>
          </w:rPr>
          <w:t>anidae</w:t>
        </w:r>
        <w:proofErr w:type="spellEnd"/>
        <w:r w:rsidR="0078017B">
          <w:rPr>
            <w:rFonts w:ascii="Times New Roman" w:hAnsi="Times New Roman" w:cs="Times New Roman"/>
            <w:bCs/>
            <w:sz w:val="24"/>
            <w:szCs w:val="24"/>
            <w:lang w:val="en-US"/>
          </w:rPr>
          <w:t xml:space="preserve"> </w:t>
        </w:r>
      </w:ins>
      <w:ins w:id="477" w:author="Gabriel Nakamura" w:date="2020-06-19T14:04:00Z">
        <w:r w:rsidR="003F3687">
          <w:rPr>
            <w:rFonts w:ascii="Times New Roman" w:hAnsi="Times New Roman" w:cs="Times New Roman"/>
            <w:bCs/>
            <w:sz w:val="24"/>
            <w:szCs w:val="24"/>
            <w:lang w:val="en-US"/>
          </w:rPr>
          <w:t xml:space="preserve">assemblages of America continent. </w:t>
        </w:r>
      </w:ins>
      <w:del w:id="478" w:author="Gabriel Nakamura" w:date="2020-06-19T11:18:00Z">
        <w:r w:rsidDel="0001637D">
          <w:rPr>
            <w:rFonts w:ascii="Times New Roman" w:hAnsi="Times New Roman" w:cs="Times New Roman"/>
            <w:bCs/>
            <w:sz w:val="24"/>
            <w:szCs w:val="24"/>
            <w:lang w:val="en-US"/>
          </w:rPr>
          <w:delText xml:space="preserve">This </w:delText>
        </w:r>
      </w:del>
      <w:ins w:id="479" w:author="Gabriel Nakamura" w:date="2020-06-19T11:18:00Z">
        <w:r w:rsidR="0001637D">
          <w:rPr>
            <w:rFonts w:ascii="Times New Roman" w:hAnsi="Times New Roman" w:cs="Times New Roman"/>
            <w:bCs/>
            <w:sz w:val="24"/>
            <w:szCs w:val="24"/>
            <w:lang w:val="en-US"/>
          </w:rPr>
          <w:t>All</w:t>
        </w:r>
        <w:r w:rsidR="0001637D">
          <w:rPr>
            <w:rFonts w:ascii="Times New Roman" w:hAnsi="Times New Roman" w:cs="Times New Roman"/>
            <w:bCs/>
            <w:sz w:val="24"/>
            <w:szCs w:val="24"/>
            <w:lang w:val="en-US"/>
          </w:rPr>
          <w:t xml:space="preserve"> </w:t>
        </w:r>
      </w:ins>
      <w:r>
        <w:rPr>
          <w:rFonts w:ascii="Times New Roman" w:hAnsi="Times New Roman" w:cs="Times New Roman"/>
          <w:bCs/>
          <w:sz w:val="24"/>
          <w:szCs w:val="24"/>
          <w:lang w:val="en-US"/>
        </w:rPr>
        <w:t xml:space="preserve">analysis was conducted in R environment </w:t>
      </w:r>
      <w:r>
        <w:rPr>
          <w:rFonts w:ascii="Times New Roman" w:hAnsi="Times New Roman" w:cs="Times New Roman"/>
          <w:bCs/>
          <w:sz w:val="24"/>
          <w:szCs w:val="24"/>
          <w:lang w:val="en-US"/>
        </w:rPr>
        <w:fldChar w:fldCharType="begin" w:fldLock="1"/>
      </w:r>
      <w:r w:rsidR="006D7A4B">
        <w:rPr>
          <w:rFonts w:ascii="Times New Roman" w:hAnsi="Times New Roman" w:cs="Times New Roman"/>
          <w:bCs/>
          <w:sz w:val="24"/>
          <w:szCs w:val="24"/>
          <w:lang w:val="en-US"/>
        </w:rPr>
        <w:instrText>ADDIN CSL_CITATION {"citationItems":[{"id":"ITEM-1","itemData":{"author":[{"dropping-particle":"","family":"Team","given":"R Core","non-dropping-particle":"","parse-names":false,"suffix":""}],"container-title":"R Foundation for Statistical Computing, Vienna, Austria.","id":"ITEM-1","issued":{"date-parts":[["2018"]]},"title":"R: A language and environment for statistical computing.","type":"article-journal"},"uris":["http://www.mendeley.com/documents/?uuid=139fdb05-e9bb-4492-8555-c1d1250def22","http://www.mendeley.com/documents/?uuid=27a9d0f6-3c19-4051-8cdf-62101f69fd76"]}],"mendeley":{"formattedCitation":"(Team 2018)","manualFormatting":"(R Core Team, 2018)","plainTextFormattedCitation":"(Team 2018)","previouslyFormattedCitation":"(Team 2018)"},"properties":{"noteIndex":0},"schema":"https://github.com/citation-style-language/schema/raw/master/csl-citation.json"}</w:instrText>
      </w:r>
      <w:r>
        <w:rPr>
          <w:rFonts w:ascii="Times New Roman" w:hAnsi="Times New Roman" w:cs="Times New Roman"/>
          <w:bCs/>
          <w:sz w:val="24"/>
          <w:szCs w:val="24"/>
          <w:lang w:val="en-US"/>
        </w:rPr>
        <w:fldChar w:fldCharType="separate"/>
      </w:r>
      <w:r w:rsidRPr="00AC281B">
        <w:rPr>
          <w:rFonts w:ascii="Times New Roman" w:hAnsi="Times New Roman" w:cs="Times New Roman"/>
          <w:bCs/>
          <w:noProof/>
          <w:sz w:val="24"/>
          <w:szCs w:val="24"/>
          <w:lang w:val="en-US"/>
        </w:rPr>
        <w:t>(</w:t>
      </w:r>
      <w:r>
        <w:rPr>
          <w:rFonts w:ascii="Times New Roman" w:hAnsi="Times New Roman" w:cs="Times New Roman"/>
          <w:bCs/>
          <w:noProof/>
          <w:sz w:val="24"/>
          <w:szCs w:val="24"/>
          <w:lang w:val="en-US"/>
        </w:rPr>
        <w:t xml:space="preserve">R Core </w:t>
      </w:r>
      <w:r w:rsidRPr="00AC281B">
        <w:rPr>
          <w:rFonts w:ascii="Times New Roman" w:hAnsi="Times New Roman" w:cs="Times New Roman"/>
          <w:bCs/>
          <w:noProof/>
          <w:sz w:val="24"/>
          <w:szCs w:val="24"/>
          <w:lang w:val="en-US"/>
        </w:rPr>
        <w:t>Team, 2018)</w:t>
      </w:r>
      <w:r>
        <w:rPr>
          <w:rFonts w:ascii="Times New Roman" w:hAnsi="Times New Roman" w:cs="Times New Roman"/>
          <w:bCs/>
          <w:sz w:val="24"/>
          <w:szCs w:val="24"/>
          <w:lang w:val="en-US"/>
        </w:rPr>
        <w:fldChar w:fldCharType="end"/>
      </w:r>
      <w:ins w:id="480" w:author="Gabriel Nakamura" w:date="2020-06-19T16:08:00Z">
        <w:r w:rsidR="00D5699A">
          <w:rPr>
            <w:rFonts w:ascii="Times New Roman" w:hAnsi="Times New Roman" w:cs="Times New Roman"/>
            <w:bCs/>
            <w:sz w:val="24"/>
            <w:szCs w:val="24"/>
            <w:lang w:val="en-US"/>
          </w:rPr>
          <w:t xml:space="preserve"> and all codes and functions used are available at </w:t>
        </w:r>
      </w:ins>
      <w:ins w:id="481" w:author="Gabriel Nakamura" w:date="2020-06-19T17:28:00Z">
        <w:r w:rsidR="00BC3792">
          <w:rPr>
            <w:rFonts w:ascii="Times New Roman" w:hAnsi="Times New Roman" w:cs="Times New Roman"/>
            <w:bCs/>
            <w:sz w:val="24"/>
            <w:szCs w:val="24"/>
            <w:lang w:val="en-US"/>
          </w:rPr>
          <w:t>.</w:t>
        </w:r>
      </w:ins>
      <w:del w:id="482" w:author="Gabriel Nakamura" w:date="2020-06-19T16:08:00Z">
        <w:r w:rsidDel="0078017B">
          <w:rPr>
            <w:rFonts w:ascii="Times New Roman" w:hAnsi="Times New Roman" w:cs="Times New Roman"/>
            <w:bCs/>
            <w:sz w:val="24"/>
            <w:szCs w:val="24"/>
            <w:lang w:val="en-US"/>
          </w:rPr>
          <w:delText>.</w:delText>
        </w:r>
      </w:del>
    </w:p>
    <w:p w14:paraId="1206B45B" w14:textId="66FF99FB" w:rsidR="00B86404" w:rsidRPr="00B86404" w:rsidRDefault="00B86404" w:rsidP="005E1914">
      <w:pPr>
        <w:pStyle w:val="SemEspaamento"/>
        <w:spacing w:line="480" w:lineRule="auto"/>
        <w:rPr>
          <w:rFonts w:ascii="Times New Roman" w:hAnsi="Times New Roman" w:cs="Times New Roman"/>
          <w:b/>
          <w:sz w:val="24"/>
          <w:szCs w:val="24"/>
          <w:lang w:val="en-US"/>
        </w:rPr>
      </w:pPr>
      <w:r w:rsidRPr="00B86404">
        <w:rPr>
          <w:rFonts w:ascii="Times New Roman" w:hAnsi="Times New Roman" w:cs="Times New Roman"/>
          <w:b/>
          <w:sz w:val="24"/>
          <w:szCs w:val="24"/>
          <w:lang w:val="en-US"/>
        </w:rPr>
        <w:t>RESULTS</w:t>
      </w:r>
      <w:r w:rsidR="00337C57">
        <w:rPr>
          <w:rFonts w:ascii="Times New Roman" w:hAnsi="Times New Roman" w:cs="Times New Roman"/>
          <w:b/>
          <w:sz w:val="24"/>
          <w:szCs w:val="24"/>
          <w:lang w:val="en-US"/>
        </w:rPr>
        <w:t xml:space="preserve"> </w:t>
      </w:r>
    </w:p>
    <w:p w14:paraId="2641C6D3" w14:textId="49F57DF5" w:rsidR="00B86404" w:rsidRPr="00B86404" w:rsidRDefault="00801CB3" w:rsidP="00275567">
      <w:pPr>
        <w:spacing w:after="0" w:line="480" w:lineRule="auto"/>
        <w:jc w:val="both"/>
        <w:rPr>
          <w:rFonts w:ascii="Times New Roman" w:hAnsi="Times New Roman" w:cs="Times New Roman"/>
          <w:sz w:val="24"/>
          <w:szCs w:val="24"/>
          <w:lang w:val="en-US"/>
        </w:rPr>
        <w:pPrChange w:id="483" w:author="Gabriel Nakamura" w:date="2020-06-19T14:04:00Z">
          <w:pPr>
            <w:spacing w:after="0" w:line="480" w:lineRule="auto"/>
            <w:ind w:firstLine="708"/>
            <w:jc w:val="both"/>
          </w:pPr>
        </w:pPrChange>
      </w:pPr>
      <w:ins w:id="484" w:author="Gabriel Nakamura" w:date="2020-06-19T17:33:00Z">
        <w:r>
          <w:rPr>
            <w:rFonts w:ascii="Times New Roman" w:hAnsi="Times New Roman" w:cs="Times New Roman"/>
            <w:sz w:val="24"/>
            <w:szCs w:val="24"/>
            <w:lang w:val="en-US"/>
          </w:rPr>
          <w:lastRenderedPageBreak/>
          <w:t xml:space="preserve">The </w:t>
        </w:r>
        <w:proofErr w:type="spellStart"/>
        <w:r>
          <w:rPr>
            <w:rFonts w:ascii="Times New Roman" w:hAnsi="Times New Roman" w:cs="Times New Roman"/>
            <w:sz w:val="24"/>
            <w:szCs w:val="24"/>
            <w:lang w:val="en-US"/>
          </w:rPr>
          <w:t>Tyranidae</w:t>
        </w:r>
        <w:proofErr w:type="spellEnd"/>
        <w:r>
          <w:rPr>
            <w:rFonts w:ascii="Times New Roman" w:hAnsi="Times New Roman" w:cs="Times New Roman"/>
            <w:sz w:val="24"/>
            <w:szCs w:val="24"/>
            <w:lang w:val="en-US"/>
          </w:rPr>
          <w:t xml:space="preserve"> assemblages pres</w:t>
        </w:r>
      </w:ins>
      <w:ins w:id="485" w:author="Gabriel Nakamura" w:date="2020-06-19T17:34:00Z">
        <w:r>
          <w:rPr>
            <w:rFonts w:ascii="Times New Roman" w:hAnsi="Times New Roman" w:cs="Times New Roman"/>
            <w:sz w:val="24"/>
            <w:szCs w:val="24"/>
            <w:lang w:val="en-US"/>
          </w:rPr>
          <w:t xml:space="preserve">ented a </w:t>
        </w:r>
        <w:r w:rsidR="00FA5E5D">
          <w:rPr>
            <w:rFonts w:ascii="Times New Roman" w:hAnsi="Times New Roman" w:cs="Times New Roman"/>
            <w:sz w:val="24"/>
            <w:szCs w:val="24"/>
            <w:lang w:val="en-US"/>
          </w:rPr>
          <w:t xml:space="preserve">strong richness gradient </w:t>
        </w:r>
      </w:ins>
      <w:del w:id="486" w:author="Gabriel Nakamura" w:date="2020-06-19T17:34:00Z">
        <w:r w:rsidR="005B518A" w:rsidDel="00FA5E5D">
          <w:rPr>
            <w:rFonts w:ascii="Times New Roman" w:hAnsi="Times New Roman" w:cs="Times New Roman"/>
            <w:sz w:val="24"/>
            <w:szCs w:val="24"/>
            <w:lang w:val="en-US"/>
          </w:rPr>
          <w:delText>In accordance with</w:delText>
        </w:r>
        <w:r w:rsidR="00B86404" w:rsidRPr="00B86404" w:rsidDel="00FA5E5D">
          <w:rPr>
            <w:rFonts w:ascii="Times New Roman" w:hAnsi="Times New Roman" w:cs="Times New Roman"/>
            <w:sz w:val="24"/>
            <w:szCs w:val="24"/>
            <w:lang w:val="en-US"/>
          </w:rPr>
          <w:delText xml:space="preserve"> the latitudinal diversity gradient, the 392 species of the family exhibit a strong ri</w:delText>
        </w:r>
        <w:r w:rsidR="005B518A" w:rsidDel="00FA5E5D">
          <w:rPr>
            <w:rFonts w:ascii="Times New Roman" w:hAnsi="Times New Roman" w:cs="Times New Roman"/>
            <w:sz w:val="24"/>
            <w:szCs w:val="24"/>
            <w:lang w:val="en-US"/>
          </w:rPr>
          <w:delText>chness gradient, where the assemblages</w:delText>
        </w:r>
        <w:r w:rsidR="00B86404" w:rsidRPr="00B86404" w:rsidDel="00FA5E5D">
          <w:rPr>
            <w:rFonts w:ascii="Times New Roman" w:hAnsi="Times New Roman" w:cs="Times New Roman"/>
            <w:sz w:val="24"/>
            <w:szCs w:val="24"/>
            <w:lang w:val="en-US"/>
          </w:rPr>
          <w:delText xml:space="preserve"> </w:delText>
        </w:r>
      </w:del>
      <w:r w:rsidR="00B86404" w:rsidRPr="00B86404">
        <w:rPr>
          <w:rFonts w:ascii="Times New Roman" w:hAnsi="Times New Roman" w:cs="Times New Roman"/>
          <w:sz w:val="24"/>
          <w:szCs w:val="24"/>
          <w:lang w:val="en-US"/>
        </w:rPr>
        <w:t>with highest richness are found</w:t>
      </w:r>
      <w:r w:rsidR="009124E1">
        <w:rPr>
          <w:rFonts w:ascii="Times New Roman" w:hAnsi="Times New Roman" w:cs="Times New Roman"/>
          <w:sz w:val="24"/>
          <w:szCs w:val="24"/>
          <w:lang w:val="en-US"/>
        </w:rPr>
        <w:t xml:space="preserve"> near the Equator and</w:t>
      </w:r>
      <w:r w:rsidR="00B86404" w:rsidRPr="00B86404">
        <w:rPr>
          <w:rFonts w:ascii="Times New Roman" w:hAnsi="Times New Roman" w:cs="Times New Roman"/>
          <w:sz w:val="24"/>
          <w:szCs w:val="24"/>
          <w:lang w:val="en-US"/>
        </w:rPr>
        <w:t xml:space="preserve"> at forest habitats (Amazonia and Atlantic Forest)</w:t>
      </w:r>
      <w:ins w:id="487" w:author="Gabriel Nakamura" w:date="2020-06-19T17:34:00Z">
        <w:r w:rsidR="00FA5E5D">
          <w:rPr>
            <w:rFonts w:ascii="Times New Roman" w:hAnsi="Times New Roman" w:cs="Times New Roman"/>
            <w:sz w:val="24"/>
            <w:szCs w:val="24"/>
            <w:lang w:val="en-US"/>
          </w:rPr>
          <w:t xml:space="preserve"> (</w:t>
        </w:r>
        <w:r w:rsidR="00270F6C">
          <w:rPr>
            <w:rFonts w:ascii="Times New Roman" w:hAnsi="Times New Roman" w:cs="Times New Roman"/>
            <w:sz w:val="24"/>
            <w:szCs w:val="24"/>
            <w:lang w:val="en-US"/>
          </w:rPr>
          <w:t>Figure 2</w:t>
        </w:r>
        <w:r w:rsidR="00FA5E5D">
          <w:rPr>
            <w:rFonts w:ascii="Times New Roman" w:hAnsi="Times New Roman" w:cs="Times New Roman"/>
            <w:sz w:val="24"/>
            <w:szCs w:val="24"/>
            <w:lang w:val="en-US"/>
          </w:rPr>
          <w:t>)</w:t>
        </w:r>
      </w:ins>
      <w:r w:rsidR="00B86404" w:rsidRPr="00B86404">
        <w:rPr>
          <w:rFonts w:ascii="Times New Roman" w:hAnsi="Times New Roman" w:cs="Times New Roman"/>
          <w:sz w:val="24"/>
          <w:szCs w:val="24"/>
          <w:lang w:val="en-US"/>
        </w:rPr>
        <w:t>.</w:t>
      </w:r>
    </w:p>
    <w:p w14:paraId="6479FD82" w14:textId="24B561B0" w:rsidR="00B86404" w:rsidRPr="009124E1" w:rsidRDefault="00B86404" w:rsidP="009124E1">
      <w:pPr>
        <w:spacing w:after="0" w:line="480" w:lineRule="auto"/>
        <w:jc w:val="center"/>
        <w:rPr>
          <w:rFonts w:ascii="Times New Roman" w:hAnsi="Times New Roman" w:cs="Times New Roman"/>
          <w:b/>
          <w:sz w:val="24"/>
          <w:szCs w:val="24"/>
          <w:lang w:val="en-US"/>
        </w:rPr>
      </w:pPr>
      <w:r w:rsidRPr="00B86404">
        <w:rPr>
          <w:rFonts w:ascii="Times New Roman" w:hAnsi="Times New Roman" w:cs="Times New Roman"/>
          <w:noProof/>
          <w:sz w:val="24"/>
          <w:szCs w:val="24"/>
          <w:lang w:eastAsia="pt-BR"/>
        </w:rPr>
        <mc:AlternateContent>
          <mc:Choice Requires="wps">
            <w:drawing>
              <wp:anchor distT="0" distB="0" distL="114300" distR="114300" simplePos="0" relativeHeight="251660288" behindDoc="0" locked="0" layoutInCell="1" allowOverlap="1" wp14:anchorId="1E178807" wp14:editId="07CA3429">
                <wp:simplePos x="0" y="0"/>
                <wp:positionH relativeFrom="column">
                  <wp:posOffset>3787140</wp:posOffset>
                </wp:positionH>
                <wp:positionV relativeFrom="paragraph">
                  <wp:posOffset>1226185</wp:posOffset>
                </wp:positionV>
                <wp:extent cx="1352550" cy="314325"/>
                <wp:effectExtent l="0" t="0" r="0" b="0"/>
                <wp:wrapNone/>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314325"/>
                        </a:xfrm>
                        <a:prstGeom prst="rect">
                          <a:avLst/>
                        </a:prstGeom>
                        <a:noFill/>
                        <a:ln w="6350">
                          <a:noFill/>
                        </a:ln>
                        <a:effectLst/>
                      </wps:spPr>
                      <wps:txbx>
                        <w:txbxContent>
                          <w:p w14:paraId="3FD7C82A" w14:textId="77777777" w:rsidR="00E00C4E" w:rsidRPr="0051558B" w:rsidRDefault="00E00C4E" w:rsidP="00B86404">
                            <w:pPr>
                              <w:rPr>
                                <w:rFonts w:ascii="Times New Roman" w:hAnsi="Times New Roman" w:cs="Times New Roman"/>
                                <w:sz w:val="24"/>
                                <w:szCs w:val="24"/>
                                <w:lang w:val="en-US"/>
                              </w:rPr>
                            </w:pPr>
                            <w:r w:rsidRPr="0051558B">
                              <w:rPr>
                                <w:rFonts w:ascii="Times New Roman" w:hAnsi="Times New Roman" w:cs="Times New Roman"/>
                                <w:sz w:val="24"/>
                                <w:szCs w:val="24"/>
                                <w:lang w:val="en-US"/>
                              </w:rPr>
                              <w:t>Equator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78807" id="_x0000_t202" coordsize="21600,21600" o:spt="202" path="m,l,21600r21600,l21600,xe">
                <v:stroke joinstyle="miter"/>
                <v:path gradientshapeok="t" o:connecttype="rect"/>
              </v:shapetype>
              <v:shape id="Caixa de texto 3" o:spid="_x0000_s1026" type="#_x0000_t202" style="position:absolute;left:0;text-align:left;margin-left:298.2pt;margin-top:96.55pt;width:106.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" filled="f" stroked="f" strokeweight=".5pt">
                <v:textbox>
                  <w:txbxContent>
                    <w:p w14:paraId="3FD7C82A" w14:textId="77777777" w:rsidR="00E00C4E" w:rsidRPr="0051558B" w:rsidRDefault="00E00C4E" w:rsidP="00B86404">
                      <w:pPr>
                        <w:rPr>
                          <w:rFonts w:ascii="Times New Roman" w:hAnsi="Times New Roman" w:cs="Times New Roman"/>
                          <w:sz w:val="24"/>
                          <w:szCs w:val="24"/>
                          <w:lang w:val="en-US"/>
                        </w:rPr>
                      </w:pPr>
                      <w:r w:rsidRPr="0051558B">
                        <w:rPr>
                          <w:rFonts w:ascii="Times New Roman" w:hAnsi="Times New Roman" w:cs="Times New Roman"/>
                          <w:sz w:val="24"/>
                          <w:szCs w:val="24"/>
                          <w:lang w:val="en-US"/>
                        </w:rPr>
                        <w:t>Equator</w:t>
                      </w:r>
                    </w:p>
                  </w:txbxContent>
                </v:textbox>
              </v:shape>
            </w:pict>
          </mc:Fallback>
        </mc:AlternateContent>
      </w:r>
      <w:r w:rsidRPr="00B86404">
        <w:rPr>
          <w:rFonts w:ascii="Times New Roman" w:hAnsi="Times New Roman" w:cs="Times New Roman"/>
          <w:noProof/>
          <w:sz w:val="24"/>
          <w:szCs w:val="24"/>
          <w:lang w:eastAsia="pt-BR"/>
        </w:rPr>
        <mc:AlternateContent>
          <mc:Choice Requires="wps">
            <w:drawing>
              <wp:anchor distT="4294967295" distB="4294967295" distL="114300" distR="114300" simplePos="0" relativeHeight="251659264" behindDoc="0" locked="0" layoutInCell="1" allowOverlap="1" wp14:anchorId="733FC489" wp14:editId="7063AC16">
                <wp:simplePos x="0" y="0"/>
                <wp:positionH relativeFrom="column">
                  <wp:posOffset>2243455</wp:posOffset>
                </wp:positionH>
                <wp:positionV relativeFrom="paragraph">
                  <wp:posOffset>1536699</wp:posOffset>
                </wp:positionV>
                <wp:extent cx="2229485" cy="0"/>
                <wp:effectExtent l="0" t="0" r="18415" b="19050"/>
                <wp:wrapNone/>
                <wp:docPr id="17" name="Conector re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94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9BAF4EC" id="Conector reto 8" o:spid="_x0000_s1026" style="position:absolute;z-index:25165926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page" from="176.65pt,121pt" to="352.2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" strokecolor="#4a7ebb">
                <o:lock v:ext="edit" shapetype="f"/>
              </v:line>
            </w:pict>
          </mc:Fallback>
        </mc:AlternateContent>
      </w:r>
      <w:r w:rsidRPr="00B86404">
        <w:rPr>
          <w:rFonts w:ascii="Times New Roman" w:hAnsi="Times New Roman" w:cs="Times New Roman"/>
          <w:b/>
          <w:sz w:val="24"/>
          <w:szCs w:val="24"/>
          <w:lang w:val="en-US"/>
        </w:rPr>
        <w:t xml:space="preserve"> </w:t>
      </w:r>
      <w:del w:id="488" w:author="Gabriel Nakamura" w:date="2020-06-16T17:28:00Z">
        <w:r w:rsidRPr="00B86404" w:rsidDel="0074255A">
          <w:rPr>
            <w:rFonts w:ascii="Times New Roman" w:hAnsi="Times New Roman" w:cs="Times New Roman"/>
            <w:b/>
            <w:noProof/>
            <w:sz w:val="24"/>
            <w:szCs w:val="24"/>
            <w:lang w:eastAsia="pt-BR"/>
          </w:rPr>
          <w:drawing>
            <wp:inline distT="0" distB="0" distL="0" distR="0" wp14:anchorId="3ACDAC9F" wp14:editId="5D7154C2">
              <wp:extent cx="577850" cy="2275205"/>
              <wp:effectExtent l="0" t="0" r="0" b="0"/>
              <wp:docPr id="1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3">
                        <a:extLst>
                          <a:ext uri="{28A0092B-C50C-407E-A947-70E740481C1C}">
                            <a14:useLocalDpi xmlns:a14="http://schemas.microsoft.com/office/drawing/2010/main" val="0"/>
                          </a:ext>
                        </a:extLst>
                      </a:blip>
                      <a:srcRect l="24001" t="16129" b="6854"/>
                      <a:stretch>
                        <a:fillRect/>
                      </a:stretch>
                    </pic:blipFill>
                    <pic:spPr bwMode="auto">
                      <a:xfrm>
                        <a:off x="0" y="0"/>
                        <a:ext cx="577850" cy="2275205"/>
                      </a:xfrm>
                      <a:prstGeom prst="rect">
                        <a:avLst/>
                      </a:prstGeom>
                      <a:noFill/>
                      <a:ln>
                        <a:noFill/>
                      </a:ln>
                    </pic:spPr>
                  </pic:pic>
                </a:graphicData>
              </a:graphic>
            </wp:inline>
          </w:drawing>
        </w:r>
      </w:del>
      <w:r w:rsidRPr="00B86404">
        <w:rPr>
          <w:rFonts w:ascii="Times New Roman" w:hAnsi="Times New Roman" w:cs="Times New Roman"/>
          <w:b/>
          <w:sz w:val="24"/>
          <w:szCs w:val="24"/>
          <w:lang w:val="en-US"/>
        </w:rPr>
        <w:t xml:space="preserve"> </w:t>
      </w:r>
      <w:ins w:id="489" w:author="Gabriel Nakamura" w:date="2020-06-16T17:28:00Z">
        <w:r w:rsidR="00406149">
          <w:rPr>
            <w:rFonts w:ascii="Times New Roman" w:hAnsi="Times New Roman" w:cs="Times New Roman"/>
            <w:b/>
            <w:noProof/>
            <w:sz w:val="24"/>
            <w:szCs w:val="24"/>
            <w:lang w:eastAsia="pt-BR"/>
          </w:rPr>
          <w:drawing>
            <wp:inline distT="0" distB="0" distL="0" distR="0" wp14:anchorId="7BF1B5EB" wp14:editId="70AF22F0">
              <wp:extent cx="4483100" cy="4483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ness_map.pdf"/>
                      <pic:cNvPicPr/>
                    </pic:nvPicPr>
                    <pic:blipFill>
                      <a:blip r:embed="rId14">
                        <a:extLst>
                          <a:ext uri="{28A0092B-C50C-407E-A947-70E740481C1C}">
                            <a14:useLocalDpi xmlns:a14="http://schemas.microsoft.com/office/drawing/2010/main" val="0"/>
                          </a:ext>
                        </a:extLst>
                      </a:blip>
                      <a:stretch>
                        <a:fillRect/>
                      </a:stretch>
                    </pic:blipFill>
                    <pic:spPr>
                      <a:xfrm>
                        <a:off x="0" y="0"/>
                        <a:ext cx="4483100" cy="4483100"/>
                      </a:xfrm>
                      <a:prstGeom prst="rect">
                        <a:avLst/>
                      </a:prstGeom>
                    </pic:spPr>
                  </pic:pic>
                </a:graphicData>
              </a:graphic>
            </wp:inline>
          </w:drawing>
        </w:r>
      </w:ins>
      <w:del w:id="490" w:author="Gabriel Nakamura" w:date="2020-06-15T18:50:00Z">
        <w:r w:rsidRPr="00B86404" w:rsidDel="00544152">
          <w:rPr>
            <w:rFonts w:ascii="Times New Roman" w:hAnsi="Times New Roman" w:cs="Times New Roman"/>
            <w:b/>
            <w:noProof/>
            <w:sz w:val="24"/>
            <w:szCs w:val="24"/>
            <w:lang w:eastAsia="pt-BR"/>
          </w:rPr>
          <w:drawing>
            <wp:inline distT="0" distB="0" distL="0" distR="0" wp14:anchorId="404C4E3D" wp14:editId="199EFF14">
              <wp:extent cx="2801620" cy="2750820"/>
              <wp:effectExtent l="0" t="0" r="0" b="0"/>
              <wp:docPr id="12" name="Imagem 32" descr="C:\Users\Alina\Desktop\riquez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C:\Users\Alina\Desktop\riqueza.jpeg"/>
                      <pic:cNvPicPr>
                        <a:picLocks noChangeAspect="1" noChangeArrowheads="1"/>
                      </pic:cNvPicPr>
                    </pic:nvPicPr>
                    <pic:blipFill>
                      <a:blip r:embed="rId15">
                        <a:extLst>
                          <a:ext uri="{28A0092B-C50C-407E-A947-70E740481C1C}">
                            <a14:useLocalDpi xmlns:a14="http://schemas.microsoft.com/office/drawing/2010/main" val="0"/>
                          </a:ext>
                        </a:extLst>
                      </a:blip>
                      <a:srcRect l="15231" t="20450" r="30862" b="28493"/>
                      <a:stretch>
                        <a:fillRect/>
                      </a:stretch>
                    </pic:blipFill>
                    <pic:spPr bwMode="auto">
                      <a:xfrm>
                        <a:off x="0" y="0"/>
                        <a:ext cx="2801620" cy="2750820"/>
                      </a:xfrm>
                      <a:prstGeom prst="rect">
                        <a:avLst/>
                      </a:prstGeom>
                      <a:noFill/>
                      <a:ln>
                        <a:noFill/>
                      </a:ln>
                    </pic:spPr>
                  </pic:pic>
                </a:graphicData>
              </a:graphic>
            </wp:inline>
          </w:drawing>
        </w:r>
      </w:del>
    </w:p>
    <w:p w14:paraId="7AB4B00F" w14:textId="7567D19F" w:rsidR="00B86404" w:rsidRDefault="00B86404" w:rsidP="009124E1">
      <w:pPr>
        <w:spacing w:after="240" w:line="480" w:lineRule="auto"/>
        <w:rPr>
          <w:ins w:id="491" w:author="Gabriel Nakamura" w:date="2020-06-19T18:16:00Z"/>
          <w:rFonts w:ascii="Times New Roman" w:hAnsi="Times New Roman" w:cs="Times New Roman"/>
          <w:sz w:val="24"/>
          <w:szCs w:val="24"/>
          <w:lang w:val="en-US"/>
        </w:rPr>
      </w:pPr>
      <w:r w:rsidRPr="00B86404">
        <w:rPr>
          <w:rFonts w:ascii="Times New Roman" w:hAnsi="Times New Roman" w:cs="Times New Roman"/>
          <w:bCs/>
          <w:sz w:val="24"/>
          <w:szCs w:val="24"/>
          <w:lang w:val="en-US"/>
        </w:rPr>
        <w:t>Figure 2:</w:t>
      </w:r>
      <w:r w:rsidRPr="00B86404">
        <w:rPr>
          <w:rFonts w:ascii="Times New Roman" w:hAnsi="Times New Roman" w:cs="Times New Roman"/>
          <w:sz w:val="24"/>
          <w:szCs w:val="24"/>
          <w:lang w:val="en-US"/>
        </w:rPr>
        <w:t xml:space="preserve"> Species richness</w:t>
      </w:r>
      <w:r w:rsidR="009124E1">
        <w:rPr>
          <w:rFonts w:ascii="Times New Roman" w:hAnsi="Times New Roman" w:cs="Times New Roman"/>
          <w:sz w:val="24"/>
          <w:szCs w:val="24"/>
          <w:lang w:val="en-US"/>
        </w:rPr>
        <w:t xml:space="preserve"> gradient for the</w:t>
      </w:r>
      <w:r w:rsidRPr="00B86404">
        <w:rPr>
          <w:rFonts w:ascii="Times New Roman" w:hAnsi="Times New Roman" w:cs="Times New Roman"/>
          <w:sz w:val="24"/>
          <w:szCs w:val="24"/>
          <w:lang w:val="en-US"/>
        </w:rPr>
        <w:t xml:space="preserve"> 392 species of Tyrannidae</w:t>
      </w:r>
      <w:r w:rsidR="009124E1">
        <w:rPr>
          <w:rFonts w:ascii="Times New Roman" w:hAnsi="Times New Roman" w:cs="Times New Roman"/>
          <w:sz w:val="24"/>
          <w:szCs w:val="24"/>
          <w:lang w:val="en-US"/>
        </w:rPr>
        <w:t>.</w:t>
      </w:r>
    </w:p>
    <w:p w14:paraId="2AE1A4F1" w14:textId="3C717CB3" w:rsidR="00DB4E5C" w:rsidRPr="00B86404" w:rsidDel="00C123F9" w:rsidRDefault="00DB4E5C" w:rsidP="00DB4E5C">
      <w:pPr>
        <w:spacing w:after="240" w:line="480" w:lineRule="auto"/>
        <w:ind w:firstLine="708"/>
        <w:rPr>
          <w:del w:id="492" w:author="Gabriel Nakamura" w:date="2020-06-19T18:17:00Z"/>
          <w:rFonts w:ascii="Times New Roman" w:hAnsi="Times New Roman" w:cs="Times New Roman"/>
          <w:sz w:val="24"/>
          <w:szCs w:val="24"/>
          <w:lang w:val="en-US"/>
        </w:rPr>
        <w:pPrChange w:id="493" w:author="Gabriel Nakamura" w:date="2020-06-19T18:16:00Z">
          <w:pPr>
            <w:spacing w:after="240" w:line="480" w:lineRule="auto"/>
          </w:pPr>
        </w:pPrChange>
      </w:pPr>
      <w:ins w:id="494" w:author="Gabriel Nakamura" w:date="2020-06-19T18:16:00Z">
        <w:r w:rsidRPr="00B86404">
          <w:rPr>
            <w:rFonts w:ascii="Times New Roman" w:hAnsi="Times New Roman" w:cs="Times New Roman"/>
            <w:sz w:val="24"/>
            <w:szCs w:val="24"/>
            <w:lang w:val="en-US"/>
          </w:rPr>
          <w:t xml:space="preserve">We selected the </w:t>
        </w:r>
        <w:proofErr w:type="spellStart"/>
        <w:r w:rsidR="00C123F9">
          <w:rPr>
            <w:rFonts w:ascii="Times New Roman" w:hAnsi="Times New Roman" w:cs="Times New Roman"/>
            <w:sz w:val="24"/>
            <w:szCs w:val="24"/>
            <w:lang w:val="en-US"/>
          </w:rPr>
          <w:t>BayArea+J</w:t>
        </w:r>
        <w:proofErr w:type="spellEnd"/>
        <w:r w:rsidR="00C123F9">
          <w:rPr>
            <w:rFonts w:ascii="Times New Roman" w:hAnsi="Times New Roman" w:cs="Times New Roman"/>
            <w:sz w:val="24"/>
            <w:szCs w:val="24"/>
            <w:lang w:val="en-US"/>
          </w:rPr>
          <w:t xml:space="preserve"> as the </w:t>
        </w:r>
        <w:r w:rsidRPr="00B86404">
          <w:rPr>
            <w:rFonts w:ascii="Times New Roman" w:hAnsi="Times New Roman" w:cs="Times New Roman"/>
            <w:sz w:val="24"/>
            <w:szCs w:val="24"/>
            <w:lang w:val="en-US"/>
          </w:rPr>
          <w:t>model</w:t>
        </w:r>
      </w:ins>
      <w:ins w:id="495" w:author="Gabriel Nakamura" w:date="2020-06-19T18:17:00Z">
        <w:r w:rsidR="00C123F9">
          <w:rPr>
            <w:rFonts w:ascii="Times New Roman" w:hAnsi="Times New Roman" w:cs="Times New Roman"/>
            <w:sz w:val="24"/>
            <w:szCs w:val="24"/>
            <w:lang w:val="en-US"/>
          </w:rPr>
          <w:t xml:space="preserve"> to represent the ancestral </w:t>
        </w:r>
      </w:ins>
      <w:ins w:id="496" w:author="Gabriel Nakamura" w:date="2020-06-19T18:23:00Z">
        <w:r w:rsidR="003E7F51">
          <w:rPr>
            <w:rFonts w:ascii="Times New Roman" w:hAnsi="Times New Roman" w:cs="Times New Roman"/>
            <w:sz w:val="24"/>
            <w:szCs w:val="24"/>
            <w:lang w:val="en-US"/>
          </w:rPr>
          <w:t>biome</w:t>
        </w:r>
      </w:ins>
      <w:ins w:id="497" w:author="Gabriel Nakamura" w:date="2020-06-19T18:17:00Z">
        <w:r w:rsidR="00C123F9">
          <w:rPr>
            <w:rFonts w:ascii="Times New Roman" w:hAnsi="Times New Roman" w:cs="Times New Roman"/>
            <w:sz w:val="24"/>
            <w:szCs w:val="24"/>
            <w:lang w:val="en-US"/>
          </w:rPr>
          <w:t xml:space="preserve"> of species (Table S2)</w:t>
        </w:r>
      </w:ins>
      <w:ins w:id="498" w:author="Gabriel Nakamura" w:date="2020-06-19T18:16:00Z">
        <w:r w:rsidRPr="00B86404">
          <w:rPr>
            <w:rFonts w:ascii="Times New Roman" w:hAnsi="Times New Roman" w:cs="Times New Roman"/>
            <w:sz w:val="24"/>
            <w:szCs w:val="24"/>
            <w:lang w:val="en-US"/>
          </w:rPr>
          <w:t>.</w:t>
        </w:r>
      </w:ins>
      <w:ins w:id="499" w:author="Gabriel Nakamura" w:date="2020-06-19T18:17:00Z">
        <w:r w:rsidR="00C123F9">
          <w:rPr>
            <w:rFonts w:ascii="Times New Roman" w:hAnsi="Times New Roman" w:cs="Times New Roman"/>
            <w:sz w:val="24"/>
            <w:szCs w:val="24"/>
            <w:lang w:val="en-US"/>
          </w:rPr>
          <w:t xml:space="preserve"> </w:t>
        </w:r>
      </w:ins>
    </w:p>
    <w:p w14:paraId="00D31E7F" w14:textId="278AE2DA" w:rsidR="00B86404" w:rsidRPr="00B86404" w:rsidDel="006F0BAD" w:rsidRDefault="0055356F" w:rsidP="00C123F9">
      <w:pPr>
        <w:spacing w:after="240" w:line="480" w:lineRule="auto"/>
        <w:ind w:firstLine="708"/>
        <w:rPr>
          <w:del w:id="500" w:author="Gabriel Nakamura" w:date="2020-06-12T15:49:00Z"/>
          <w:rFonts w:ascii="Times New Roman" w:hAnsi="Times New Roman" w:cs="Times New Roman"/>
          <w:b/>
          <w:bCs/>
          <w:sz w:val="24"/>
          <w:szCs w:val="24"/>
          <w:lang w:val="en-US"/>
        </w:rPr>
        <w:pPrChange w:id="501" w:author="Gabriel Nakamura" w:date="2020-06-19T18:17:00Z">
          <w:pPr>
            <w:spacing w:after="0" w:line="480" w:lineRule="auto"/>
          </w:pPr>
        </w:pPrChange>
      </w:pPr>
      <w:ins w:id="502" w:author="Gabriel Nakamura" w:date="2020-06-19T17:55:00Z">
        <w:r>
          <w:rPr>
            <w:rFonts w:ascii="Times New Roman" w:hAnsi="Times New Roman" w:cs="Times New Roman"/>
            <w:sz w:val="24"/>
            <w:szCs w:val="24"/>
            <w:lang w:val="en-US"/>
          </w:rPr>
          <w:t>We observed a difference in phylogenetic diversity among temperate and tropical regions</w:t>
        </w:r>
      </w:ins>
      <w:ins w:id="503" w:author="Gabriel Nakamura" w:date="2020-06-19T17:57:00Z">
        <w:r w:rsidR="007716F4">
          <w:rPr>
            <w:rFonts w:ascii="Times New Roman" w:hAnsi="Times New Roman" w:cs="Times New Roman"/>
            <w:sz w:val="24"/>
            <w:szCs w:val="24"/>
            <w:lang w:val="en-US"/>
          </w:rPr>
          <w:t xml:space="preserve"> (F= , p= )</w:t>
        </w:r>
      </w:ins>
      <w:ins w:id="504" w:author="Gabriel Nakamura" w:date="2020-06-19T17:55:00Z">
        <w:r>
          <w:rPr>
            <w:rFonts w:ascii="Times New Roman" w:hAnsi="Times New Roman" w:cs="Times New Roman"/>
            <w:sz w:val="24"/>
            <w:szCs w:val="24"/>
            <w:lang w:val="en-US"/>
          </w:rPr>
          <w:t xml:space="preserve">, with a predominance of phylogenetic clustering in temperate and </w:t>
        </w:r>
        <w:r w:rsidR="008C67B8">
          <w:rPr>
            <w:rFonts w:ascii="Times New Roman" w:hAnsi="Times New Roman" w:cs="Times New Roman"/>
            <w:sz w:val="24"/>
            <w:szCs w:val="24"/>
            <w:lang w:val="en-US"/>
          </w:rPr>
          <w:t xml:space="preserve">overdispersion </w:t>
        </w:r>
      </w:ins>
      <w:ins w:id="505" w:author="Gabriel Nakamura" w:date="2020-06-19T17:56:00Z">
        <w:r w:rsidR="008C67B8">
          <w:rPr>
            <w:rFonts w:ascii="Times New Roman" w:hAnsi="Times New Roman" w:cs="Times New Roman"/>
            <w:sz w:val="24"/>
            <w:szCs w:val="24"/>
            <w:lang w:val="en-US"/>
          </w:rPr>
          <w:t xml:space="preserve">in tropical regions </w:t>
        </w:r>
      </w:ins>
      <w:commentRangeStart w:id="506"/>
      <w:del w:id="507" w:author="Gabriel Nakamura" w:date="2020-06-12T15:49:00Z">
        <w:r w:rsidR="00B86404" w:rsidRPr="00B86404" w:rsidDel="006F0BAD">
          <w:rPr>
            <w:rFonts w:ascii="Times New Roman" w:hAnsi="Times New Roman" w:cs="Times New Roman"/>
            <w:b/>
            <w:bCs/>
            <w:sz w:val="24"/>
            <w:szCs w:val="24"/>
            <w:lang w:val="en-US"/>
          </w:rPr>
          <w:delText xml:space="preserve">Phylogenetic clustering </w:delText>
        </w:r>
        <w:commentRangeEnd w:id="506"/>
        <w:r w:rsidR="00F73B4D" w:rsidDel="006F0BAD">
          <w:rPr>
            <w:rStyle w:val="Refdecomentrio"/>
          </w:rPr>
          <w:commentReference w:id="506"/>
        </w:r>
        <w:r w:rsidR="00B86404" w:rsidRPr="00B86404" w:rsidDel="006F0BAD">
          <w:rPr>
            <w:rFonts w:ascii="Times New Roman" w:hAnsi="Times New Roman" w:cs="Times New Roman"/>
            <w:b/>
            <w:bCs/>
            <w:sz w:val="24"/>
            <w:szCs w:val="24"/>
            <w:lang w:val="en-US"/>
          </w:rPr>
          <w:delText>within latitudinal zones</w:delText>
        </w:r>
      </w:del>
    </w:p>
    <w:p w14:paraId="3E45A91B" w14:textId="375709FA" w:rsidR="00B86404" w:rsidRPr="00B86404" w:rsidRDefault="00B86404" w:rsidP="00DB4E5C">
      <w:pPr>
        <w:spacing w:after="0" w:line="480" w:lineRule="auto"/>
        <w:ind w:firstLine="708"/>
        <w:jc w:val="both"/>
        <w:rPr>
          <w:rFonts w:ascii="Times New Roman" w:hAnsi="Times New Roman" w:cs="Times New Roman"/>
          <w:sz w:val="24"/>
          <w:szCs w:val="24"/>
          <w:lang w:val="en-US"/>
        </w:rPr>
        <w:pPrChange w:id="508" w:author="Gabriel Nakamura" w:date="2020-06-19T18:16:00Z">
          <w:pPr>
            <w:spacing w:after="0" w:line="480" w:lineRule="auto"/>
            <w:jc w:val="both"/>
          </w:pPr>
        </w:pPrChange>
      </w:pPr>
      <w:del w:id="509" w:author="Gabriel Nakamura" w:date="2020-06-19T17:56:00Z">
        <w:r w:rsidRPr="00B86404" w:rsidDel="008C67B8">
          <w:rPr>
            <w:rFonts w:ascii="Times New Roman" w:hAnsi="Times New Roman" w:cs="Times New Roman"/>
            <w:bCs/>
            <w:sz w:val="24"/>
            <w:szCs w:val="24"/>
            <w:lang w:val="en-US"/>
          </w:rPr>
          <w:delText xml:space="preserve">We observed a </w:delText>
        </w:r>
      </w:del>
      <w:del w:id="510" w:author="Gabriel Nakamura" w:date="2020-06-19T17:36:00Z">
        <w:r w:rsidRPr="00B86404" w:rsidDel="007C25B7">
          <w:rPr>
            <w:rFonts w:ascii="Times New Roman" w:hAnsi="Times New Roman" w:cs="Times New Roman"/>
            <w:bCs/>
            <w:sz w:val="24"/>
            <w:szCs w:val="24"/>
            <w:lang w:val="en-US"/>
          </w:rPr>
          <w:delText xml:space="preserve">range of </w:delText>
        </w:r>
      </w:del>
      <w:del w:id="511" w:author="Gabriel Nakamura" w:date="2020-06-19T17:56:00Z">
        <w:r w:rsidRPr="00B86404" w:rsidDel="008C67B8">
          <w:rPr>
            <w:rFonts w:ascii="Times New Roman" w:hAnsi="Times New Roman" w:cs="Times New Roman"/>
            <w:bCs/>
            <w:sz w:val="24"/>
            <w:szCs w:val="24"/>
            <w:lang w:val="en-US"/>
          </w:rPr>
          <w:delText xml:space="preserve">NRI values, </w:delText>
        </w:r>
      </w:del>
      <w:del w:id="512" w:author="Gabriel Nakamura" w:date="2020-06-19T17:36:00Z">
        <w:r w:rsidRPr="00B86404" w:rsidDel="007C25B7">
          <w:rPr>
            <w:rFonts w:ascii="Times New Roman" w:hAnsi="Times New Roman" w:cs="Times New Roman"/>
            <w:bCs/>
            <w:sz w:val="24"/>
            <w:szCs w:val="24"/>
            <w:lang w:val="en-US"/>
          </w:rPr>
          <w:delText xml:space="preserve">mostly positive, indicative of widespread </w:delText>
        </w:r>
        <w:r w:rsidR="00910126" w:rsidDel="007C25B7">
          <w:rPr>
            <w:rFonts w:ascii="Times New Roman" w:hAnsi="Times New Roman" w:cs="Times New Roman"/>
            <w:bCs/>
            <w:sz w:val="24"/>
            <w:szCs w:val="24"/>
            <w:lang w:val="en-US"/>
          </w:rPr>
          <w:delText>phylogenetic clustering</w:delText>
        </w:r>
      </w:del>
      <w:del w:id="513" w:author="Gabriel Nakamura" w:date="2020-06-19T17:49:00Z">
        <w:r w:rsidR="00910126" w:rsidDel="009E2F99">
          <w:rPr>
            <w:rFonts w:ascii="Times New Roman" w:hAnsi="Times New Roman" w:cs="Times New Roman"/>
            <w:bCs/>
            <w:sz w:val="24"/>
            <w:szCs w:val="24"/>
            <w:lang w:val="en-US"/>
          </w:rPr>
          <w:delText>. T</w:delText>
        </w:r>
        <w:r w:rsidRPr="00B86404" w:rsidDel="009E2F99">
          <w:rPr>
            <w:rFonts w:ascii="Times New Roman" w:hAnsi="Times New Roman" w:cs="Times New Roman"/>
            <w:bCs/>
            <w:sz w:val="24"/>
            <w:szCs w:val="24"/>
            <w:lang w:val="en-US"/>
          </w:rPr>
          <w:delText>he degree of phylogenetic clustering varies among latitudinal zones in which some latitudes show greater degree of clustering than others</w:delText>
        </w:r>
      </w:del>
      <w:del w:id="514" w:author="Gabriel Nakamura" w:date="2020-06-19T17:56:00Z">
        <w:r w:rsidR="00910126" w:rsidDel="008C67B8">
          <w:rPr>
            <w:rFonts w:ascii="Times New Roman" w:hAnsi="Times New Roman" w:cs="Times New Roman"/>
            <w:bCs/>
            <w:sz w:val="24"/>
            <w:szCs w:val="24"/>
            <w:lang w:val="en-US"/>
          </w:rPr>
          <w:delText xml:space="preserve"> </w:delText>
        </w:r>
      </w:del>
      <w:r w:rsidR="00910126">
        <w:rPr>
          <w:rFonts w:ascii="Times New Roman" w:hAnsi="Times New Roman" w:cs="Times New Roman"/>
          <w:bCs/>
          <w:sz w:val="24"/>
          <w:szCs w:val="24"/>
          <w:lang w:val="en-US"/>
        </w:rPr>
        <w:t xml:space="preserve">(Figure 3). </w:t>
      </w:r>
      <w:ins w:id="515" w:author="Gabriel Nakamura" w:date="2020-06-19T17:56:00Z">
        <w:r w:rsidR="007716F4">
          <w:rPr>
            <w:rFonts w:ascii="Times New Roman" w:hAnsi="Times New Roman" w:cs="Times New Roman"/>
            <w:bCs/>
            <w:sz w:val="24"/>
            <w:szCs w:val="24"/>
            <w:lang w:val="en-US"/>
          </w:rPr>
          <w:t>T</w:t>
        </w:r>
      </w:ins>
      <w:ins w:id="516" w:author="Gabriel Nakamura" w:date="2020-06-19T17:57:00Z">
        <w:r w:rsidR="007716F4">
          <w:rPr>
            <w:rFonts w:ascii="Times New Roman" w:hAnsi="Times New Roman" w:cs="Times New Roman"/>
            <w:bCs/>
            <w:sz w:val="24"/>
            <w:szCs w:val="24"/>
            <w:lang w:val="en-US"/>
          </w:rPr>
          <w:t>he mean age of assemblages also differed between tropical and temperate regions (F</w:t>
        </w:r>
        <w:proofErr w:type="gramStart"/>
        <w:r w:rsidR="007716F4">
          <w:rPr>
            <w:rFonts w:ascii="Times New Roman" w:hAnsi="Times New Roman" w:cs="Times New Roman"/>
            <w:bCs/>
            <w:sz w:val="24"/>
            <w:szCs w:val="24"/>
            <w:lang w:val="en-US"/>
          </w:rPr>
          <w:t>= ,</w:t>
        </w:r>
        <w:proofErr w:type="gramEnd"/>
        <w:r w:rsidR="007716F4">
          <w:rPr>
            <w:rFonts w:ascii="Times New Roman" w:hAnsi="Times New Roman" w:cs="Times New Roman"/>
            <w:bCs/>
            <w:sz w:val="24"/>
            <w:szCs w:val="24"/>
            <w:lang w:val="en-US"/>
          </w:rPr>
          <w:t xml:space="preserve"> p= ), with temperate region</w:t>
        </w:r>
      </w:ins>
      <w:ins w:id="517" w:author="Gabriel Nakamura" w:date="2020-06-19T17:58:00Z">
        <w:r w:rsidR="007716F4">
          <w:rPr>
            <w:rFonts w:ascii="Times New Roman" w:hAnsi="Times New Roman" w:cs="Times New Roman"/>
            <w:bCs/>
            <w:sz w:val="24"/>
            <w:szCs w:val="24"/>
            <w:lang w:val="en-US"/>
          </w:rPr>
          <w:t xml:space="preserve"> presenting </w:t>
        </w:r>
        <w:r w:rsidR="006D4C7A">
          <w:rPr>
            <w:rFonts w:ascii="Times New Roman" w:hAnsi="Times New Roman" w:cs="Times New Roman"/>
            <w:bCs/>
            <w:sz w:val="24"/>
            <w:szCs w:val="24"/>
            <w:lang w:val="en-US"/>
          </w:rPr>
          <w:t>more recent assemblages than tropical region. Particularly, in the tropical region</w:t>
        </w:r>
      </w:ins>
      <w:ins w:id="518" w:author="Gabriel Nakamura" w:date="2020-06-19T18:23:00Z">
        <w:r w:rsidR="003E7F51">
          <w:rPr>
            <w:rFonts w:ascii="Times New Roman" w:hAnsi="Times New Roman" w:cs="Times New Roman"/>
            <w:bCs/>
            <w:sz w:val="24"/>
            <w:szCs w:val="24"/>
            <w:lang w:val="en-US"/>
          </w:rPr>
          <w:t>,</w:t>
        </w:r>
      </w:ins>
      <w:ins w:id="519" w:author="Gabriel Nakamura" w:date="2020-06-19T17:58:00Z">
        <w:r w:rsidR="006D4C7A">
          <w:rPr>
            <w:rFonts w:ascii="Times New Roman" w:hAnsi="Times New Roman" w:cs="Times New Roman"/>
            <w:bCs/>
            <w:sz w:val="24"/>
            <w:szCs w:val="24"/>
            <w:lang w:val="en-US"/>
          </w:rPr>
          <w:t xml:space="preserve"> we also noted that</w:t>
        </w:r>
      </w:ins>
      <w:ins w:id="520" w:author="Gabriel Nakamura" w:date="2020-06-19T17:59:00Z">
        <w:r w:rsidR="006D4C7A">
          <w:rPr>
            <w:rFonts w:ascii="Times New Roman" w:hAnsi="Times New Roman" w:cs="Times New Roman"/>
            <w:bCs/>
            <w:sz w:val="24"/>
            <w:szCs w:val="24"/>
            <w:lang w:val="en-US"/>
          </w:rPr>
          <w:t xml:space="preserve"> the most ancient assemblages are located at </w:t>
        </w:r>
        <w:r w:rsidR="001633B7">
          <w:rPr>
            <w:rFonts w:ascii="Times New Roman" w:hAnsi="Times New Roman" w:cs="Times New Roman"/>
            <w:bCs/>
            <w:sz w:val="24"/>
            <w:szCs w:val="24"/>
            <w:lang w:val="en-US"/>
          </w:rPr>
          <w:t>tropical forests (Amazon and Atlantic forests</w:t>
        </w:r>
      </w:ins>
      <w:ins w:id="521" w:author="Gabriel Nakamura" w:date="2020-06-19T18:24:00Z">
        <w:r w:rsidR="00E852CD">
          <w:rPr>
            <w:rFonts w:ascii="Times New Roman" w:hAnsi="Times New Roman" w:cs="Times New Roman"/>
            <w:bCs/>
            <w:sz w:val="24"/>
            <w:szCs w:val="24"/>
            <w:lang w:val="en-US"/>
          </w:rPr>
          <w:t>)</w:t>
        </w:r>
      </w:ins>
      <w:del w:id="522" w:author="Gabriel Nakamura" w:date="2020-06-19T18:01:00Z">
        <w:r w:rsidR="00910126" w:rsidDel="0072436B">
          <w:rPr>
            <w:rFonts w:ascii="Times New Roman" w:hAnsi="Times New Roman" w:cs="Times New Roman"/>
            <w:bCs/>
            <w:sz w:val="24"/>
            <w:szCs w:val="24"/>
            <w:lang w:val="en-US"/>
          </w:rPr>
          <w:delText>The latitude 20º</w:delText>
        </w:r>
        <w:r w:rsidRPr="00B86404" w:rsidDel="0072436B">
          <w:rPr>
            <w:rFonts w:ascii="Times New Roman" w:hAnsi="Times New Roman" w:cs="Times New Roman"/>
            <w:bCs/>
            <w:sz w:val="24"/>
            <w:szCs w:val="24"/>
            <w:lang w:val="en-US"/>
          </w:rPr>
          <w:delText xml:space="preserve"> have the highest values of clustering and the lowest value was in 0º</w:delText>
        </w:r>
      </w:del>
      <w:ins w:id="523" w:author="Gabriel Nakamura" w:date="2020-06-19T18:02:00Z">
        <w:r w:rsidR="0072436B">
          <w:rPr>
            <w:rFonts w:ascii="Times New Roman" w:hAnsi="Times New Roman" w:cs="Times New Roman"/>
            <w:bCs/>
            <w:sz w:val="24"/>
            <w:szCs w:val="24"/>
            <w:lang w:val="en-US"/>
          </w:rPr>
          <w:t xml:space="preserve">, whereas temperate regions host the </w:t>
        </w:r>
        <w:r w:rsidR="00EB201A">
          <w:rPr>
            <w:rFonts w:ascii="Times New Roman" w:hAnsi="Times New Roman" w:cs="Times New Roman"/>
            <w:bCs/>
            <w:sz w:val="24"/>
            <w:szCs w:val="24"/>
            <w:lang w:val="en-US"/>
          </w:rPr>
          <w:t xml:space="preserve">most recent </w:t>
        </w:r>
        <w:r w:rsidR="00EB201A">
          <w:rPr>
            <w:rFonts w:ascii="Times New Roman" w:hAnsi="Times New Roman" w:cs="Times New Roman"/>
            <w:bCs/>
            <w:sz w:val="24"/>
            <w:szCs w:val="24"/>
            <w:lang w:val="en-US"/>
          </w:rPr>
          <w:lastRenderedPageBreak/>
          <w:t>assemblages, furthermore</w:t>
        </w:r>
      </w:ins>
      <w:ins w:id="524" w:author="Gabriel Nakamura" w:date="2020-06-19T18:24:00Z">
        <w:r w:rsidR="00E852CD">
          <w:rPr>
            <w:rFonts w:ascii="Times New Roman" w:hAnsi="Times New Roman" w:cs="Times New Roman"/>
            <w:bCs/>
            <w:sz w:val="24"/>
            <w:szCs w:val="24"/>
            <w:lang w:val="en-US"/>
          </w:rPr>
          <w:t>,</w:t>
        </w:r>
      </w:ins>
      <w:ins w:id="525" w:author="Gabriel Nakamura" w:date="2020-06-19T18:02:00Z">
        <w:r w:rsidR="00EB201A">
          <w:rPr>
            <w:rFonts w:ascii="Times New Roman" w:hAnsi="Times New Roman" w:cs="Times New Roman"/>
            <w:bCs/>
            <w:sz w:val="24"/>
            <w:szCs w:val="24"/>
            <w:lang w:val="en-US"/>
          </w:rPr>
          <w:t xml:space="preserve"> we </w:t>
        </w:r>
      </w:ins>
      <w:ins w:id="526" w:author="Gabriel Nakamura" w:date="2020-06-19T18:24:00Z">
        <w:r w:rsidR="00E852CD">
          <w:rPr>
            <w:rFonts w:ascii="Times New Roman" w:hAnsi="Times New Roman" w:cs="Times New Roman"/>
            <w:bCs/>
            <w:sz w:val="24"/>
            <w:szCs w:val="24"/>
            <w:lang w:val="en-US"/>
          </w:rPr>
          <w:t>identify</w:t>
        </w:r>
      </w:ins>
      <w:ins w:id="527" w:author="Gabriel Nakamura" w:date="2020-06-19T18:02:00Z">
        <w:r w:rsidR="00EB201A">
          <w:rPr>
            <w:rFonts w:ascii="Times New Roman" w:hAnsi="Times New Roman" w:cs="Times New Roman"/>
            <w:bCs/>
            <w:sz w:val="24"/>
            <w:szCs w:val="24"/>
            <w:lang w:val="en-US"/>
          </w:rPr>
          <w:t xml:space="preserve"> an area with intermediate ages </w:t>
        </w:r>
      </w:ins>
      <w:ins w:id="528" w:author="Gabriel Nakamura" w:date="2020-06-19T18:03:00Z">
        <w:r w:rsidR="00AF4C26">
          <w:rPr>
            <w:rFonts w:ascii="Times New Roman" w:hAnsi="Times New Roman" w:cs="Times New Roman"/>
            <w:bCs/>
            <w:sz w:val="24"/>
            <w:szCs w:val="24"/>
            <w:lang w:val="en-US"/>
          </w:rPr>
          <w:t>separating South and North America</w:t>
        </w:r>
      </w:ins>
      <w:ins w:id="529" w:author="Gabriel Nakamura" w:date="2020-06-19T18:24:00Z">
        <w:r w:rsidR="00E852CD">
          <w:rPr>
            <w:rFonts w:ascii="Times New Roman" w:hAnsi="Times New Roman" w:cs="Times New Roman"/>
            <w:bCs/>
            <w:sz w:val="24"/>
            <w:szCs w:val="24"/>
            <w:lang w:val="en-US"/>
          </w:rPr>
          <w:t xml:space="preserve"> </w:t>
        </w:r>
      </w:ins>
      <w:del w:id="530" w:author="Gabriel Nakamura" w:date="2020-06-19T18:01:00Z">
        <w:r w:rsidRPr="00B86404" w:rsidDel="0072436B">
          <w:rPr>
            <w:rFonts w:ascii="Times New Roman" w:hAnsi="Times New Roman" w:cs="Times New Roman"/>
            <w:bCs/>
            <w:sz w:val="24"/>
            <w:szCs w:val="24"/>
            <w:lang w:val="en-US"/>
          </w:rPr>
          <w:delText>.</w:delText>
        </w:r>
      </w:del>
      <w:del w:id="531" w:author="Gabriel Nakamura" w:date="2020-06-19T17:50:00Z">
        <w:r w:rsidRPr="00B86404" w:rsidDel="00474B5E">
          <w:rPr>
            <w:rFonts w:ascii="Times New Roman" w:hAnsi="Times New Roman" w:cs="Times New Roman"/>
            <w:bCs/>
            <w:sz w:val="24"/>
            <w:szCs w:val="24"/>
            <w:lang w:val="en-US"/>
          </w:rPr>
          <w:delText xml:space="preserve"> Temperate assemblages (latitude higher than 23º) we have a predominance of positive values of NRI, which are clustered assemblages (Figure</w:delText>
        </w:r>
        <w:r w:rsidR="00910126" w:rsidDel="00474B5E">
          <w:rPr>
            <w:rFonts w:ascii="Times New Roman" w:hAnsi="Times New Roman" w:cs="Times New Roman"/>
            <w:bCs/>
            <w:sz w:val="24"/>
            <w:szCs w:val="24"/>
            <w:lang w:val="en-US"/>
          </w:rPr>
          <w:delText xml:space="preserve"> 4).</w:delText>
        </w:r>
      </w:del>
      <w:del w:id="532" w:author="Gabriel Nakamura" w:date="2020-06-19T18:03:00Z">
        <w:r w:rsidR="00910126" w:rsidDel="00AF4C26">
          <w:rPr>
            <w:rFonts w:ascii="Times New Roman" w:hAnsi="Times New Roman" w:cs="Times New Roman"/>
            <w:bCs/>
            <w:sz w:val="24"/>
            <w:szCs w:val="24"/>
            <w:lang w:val="en-US"/>
          </w:rPr>
          <w:delText xml:space="preserve"> The </w:delText>
        </w:r>
      </w:del>
      <w:del w:id="533" w:author="Gabriel Nakamura" w:date="2020-06-19T17:50:00Z">
        <w:r w:rsidR="00910126" w:rsidDel="00474B5E">
          <w:rPr>
            <w:rFonts w:ascii="Times New Roman" w:hAnsi="Times New Roman" w:cs="Times New Roman"/>
            <w:bCs/>
            <w:sz w:val="24"/>
            <w:szCs w:val="24"/>
            <w:lang w:val="en-US"/>
          </w:rPr>
          <w:delText xml:space="preserve">One-way </w:delText>
        </w:r>
      </w:del>
      <w:del w:id="534" w:author="Gabriel Nakamura" w:date="2020-06-19T18:03:00Z">
        <w:r w:rsidR="00910126" w:rsidDel="00AF4C26">
          <w:rPr>
            <w:rFonts w:ascii="Times New Roman" w:hAnsi="Times New Roman" w:cs="Times New Roman"/>
            <w:bCs/>
            <w:sz w:val="24"/>
            <w:szCs w:val="24"/>
            <w:lang w:val="en-US"/>
          </w:rPr>
          <w:delText xml:space="preserve">Anova </w:delText>
        </w:r>
      </w:del>
      <w:del w:id="535" w:author="Gabriel Nakamura" w:date="2020-06-19T17:51:00Z">
        <w:r w:rsidR="00910126" w:rsidDel="00602574">
          <w:rPr>
            <w:rFonts w:ascii="Times New Roman" w:hAnsi="Times New Roman" w:cs="Times New Roman"/>
            <w:bCs/>
            <w:sz w:val="24"/>
            <w:szCs w:val="24"/>
            <w:lang w:val="en-US"/>
          </w:rPr>
          <w:delText>returned</w:delText>
        </w:r>
        <w:r w:rsidRPr="00B86404" w:rsidDel="00602574">
          <w:rPr>
            <w:rFonts w:ascii="Times New Roman" w:hAnsi="Times New Roman" w:cs="Times New Roman"/>
            <w:sz w:val="24"/>
            <w:szCs w:val="24"/>
            <w:lang w:val="en-US"/>
          </w:rPr>
          <w:delText xml:space="preserve"> </w:delText>
        </w:r>
      </w:del>
      <w:del w:id="536" w:author="Gabriel Nakamura" w:date="2020-06-19T18:03:00Z">
        <w:r w:rsidRPr="00B86404" w:rsidDel="00AF4C26">
          <w:rPr>
            <w:rFonts w:ascii="Times New Roman" w:hAnsi="Times New Roman" w:cs="Times New Roman"/>
            <w:i/>
            <w:sz w:val="24"/>
            <w:szCs w:val="24"/>
            <w:lang w:val="en-US"/>
          </w:rPr>
          <w:delText>F-value</w:delText>
        </w:r>
        <w:r w:rsidR="00910126" w:rsidDel="00AF4C26">
          <w:rPr>
            <w:rFonts w:ascii="Times New Roman" w:hAnsi="Times New Roman" w:cs="Times New Roman"/>
            <w:sz w:val="24"/>
            <w:szCs w:val="24"/>
            <w:lang w:val="en-US"/>
          </w:rPr>
          <w:delText xml:space="preserve"> of 2967.485 (DF= 3830,</w:delText>
        </w:r>
        <w:r w:rsidRPr="00B86404" w:rsidDel="00AF4C26">
          <w:rPr>
            <w:rFonts w:ascii="Times New Roman" w:hAnsi="Times New Roman" w:cs="Times New Roman"/>
            <w:sz w:val="24"/>
            <w:szCs w:val="24"/>
            <w:lang w:val="en-US"/>
          </w:rPr>
          <w:delText xml:space="preserve"> </w:delText>
        </w:r>
        <w:r w:rsidRPr="00B86404" w:rsidDel="00AF4C26">
          <w:rPr>
            <w:rFonts w:ascii="Times New Roman" w:hAnsi="Times New Roman" w:cs="Times New Roman"/>
            <w:i/>
            <w:sz w:val="24"/>
            <w:szCs w:val="24"/>
            <w:lang w:val="en-US"/>
          </w:rPr>
          <w:delText>p-value</w:delText>
        </w:r>
        <w:r w:rsidR="00910126" w:rsidDel="00AF4C26">
          <w:rPr>
            <w:rFonts w:ascii="Times New Roman" w:hAnsi="Times New Roman" w:cs="Times New Roman"/>
            <w:sz w:val="24"/>
            <w:szCs w:val="24"/>
            <w:lang w:val="en-US"/>
          </w:rPr>
          <w:delText>=</w:delText>
        </w:r>
        <w:r w:rsidRPr="00B86404" w:rsidDel="00AF4C26">
          <w:rPr>
            <w:rFonts w:ascii="Times New Roman" w:hAnsi="Times New Roman" w:cs="Times New Roman"/>
            <w:sz w:val="24"/>
            <w:szCs w:val="24"/>
            <w:lang w:val="en-US"/>
          </w:rPr>
          <w:delText xml:space="preserve"> 0.00009</w:delText>
        </w:r>
        <w:r w:rsidR="00910126" w:rsidDel="00AF4C26">
          <w:rPr>
            <w:rFonts w:ascii="Times New Roman" w:hAnsi="Times New Roman" w:cs="Times New Roman"/>
            <w:sz w:val="24"/>
            <w:szCs w:val="24"/>
            <w:lang w:val="en-US"/>
          </w:rPr>
          <w:delText>)</w:delText>
        </w:r>
        <w:r w:rsidRPr="00B86404" w:rsidDel="00AF4C26">
          <w:rPr>
            <w:rFonts w:ascii="Times New Roman" w:hAnsi="Times New Roman" w:cs="Times New Roman"/>
            <w:sz w:val="24"/>
            <w:szCs w:val="24"/>
            <w:lang w:val="en-US"/>
          </w:rPr>
          <w:delText xml:space="preserve"> and R²</w:delText>
        </w:r>
        <w:r w:rsidR="00910126" w:rsidDel="00AF4C26">
          <w:rPr>
            <w:rFonts w:ascii="Times New Roman" w:hAnsi="Times New Roman" w:cs="Times New Roman"/>
            <w:sz w:val="24"/>
            <w:szCs w:val="24"/>
            <w:lang w:val="en-US"/>
          </w:rPr>
          <w:delText>=</w:delText>
        </w:r>
        <w:r w:rsidRPr="00B86404" w:rsidDel="00AF4C26">
          <w:rPr>
            <w:rFonts w:ascii="Times New Roman" w:hAnsi="Times New Roman" w:cs="Times New Roman"/>
            <w:sz w:val="24"/>
            <w:szCs w:val="24"/>
            <w:lang w:val="en-US"/>
          </w:rPr>
          <w:delText xml:space="preserve"> 0.4366</w:delText>
        </w:r>
      </w:del>
      <w:ins w:id="537" w:author="Gabriel Nakamura" w:date="2020-06-19T18:03:00Z">
        <w:r w:rsidR="00AF4C26">
          <w:rPr>
            <w:rFonts w:ascii="Times New Roman" w:hAnsi="Times New Roman" w:cs="Times New Roman"/>
            <w:sz w:val="24"/>
            <w:szCs w:val="24"/>
            <w:lang w:val="en-US"/>
          </w:rPr>
          <w:t>(Figure 4b).</w:t>
        </w:r>
      </w:ins>
      <w:del w:id="538" w:author="Gabriel Nakamura" w:date="2020-06-19T18:03:00Z">
        <w:r w:rsidRPr="00B86404" w:rsidDel="00AF4C26">
          <w:rPr>
            <w:rFonts w:ascii="Times New Roman" w:hAnsi="Times New Roman" w:cs="Times New Roman"/>
            <w:sz w:val="24"/>
            <w:szCs w:val="24"/>
            <w:lang w:val="en-US"/>
          </w:rPr>
          <w:delText xml:space="preserve">. </w:delText>
        </w:r>
      </w:del>
    </w:p>
    <w:p w14:paraId="117548C7" w14:textId="1D4EC764" w:rsidR="00B86404" w:rsidRPr="00B86404" w:rsidDel="00F86762" w:rsidRDefault="00B86404" w:rsidP="00B86404">
      <w:pPr>
        <w:spacing w:after="0" w:line="480" w:lineRule="auto"/>
        <w:jc w:val="both"/>
        <w:rPr>
          <w:del w:id="539" w:author="Gabriel Nakamura" w:date="2020-06-12T15:50:00Z"/>
          <w:rFonts w:ascii="Times New Roman" w:hAnsi="Times New Roman" w:cs="Times New Roman"/>
          <w:bCs/>
          <w:sz w:val="24"/>
          <w:szCs w:val="24"/>
          <w:lang w:val="en-US"/>
        </w:rPr>
      </w:pPr>
      <w:del w:id="540" w:author="Gabriel Nakamura" w:date="2020-06-12T15:50:00Z">
        <w:r w:rsidRPr="00B86404" w:rsidDel="00F86762">
          <w:rPr>
            <w:rFonts w:ascii="Times New Roman" w:hAnsi="Times New Roman" w:cs="Times New Roman"/>
            <w:bCs/>
            <w:noProof/>
            <w:sz w:val="24"/>
            <w:szCs w:val="24"/>
            <w:lang w:eastAsia="pt-BR"/>
          </w:rPr>
          <w:drawing>
            <wp:inline distT="0" distB="0" distL="0" distR="0" wp14:anchorId="393D55AC" wp14:editId="010C80E1">
              <wp:extent cx="5400040" cy="405003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I_ggplo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del>
    </w:p>
    <w:p w14:paraId="5B75C2AC" w14:textId="78386506" w:rsidR="00B86404" w:rsidRPr="00B86404" w:rsidDel="00F86762" w:rsidRDefault="00B86404" w:rsidP="00B86404">
      <w:pPr>
        <w:spacing w:after="0" w:line="480" w:lineRule="auto"/>
        <w:jc w:val="both"/>
        <w:rPr>
          <w:del w:id="541" w:author="Gabriel Nakamura" w:date="2020-06-12T15:50:00Z"/>
          <w:rFonts w:ascii="Times New Roman" w:hAnsi="Times New Roman" w:cs="Times New Roman"/>
          <w:sz w:val="24"/>
          <w:szCs w:val="24"/>
          <w:lang w:val="en-US"/>
        </w:rPr>
      </w:pPr>
      <w:del w:id="542" w:author="Gabriel Nakamura" w:date="2020-06-12T15:50:00Z">
        <w:r w:rsidRPr="00B86404" w:rsidDel="00F86762">
          <w:rPr>
            <w:rFonts w:ascii="Times New Roman" w:hAnsi="Times New Roman" w:cs="Times New Roman"/>
            <w:bCs/>
            <w:sz w:val="24"/>
            <w:szCs w:val="24"/>
            <w:lang w:val="en-US"/>
          </w:rPr>
          <w:delText>Figure 3:</w:delText>
        </w:r>
        <w:r w:rsidRPr="00B86404" w:rsidDel="00F86762">
          <w:rPr>
            <w:rFonts w:ascii="Times New Roman" w:hAnsi="Times New Roman" w:cs="Times New Roman"/>
            <w:sz w:val="24"/>
            <w:szCs w:val="24"/>
            <w:lang w:val="en-US"/>
          </w:rPr>
          <w:delText xml:space="preserve"> </w:delText>
        </w:r>
        <w:commentRangeStart w:id="543"/>
        <w:r w:rsidRPr="00B86404" w:rsidDel="00F86762">
          <w:rPr>
            <w:rFonts w:ascii="Times New Roman" w:hAnsi="Times New Roman" w:cs="Times New Roman"/>
            <w:sz w:val="24"/>
            <w:szCs w:val="24"/>
            <w:lang w:val="en-US"/>
          </w:rPr>
          <w:delText xml:space="preserve">Values of </w:delText>
        </w:r>
        <w:r w:rsidR="00910126" w:rsidDel="00F86762">
          <w:rPr>
            <w:rFonts w:ascii="Times New Roman" w:hAnsi="Times New Roman" w:cs="Times New Roman"/>
            <w:sz w:val="24"/>
            <w:szCs w:val="24"/>
            <w:lang w:val="en-US"/>
          </w:rPr>
          <w:delText xml:space="preserve">Net Relatedness Index </w:delText>
        </w:r>
        <w:commentRangeEnd w:id="543"/>
        <w:r w:rsidR="00910126" w:rsidDel="00F86762">
          <w:rPr>
            <w:rStyle w:val="Refdecomentrio"/>
          </w:rPr>
          <w:commentReference w:id="543"/>
        </w:r>
        <w:r w:rsidR="00910126" w:rsidDel="00F86762">
          <w:rPr>
            <w:rFonts w:ascii="Times New Roman" w:hAnsi="Times New Roman" w:cs="Times New Roman"/>
            <w:sz w:val="24"/>
            <w:szCs w:val="24"/>
            <w:lang w:val="en-US"/>
          </w:rPr>
          <w:delText>(</w:delText>
        </w:r>
        <w:r w:rsidRPr="00B86404" w:rsidDel="00F86762">
          <w:rPr>
            <w:rFonts w:ascii="Times New Roman" w:hAnsi="Times New Roman" w:cs="Times New Roman"/>
            <w:sz w:val="24"/>
            <w:szCs w:val="24"/>
            <w:lang w:val="en-US"/>
          </w:rPr>
          <w:delText>NRI</w:delText>
        </w:r>
        <w:r w:rsidR="00910126" w:rsidDel="00F86762">
          <w:rPr>
            <w:rFonts w:ascii="Times New Roman" w:hAnsi="Times New Roman" w:cs="Times New Roman"/>
            <w:sz w:val="24"/>
            <w:szCs w:val="24"/>
            <w:lang w:val="en-US"/>
          </w:rPr>
          <w:delText>)</w:delText>
        </w:r>
        <w:r w:rsidRPr="00B86404" w:rsidDel="00F86762">
          <w:rPr>
            <w:rFonts w:ascii="Times New Roman" w:hAnsi="Times New Roman" w:cs="Times New Roman"/>
            <w:sz w:val="24"/>
            <w:szCs w:val="24"/>
            <w:lang w:val="en-US"/>
          </w:rPr>
          <w:delText xml:space="preserve"> across</w:delText>
        </w:r>
        <w:r w:rsidR="00910126" w:rsidDel="00F86762">
          <w:rPr>
            <w:rFonts w:ascii="Times New Roman" w:hAnsi="Times New Roman" w:cs="Times New Roman"/>
            <w:sz w:val="24"/>
            <w:szCs w:val="24"/>
            <w:lang w:val="en-US"/>
          </w:rPr>
          <w:delText xml:space="preserve"> assemblages at</w:delText>
        </w:r>
        <w:r w:rsidRPr="00B86404" w:rsidDel="00F86762">
          <w:rPr>
            <w:rFonts w:ascii="Times New Roman" w:hAnsi="Times New Roman" w:cs="Times New Roman"/>
            <w:sz w:val="24"/>
            <w:szCs w:val="24"/>
            <w:lang w:val="en-US"/>
          </w:rPr>
          <w:delText xml:space="preserve"> different latitudes. In the equator, we have the lowest value of NRI. After the </w:delText>
        </w:r>
        <w:commentRangeStart w:id="544"/>
        <w:r w:rsidRPr="00B86404" w:rsidDel="00F86762">
          <w:rPr>
            <w:rFonts w:ascii="Times New Roman" w:hAnsi="Times New Roman" w:cs="Times New Roman"/>
            <w:sz w:val="24"/>
            <w:szCs w:val="24"/>
            <w:lang w:val="en-US"/>
          </w:rPr>
          <w:delText xml:space="preserve">latitude 23º </w:delText>
        </w:r>
        <w:commentRangeEnd w:id="544"/>
        <w:r w:rsidR="00910126" w:rsidDel="00F86762">
          <w:rPr>
            <w:rStyle w:val="Refdecomentrio"/>
          </w:rPr>
          <w:commentReference w:id="544"/>
        </w:r>
        <w:r w:rsidRPr="00B86404" w:rsidDel="00F86762">
          <w:rPr>
            <w:rFonts w:ascii="Times New Roman" w:hAnsi="Times New Roman" w:cs="Times New Roman"/>
            <w:sz w:val="24"/>
            <w:szCs w:val="24"/>
            <w:lang w:val="en-US"/>
          </w:rPr>
          <w:delText xml:space="preserve">(Red line) we have a predominance of positive values. </w:delText>
        </w:r>
      </w:del>
    </w:p>
    <w:p w14:paraId="4FBA2C28" w14:textId="77777777" w:rsidR="00B86404" w:rsidRPr="00B86404" w:rsidDel="00E312FD" w:rsidRDefault="00B86404" w:rsidP="00B86404">
      <w:pPr>
        <w:spacing w:after="0" w:line="480" w:lineRule="auto"/>
        <w:jc w:val="both"/>
        <w:rPr>
          <w:del w:id="545" w:author="Gabriel Nakamura" w:date="2020-06-12T20:13:00Z"/>
          <w:rFonts w:ascii="Times New Roman" w:hAnsi="Times New Roman" w:cs="Times New Roman"/>
          <w:b/>
          <w:color w:val="FF0000"/>
          <w:sz w:val="24"/>
          <w:szCs w:val="24"/>
          <w:lang w:val="en-US"/>
        </w:rPr>
      </w:pPr>
    </w:p>
    <w:p w14:paraId="343CD50C" w14:textId="77777777" w:rsidR="00B86404" w:rsidRPr="00B86404" w:rsidDel="00E312FD" w:rsidRDefault="00B86404" w:rsidP="00B86404">
      <w:pPr>
        <w:spacing w:after="0" w:line="480" w:lineRule="auto"/>
        <w:jc w:val="both"/>
        <w:rPr>
          <w:del w:id="546" w:author="Gabriel Nakamura" w:date="2020-06-12T20:13:00Z"/>
          <w:rFonts w:ascii="Times New Roman" w:hAnsi="Times New Roman" w:cs="Times New Roman"/>
          <w:sz w:val="24"/>
          <w:szCs w:val="24"/>
          <w:lang w:val="en-US"/>
        </w:rPr>
      </w:pPr>
    </w:p>
    <w:p w14:paraId="1CC5F106" w14:textId="77777777" w:rsidR="00B86404" w:rsidRPr="00B86404" w:rsidRDefault="00B86404" w:rsidP="00B86404">
      <w:pPr>
        <w:spacing w:after="0" w:line="480" w:lineRule="auto"/>
        <w:jc w:val="both"/>
        <w:rPr>
          <w:rFonts w:ascii="Times New Roman" w:hAnsi="Times New Roman" w:cs="Times New Roman"/>
          <w:sz w:val="24"/>
          <w:szCs w:val="24"/>
          <w:lang w:val="en-US"/>
        </w:rPr>
      </w:pPr>
    </w:p>
    <w:p w14:paraId="70BC277A" w14:textId="13BE77F9" w:rsidR="00B86404" w:rsidRPr="00B86404" w:rsidRDefault="00E312FD" w:rsidP="00B86404">
      <w:pPr>
        <w:spacing w:after="0" w:line="480" w:lineRule="auto"/>
        <w:jc w:val="both"/>
        <w:rPr>
          <w:rFonts w:ascii="Times New Roman" w:hAnsi="Times New Roman" w:cs="Times New Roman"/>
          <w:sz w:val="24"/>
          <w:szCs w:val="24"/>
          <w:lang w:val="en-US"/>
        </w:rPr>
      </w:pPr>
      <w:ins w:id="547" w:author="Gabriel Nakamura" w:date="2020-06-12T20:13:00Z">
        <w:r>
          <w:rPr>
            <w:rFonts w:ascii="Times New Roman" w:hAnsi="Times New Roman" w:cs="Times New Roman"/>
            <w:noProof/>
            <w:sz w:val="24"/>
            <w:szCs w:val="24"/>
            <w:lang w:eastAsia="pt-BR"/>
          </w:rPr>
          <w:drawing>
            <wp:inline distT="0" distB="0" distL="0" distR="0" wp14:anchorId="0D0D3DE3" wp14:editId="74289F0E">
              <wp:extent cx="4572000" cy="7772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boxplot.pdf"/>
                      <pic:cNvPicPr/>
                    </pic:nvPicPr>
                    <pic:blipFill>
                      <a:blip r:embed="rId17">
                        <a:extLst>
                          <a:ext uri="{28A0092B-C50C-407E-A947-70E740481C1C}">
                            <a14:useLocalDpi xmlns:a14="http://schemas.microsoft.com/office/drawing/2010/main" val="0"/>
                          </a:ext>
                        </a:extLst>
                      </a:blip>
                      <a:stretch>
                        <a:fillRect/>
                      </a:stretch>
                    </pic:blipFill>
                    <pic:spPr>
                      <a:xfrm>
                        <a:off x="0" y="0"/>
                        <a:ext cx="4572000" cy="7772400"/>
                      </a:xfrm>
                      <a:prstGeom prst="rect">
                        <a:avLst/>
                      </a:prstGeom>
                    </pic:spPr>
                  </pic:pic>
                </a:graphicData>
              </a:graphic>
            </wp:inline>
          </w:drawing>
        </w:r>
      </w:ins>
      <w:del w:id="548" w:author="Gabriel Nakamura" w:date="2020-06-12T20:12:00Z">
        <w:r w:rsidR="00B86404" w:rsidRPr="00B86404" w:rsidDel="00E312FD">
          <w:rPr>
            <w:rFonts w:ascii="Times New Roman" w:hAnsi="Times New Roman" w:cs="Times New Roman"/>
            <w:noProof/>
            <w:sz w:val="24"/>
            <w:szCs w:val="24"/>
            <w:lang w:eastAsia="pt-BR"/>
          </w:rPr>
          <w:drawing>
            <wp:inline distT="0" distB="0" distL="0" distR="0" wp14:anchorId="57B8DF99" wp14:editId="3B694637">
              <wp:extent cx="5398770" cy="484251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916" t="4578" r="42250" b="4710"/>
                      <a:stretch>
                        <a:fillRect/>
                      </a:stretch>
                    </pic:blipFill>
                    <pic:spPr bwMode="auto">
                      <a:xfrm>
                        <a:off x="0" y="0"/>
                        <a:ext cx="5398770" cy="4842510"/>
                      </a:xfrm>
                      <a:prstGeom prst="rect">
                        <a:avLst/>
                      </a:prstGeom>
                      <a:noFill/>
                      <a:ln>
                        <a:noFill/>
                      </a:ln>
                    </pic:spPr>
                  </pic:pic>
                </a:graphicData>
              </a:graphic>
            </wp:inline>
          </w:drawing>
        </w:r>
      </w:del>
    </w:p>
    <w:p w14:paraId="7D436B47" w14:textId="21381DF9" w:rsidR="00B86404" w:rsidRPr="00B86404" w:rsidRDefault="00B86404" w:rsidP="00292B7E">
      <w:pPr>
        <w:spacing w:after="240" w:line="480" w:lineRule="auto"/>
        <w:jc w:val="both"/>
        <w:rPr>
          <w:rFonts w:ascii="Times New Roman" w:hAnsi="Times New Roman" w:cs="Times New Roman"/>
          <w:sz w:val="24"/>
          <w:szCs w:val="24"/>
          <w:lang w:val="en-US"/>
        </w:rPr>
      </w:pPr>
      <w:r w:rsidRPr="00B86404">
        <w:rPr>
          <w:rFonts w:ascii="Times New Roman" w:hAnsi="Times New Roman" w:cs="Times New Roman"/>
          <w:bCs/>
          <w:sz w:val="24"/>
          <w:szCs w:val="24"/>
          <w:lang w:val="en-US"/>
        </w:rPr>
        <w:lastRenderedPageBreak/>
        <w:t xml:space="preserve">Figure </w:t>
      </w:r>
      <w:ins w:id="549" w:author="Gabriel Nakamura" w:date="2020-06-12T15:50:00Z">
        <w:r w:rsidR="00F86762">
          <w:rPr>
            <w:rFonts w:ascii="Times New Roman" w:hAnsi="Times New Roman" w:cs="Times New Roman"/>
            <w:bCs/>
            <w:sz w:val="24"/>
            <w:szCs w:val="24"/>
            <w:lang w:val="en-US"/>
          </w:rPr>
          <w:t>3</w:t>
        </w:r>
      </w:ins>
      <w:del w:id="550" w:author="Gabriel Nakamura" w:date="2020-06-12T15:50:00Z">
        <w:r w:rsidRPr="00B86404" w:rsidDel="00F86762">
          <w:rPr>
            <w:rFonts w:ascii="Times New Roman" w:hAnsi="Times New Roman" w:cs="Times New Roman"/>
            <w:bCs/>
            <w:sz w:val="24"/>
            <w:szCs w:val="24"/>
            <w:lang w:val="en-US"/>
          </w:rPr>
          <w:delText>4</w:delText>
        </w:r>
      </w:del>
      <w:r w:rsidRPr="00B86404">
        <w:rPr>
          <w:rFonts w:ascii="Times New Roman" w:hAnsi="Times New Roman" w:cs="Times New Roman"/>
          <w:sz w:val="24"/>
          <w:szCs w:val="24"/>
          <w:lang w:val="en-US"/>
        </w:rPr>
        <w:t xml:space="preserve">: </w:t>
      </w:r>
      <w:ins w:id="551" w:author="Gabriel Nakamura" w:date="2020-06-12T20:14:00Z">
        <w:r w:rsidR="0053761B">
          <w:rPr>
            <w:rFonts w:ascii="Times New Roman" w:hAnsi="Times New Roman" w:cs="Times New Roman"/>
            <w:sz w:val="24"/>
            <w:szCs w:val="24"/>
            <w:lang w:val="en-US"/>
          </w:rPr>
          <w:t xml:space="preserve">Boxplots showing the NRI values (a) and </w:t>
        </w:r>
        <w:r w:rsidR="00B20FF2">
          <w:rPr>
            <w:rFonts w:ascii="Times New Roman" w:hAnsi="Times New Roman" w:cs="Times New Roman"/>
            <w:sz w:val="24"/>
            <w:szCs w:val="24"/>
            <w:lang w:val="en-US"/>
          </w:rPr>
          <w:t>mean age of assemblages (b) for temperate and tropical communities.</w:t>
        </w:r>
      </w:ins>
      <w:del w:id="552" w:author="Gabriel Nakamura" w:date="2020-06-12T20:14:00Z">
        <w:r w:rsidRPr="00B86404" w:rsidDel="0053761B">
          <w:rPr>
            <w:rFonts w:ascii="Times New Roman" w:hAnsi="Times New Roman" w:cs="Times New Roman"/>
            <w:sz w:val="24"/>
            <w:szCs w:val="24"/>
            <w:lang w:val="en-US"/>
          </w:rPr>
          <w:delText>Value</w:delText>
        </w:r>
        <w:r w:rsidR="00292B7E" w:rsidDel="0053761B">
          <w:rPr>
            <w:rFonts w:ascii="Times New Roman" w:hAnsi="Times New Roman" w:cs="Times New Roman"/>
            <w:sz w:val="24"/>
            <w:szCs w:val="24"/>
            <w:lang w:val="en-US"/>
          </w:rPr>
          <w:delText>s of NRI in the different regions</w:delText>
        </w:r>
        <w:r w:rsidRPr="00B86404" w:rsidDel="0053761B">
          <w:rPr>
            <w:rFonts w:ascii="Times New Roman" w:hAnsi="Times New Roman" w:cs="Times New Roman"/>
            <w:sz w:val="24"/>
            <w:szCs w:val="24"/>
            <w:lang w:val="en-US"/>
          </w:rPr>
          <w:delText>. Note that, in temperate assemblages, a predominance of positive values of NRI (</w:delText>
        </w:r>
        <w:r w:rsidRPr="00B86404" w:rsidDel="0053761B">
          <w:rPr>
            <w:rFonts w:ascii="Times New Roman" w:hAnsi="Times New Roman" w:cs="Times New Roman"/>
            <w:bCs/>
            <w:sz w:val="24"/>
            <w:szCs w:val="24"/>
            <w:lang w:val="en-US"/>
          </w:rPr>
          <w:delText>clustered assemblages)</w:delText>
        </w:r>
        <w:r w:rsidRPr="00B86404" w:rsidDel="0053761B">
          <w:rPr>
            <w:rFonts w:ascii="Times New Roman" w:hAnsi="Times New Roman" w:cs="Times New Roman"/>
            <w:sz w:val="24"/>
            <w:szCs w:val="24"/>
            <w:lang w:val="en-US"/>
          </w:rPr>
          <w:delText xml:space="preserve"> and in tropical biomes a low value of NRI (overdispersed assemblages). </w:delText>
        </w:r>
      </w:del>
    </w:p>
    <w:p w14:paraId="1E777BA8" w14:textId="1D96DB17" w:rsidR="00B86404" w:rsidRPr="00B86404" w:rsidDel="00434F6D" w:rsidRDefault="00B86404" w:rsidP="00B86404">
      <w:pPr>
        <w:spacing w:after="0" w:line="480" w:lineRule="auto"/>
        <w:jc w:val="both"/>
        <w:rPr>
          <w:del w:id="553" w:author="Gabriel Nakamura" w:date="2020-06-12T15:51:00Z"/>
          <w:rFonts w:ascii="Times New Roman" w:hAnsi="Times New Roman" w:cs="Times New Roman"/>
          <w:sz w:val="24"/>
          <w:szCs w:val="24"/>
          <w:lang w:val="en-US"/>
        </w:rPr>
      </w:pPr>
      <w:del w:id="554" w:author="Gabriel Nakamura" w:date="2020-06-12T15:51:00Z">
        <w:r w:rsidRPr="00B86404" w:rsidDel="00434F6D">
          <w:rPr>
            <w:rFonts w:ascii="Times New Roman" w:hAnsi="Times New Roman" w:cs="Times New Roman"/>
            <w:b/>
            <w:sz w:val="24"/>
            <w:szCs w:val="24"/>
            <w:lang w:val="en-US"/>
          </w:rPr>
          <w:delText>Age of the assemblage</w:delText>
        </w:r>
      </w:del>
    </w:p>
    <w:p w14:paraId="7DB000AC" w14:textId="386F100B" w:rsidR="00B86404" w:rsidRPr="00292B7E" w:rsidDel="00434F6D" w:rsidRDefault="00B86404" w:rsidP="00B86404">
      <w:pPr>
        <w:spacing w:after="0" w:line="480" w:lineRule="auto"/>
        <w:rPr>
          <w:del w:id="555" w:author="Gabriel Nakamura" w:date="2020-06-12T15:51:00Z"/>
          <w:rFonts w:ascii="Times New Roman" w:hAnsi="Times New Roman" w:cs="Times New Roman"/>
          <w:i/>
          <w:sz w:val="24"/>
          <w:szCs w:val="24"/>
          <w:lang w:val="en-US"/>
        </w:rPr>
      </w:pPr>
      <w:del w:id="556" w:author="Gabriel Nakamura" w:date="2020-06-12T15:51:00Z">
        <w:r w:rsidRPr="00B86404" w:rsidDel="00434F6D">
          <w:rPr>
            <w:rFonts w:ascii="Times New Roman" w:hAnsi="Times New Roman" w:cs="Times New Roman"/>
            <w:i/>
            <w:sz w:val="24"/>
            <w:szCs w:val="24"/>
            <w:lang w:val="en-US"/>
          </w:rPr>
          <w:delText xml:space="preserve">Ancestral range </w:delText>
        </w:r>
        <w:r w:rsidR="00292B7E" w:rsidDel="00434F6D">
          <w:rPr>
            <w:rFonts w:ascii="Times New Roman" w:hAnsi="Times New Roman" w:cs="Times New Roman"/>
            <w:i/>
            <w:sz w:val="24"/>
            <w:szCs w:val="24"/>
            <w:lang w:val="en-US"/>
          </w:rPr>
          <w:delText>estimation</w:delText>
        </w:r>
      </w:del>
    </w:p>
    <w:p w14:paraId="6416B899" w14:textId="7001E802" w:rsidR="00B86404" w:rsidRPr="00B86404" w:rsidDel="00C1432A" w:rsidRDefault="00B86404" w:rsidP="00B86404">
      <w:pPr>
        <w:autoSpaceDE w:val="0"/>
        <w:autoSpaceDN w:val="0"/>
        <w:adjustRightInd w:val="0"/>
        <w:spacing w:after="0" w:line="480" w:lineRule="auto"/>
        <w:ind w:firstLine="708"/>
        <w:jc w:val="both"/>
        <w:rPr>
          <w:del w:id="557" w:author="Gabriel Nakamura" w:date="2020-06-12T15:51:00Z"/>
          <w:rFonts w:ascii="Times New Roman" w:hAnsi="Times New Roman" w:cs="Times New Roman"/>
          <w:sz w:val="24"/>
          <w:szCs w:val="24"/>
          <w:lang w:val="en-US"/>
        </w:rPr>
      </w:pPr>
      <w:del w:id="558" w:author="Gabriel Nakamura" w:date="2020-06-19T18:16:00Z">
        <w:r w:rsidRPr="00B86404" w:rsidDel="00DB4E5C">
          <w:rPr>
            <w:rFonts w:ascii="Times New Roman" w:hAnsi="Times New Roman" w:cs="Times New Roman"/>
            <w:sz w:val="24"/>
            <w:szCs w:val="24"/>
            <w:lang w:val="en-US"/>
          </w:rPr>
          <w:delText>We selected the model which received the lowest AIC score (Table S2) and extracted the highest probabilities of the ancestral to be occupying the biome in the selected model (BayArea</w:delText>
        </w:r>
        <w:r w:rsidRPr="00B86404" w:rsidDel="00DB4E5C">
          <w:rPr>
            <w:rFonts w:ascii="Times New Roman" w:eastAsia="MTSY" w:hAnsi="Times New Roman" w:cs="Times New Roman"/>
            <w:sz w:val="24"/>
            <w:szCs w:val="24"/>
            <w:lang w:val="en-US"/>
          </w:rPr>
          <w:delText>+</w:delText>
        </w:r>
        <w:r w:rsidRPr="00B86404" w:rsidDel="00DB4E5C">
          <w:rPr>
            <w:rFonts w:ascii="Times New Roman" w:hAnsi="Times New Roman" w:cs="Times New Roman"/>
            <w:sz w:val="24"/>
            <w:szCs w:val="24"/>
            <w:lang w:val="en-US"/>
          </w:rPr>
          <w:delText>J).</w:delText>
        </w:r>
      </w:del>
      <w:del w:id="559" w:author="Gabriel Nakamura" w:date="2020-06-12T15:51:00Z">
        <w:r w:rsidRPr="00B86404" w:rsidDel="00C1432A">
          <w:rPr>
            <w:rFonts w:ascii="Times New Roman" w:hAnsi="Times New Roman" w:cs="Times New Roman"/>
            <w:sz w:val="24"/>
            <w:szCs w:val="24"/>
            <w:lang w:val="en-US"/>
          </w:rPr>
          <w:delText xml:space="preserve">  </w:delText>
        </w:r>
      </w:del>
    </w:p>
    <w:p w14:paraId="540B7B4A" w14:textId="27930075" w:rsidR="00B86404" w:rsidRPr="00B86404" w:rsidDel="007E5AE8" w:rsidRDefault="00B86404" w:rsidP="00C1432A">
      <w:pPr>
        <w:autoSpaceDE w:val="0"/>
        <w:autoSpaceDN w:val="0"/>
        <w:adjustRightInd w:val="0"/>
        <w:spacing w:after="0" w:line="480" w:lineRule="auto"/>
        <w:ind w:firstLine="708"/>
        <w:jc w:val="both"/>
        <w:rPr>
          <w:del w:id="560" w:author="Gabriel Nakamura" w:date="2020-06-19T18:25:00Z"/>
          <w:rFonts w:ascii="Times New Roman" w:hAnsi="Times New Roman" w:cs="Times New Roman"/>
          <w:sz w:val="24"/>
          <w:szCs w:val="24"/>
          <w:lang w:val="en-US"/>
        </w:rPr>
      </w:pPr>
      <w:del w:id="561" w:author="Gabriel Nakamura" w:date="2020-06-12T15:51:00Z">
        <w:r w:rsidRPr="00B86404" w:rsidDel="00C1432A">
          <w:rPr>
            <w:rFonts w:ascii="Times New Roman" w:hAnsi="Times New Roman" w:cs="Times New Roman"/>
            <w:sz w:val="24"/>
            <w:szCs w:val="24"/>
            <w:lang w:val="en-US"/>
          </w:rPr>
          <w:delText xml:space="preserve">After computing the age of assemblage, </w:delText>
        </w:r>
      </w:del>
      <w:del w:id="562" w:author="Gabriel Nakamura" w:date="2020-06-12T15:52:00Z">
        <w:r w:rsidRPr="00B86404" w:rsidDel="00C1432A">
          <w:rPr>
            <w:rFonts w:ascii="Times New Roman" w:hAnsi="Times New Roman" w:cs="Times New Roman"/>
            <w:sz w:val="24"/>
            <w:szCs w:val="24"/>
            <w:lang w:val="en-US"/>
          </w:rPr>
          <w:delText>w</w:delText>
        </w:r>
      </w:del>
      <w:del w:id="563" w:author="Gabriel Nakamura" w:date="2020-06-19T18:25:00Z">
        <w:r w:rsidRPr="00B86404" w:rsidDel="002C57AA">
          <w:rPr>
            <w:rFonts w:ascii="Times New Roman" w:hAnsi="Times New Roman" w:cs="Times New Roman"/>
            <w:sz w:val="24"/>
            <w:szCs w:val="24"/>
            <w:lang w:val="en-US"/>
          </w:rPr>
          <w:delText xml:space="preserve">e observed that the recent assemblages are found in temperate biomes (Figure </w:delText>
        </w:r>
      </w:del>
      <w:del w:id="564" w:author="Gabriel Nakamura" w:date="2020-06-12T15:52:00Z">
        <w:r w:rsidRPr="00B86404" w:rsidDel="00C1432A">
          <w:rPr>
            <w:rFonts w:ascii="Times New Roman" w:hAnsi="Times New Roman" w:cs="Times New Roman"/>
            <w:sz w:val="24"/>
            <w:szCs w:val="24"/>
            <w:lang w:val="en-US"/>
          </w:rPr>
          <w:delText>5</w:delText>
        </w:r>
      </w:del>
      <w:del w:id="565" w:author="Gabriel Nakamura" w:date="2020-06-19T18:25:00Z">
        <w:r w:rsidRPr="00B86404" w:rsidDel="002C57AA">
          <w:rPr>
            <w:rFonts w:ascii="Times New Roman" w:hAnsi="Times New Roman" w:cs="Times New Roman"/>
            <w:sz w:val="24"/>
            <w:szCs w:val="24"/>
            <w:lang w:val="en-US"/>
          </w:rPr>
          <w:delText xml:space="preserve">). The </w:delText>
        </w:r>
      </w:del>
      <w:del w:id="566" w:author="Gabriel Nakamura" w:date="2020-06-12T19:47:00Z">
        <w:r w:rsidRPr="00B86404" w:rsidDel="00475080">
          <w:rPr>
            <w:rFonts w:ascii="Times New Roman" w:hAnsi="Times New Roman" w:cs="Times New Roman"/>
            <w:sz w:val="24"/>
            <w:szCs w:val="24"/>
            <w:lang w:val="en-US"/>
          </w:rPr>
          <w:delText xml:space="preserve">value of </w:delText>
        </w:r>
      </w:del>
      <w:del w:id="567" w:author="Gabriel Nakamura" w:date="2020-06-19T18:25:00Z">
        <w:r w:rsidRPr="00B86404" w:rsidDel="002C57AA">
          <w:rPr>
            <w:rFonts w:ascii="Times New Roman" w:hAnsi="Times New Roman" w:cs="Times New Roman"/>
            <w:i/>
            <w:sz w:val="24"/>
            <w:szCs w:val="24"/>
            <w:lang w:val="en-US"/>
          </w:rPr>
          <w:delText>F</w:delText>
        </w:r>
        <w:r w:rsidRPr="00B86404" w:rsidDel="002C57AA">
          <w:rPr>
            <w:rFonts w:ascii="Times New Roman" w:hAnsi="Times New Roman" w:cs="Times New Roman"/>
            <w:sz w:val="24"/>
            <w:szCs w:val="24"/>
            <w:lang w:val="en-US"/>
          </w:rPr>
          <w:delText xml:space="preserve"> was </w:delText>
        </w:r>
        <w:r w:rsidR="00865181" w:rsidDel="002C57AA">
          <w:rPr>
            <w:rFonts w:ascii="Times New Roman" w:hAnsi="Times New Roman" w:cs="Times New Roman"/>
            <w:sz w:val="24"/>
            <w:szCs w:val="24"/>
            <w:bdr w:val="none" w:sz="0" w:space="0" w:color="auto" w:frame="1"/>
            <w:lang w:val="en-US"/>
          </w:rPr>
          <w:delText>724.011</w:delText>
        </w:r>
        <w:r w:rsidRPr="00B86404" w:rsidDel="002C57AA">
          <w:rPr>
            <w:rFonts w:ascii="Times New Roman" w:hAnsi="Times New Roman" w:cs="Times New Roman"/>
            <w:sz w:val="24"/>
            <w:szCs w:val="24"/>
            <w:bdr w:val="none" w:sz="0" w:space="0" w:color="auto" w:frame="1"/>
            <w:lang w:val="en-US"/>
          </w:rPr>
          <w:delText xml:space="preserve"> </w:delText>
        </w:r>
        <w:r w:rsidR="00865181" w:rsidDel="002C57AA">
          <w:rPr>
            <w:rFonts w:ascii="Times New Roman" w:hAnsi="Times New Roman" w:cs="Times New Roman"/>
            <w:sz w:val="24"/>
            <w:szCs w:val="24"/>
            <w:bdr w:val="none" w:sz="0" w:space="0" w:color="auto" w:frame="1"/>
            <w:lang w:val="en-US"/>
          </w:rPr>
          <w:delText>(</w:delText>
        </w:r>
        <w:r w:rsidR="00865181" w:rsidDel="002C57AA">
          <w:rPr>
            <w:rFonts w:ascii="Times New Roman" w:hAnsi="Times New Roman" w:cs="Times New Roman"/>
            <w:sz w:val="24"/>
            <w:szCs w:val="24"/>
            <w:lang w:val="en-US"/>
          </w:rPr>
          <w:delText>DF= 3991,</w:delText>
        </w:r>
        <w:r w:rsidRPr="00B86404" w:rsidDel="002C57AA">
          <w:rPr>
            <w:rFonts w:ascii="Times New Roman" w:hAnsi="Times New Roman" w:cs="Times New Roman"/>
            <w:sz w:val="24"/>
            <w:szCs w:val="24"/>
            <w:lang w:val="en-US"/>
          </w:rPr>
          <w:delText xml:space="preserve"> </w:delText>
        </w:r>
        <w:r w:rsidRPr="00B86404" w:rsidDel="002C57AA">
          <w:rPr>
            <w:rFonts w:ascii="Times New Roman" w:hAnsi="Times New Roman" w:cs="Times New Roman"/>
            <w:i/>
            <w:sz w:val="24"/>
            <w:szCs w:val="24"/>
            <w:lang w:val="en-US"/>
          </w:rPr>
          <w:delText>p-value</w:delText>
        </w:r>
        <w:r w:rsidR="00865181" w:rsidDel="002C57AA">
          <w:rPr>
            <w:rFonts w:ascii="Times New Roman" w:hAnsi="Times New Roman" w:cs="Times New Roman"/>
            <w:sz w:val="24"/>
            <w:szCs w:val="24"/>
            <w:lang w:val="en-US"/>
          </w:rPr>
          <w:delText>=</w:delText>
        </w:r>
        <w:r w:rsidRPr="00B86404" w:rsidDel="002C57AA">
          <w:rPr>
            <w:rFonts w:ascii="Times New Roman" w:hAnsi="Times New Roman" w:cs="Times New Roman"/>
            <w:sz w:val="24"/>
            <w:szCs w:val="24"/>
            <w:lang w:val="en-US"/>
          </w:rPr>
          <w:delText xml:space="preserve"> 0.00009</w:delText>
        </w:r>
        <w:r w:rsidR="00865181" w:rsidDel="002C57AA">
          <w:rPr>
            <w:rFonts w:ascii="Times New Roman" w:hAnsi="Times New Roman" w:cs="Times New Roman"/>
            <w:sz w:val="24"/>
            <w:szCs w:val="24"/>
            <w:lang w:val="en-US"/>
          </w:rPr>
          <w:delText>)</w:delText>
        </w:r>
        <w:r w:rsidRPr="00B86404" w:rsidDel="002C57AA">
          <w:rPr>
            <w:rFonts w:ascii="Times New Roman" w:hAnsi="Times New Roman" w:cs="Times New Roman"/>
            <w:sz w:val="24"/>
            <w:szCs w:val="24"/>
            <w:lang w:val="en-US"/>
          </w:rPr>
          <w:delText xml:space="preserve"> and R²</w:delText>
        </w:r>
        <w:r w:rsidR="00865181" w:rsidDel="002C57AA">
          <w:rPr>
            <w:rFonts w:ascii="Times New Roman" w:hAnsi="Times New Roman" w:cs="Times New Roman"/>
            <w:sz w:val="24"/>
            <w:szCs w:val="24"/>
            <w:lang w:val="en-US"/>
          </w:rPr>
          <w:delText>=</w:delText>
        </w:r>
        <w:r w:rsidRPr="00B86404" w:rsidDel="002C57AA">
          <w:rPr>
            <w:rFonts w:ascii="Times New Roman" w:hAnsi="Times New Roman" w:cs="Times New Roman"/>
            <w:sz w:val="24"/>
            <w:szCs w:val="24"/>
            <w:lang w:val="en-US"/>
          </w:rPr>
          <w:delText xml:space="preserve"> 0.5421. Anova showed a lower value of </w:delText>
        </w:r>
        <w:r w:rsidRPr="00B86404" w:rsidDel="002C57AA">
          <w:rPr>
            <w:rFonts w:ascii="Times New Roman" w:hAnsi="Times New Roman" w:cs="Times New Roman"/>
            <w:i/>
            <w:sz w:val="24"/>
            <w:szCs w:val="24"/>
            <w:lang w:val="en-US"/>
          </w:rPr>
          <w:delText xml:space="preserve">F </w:delText>
        </w:r>
        <w:r w:rsidRPr="00B86404" w:rsidDel="002C57AA">
          <w:rPr>
            <w:rFonts w:ascii="Times New Roman" w:hAnsi="Times New Roman" w:cs="Times New Roman"/>
            <w:sz w:val="24"/>
            <w:szCs w:val="24"/>
            <w:lang w:val="en-US"/>
          </w:rPr>
          <w:delText>and a significant value of p (lower than 0.05)</w:delText>
        </w:r>
        <w:r w:rsidRPr="00B86404" w:rsidDel="002C57AA">
          <w:rPr>
            <w:rFonts w:ascii="Times New Roman" w:hAnsi="Times New Roman" w:cs="Times New Roman"/>
            <w:i/>
            <w:sz w:val="24"/>
            <w:szCs w:val="24"/>
            <w:lang w:val="en-US"/>
          </w:rPr>
          <w:delText xml:space="preserve">, </w:delText>
        </w:r>
        <w:r w:rsidRPr="00B86404" w:rsidDel="002C57AA">
          <w:rPr>
            <w:rFonts w:ascii="Times New Roman" w:hAnsi="Times New Roman" w:cs="Times New Roman"/>
            <w:sz w:val="24"/>
            <w:szCs w:val="24"/>
            <w:lang w:val="en-US"/>
          </w:rPr>
          <w:delText>which means, that these groups (</w:delText>
        </w:r>
        <w:r w:rsidRPr="00B86404" w:rsidDel="002C57AA">
          <w:rPr>
            <w:rFonts w:ascii="Times New Roman" w:hAnsi="Times New Roman" w:cs="Times New Roman"/>
            <w:bCs/>
            <w:sz w:val="24"/>
            <w:szCs w:val="24"/>
            <w:lang w:val="en-US"/>
          </w:rPr>
          <w:delText>tropical or temperate biomes)</w:delText>
        </w:r>
        <w:r w:rsidRPr="00B86404" w:rsidDel="002C57AA">
          <w:rPr>
            <w:rFonts w:ascii="Times New Roman" w:hAnsi="Times New Roman" w:cs="Times New Roman"/>
            <w:sz w:val="24"/>
            <w:szCs w:val="24"/>
            <w:lang w:val="en-US"/>
          </w:rPr>
          <w:delText xml:space="preserve"> are different in both situations.</w:delText>
        </w:r>
      </w:del>
    </w:p>
    <w:p w14:paraId="5785BAC5" w14:textId="46599EB3" w:rsidR="00B86404" w:rsidRPr="00B86404" w:rsidRDefault="00A70357" w:rsidP="00B86404">
      <w:pPr>
        <w:pStyle w:val="SemEspaamento"/>
        <w:spacing w:line="480" w:lineRule="auto"/>
        <w:rPr>
          <w:rFonts w:ascii="Times New Roman" w:hAnsi="Times New Roman" w:cs="Times New Roman"/>
          <w:sz w:val="24"/>
          <w:szCs w:val="24"/>
          <w:lang w:val="en-US"/>
        </w:rPr>
      </w:pPr>
      <w:ins w:id="568" w:author="Gabriel Nakamura" w:date="2020-06-16T23:01:00Z">
        <w:r>
          <w:rPr>
            <w:rFonts w:ascii="Times New Roman" w:hAnsi="Times New Roman" w:cs="Times New Roman"/>
            <w:noProof/>
            <w:sz w:val="24"/>
            <w:szCs w:val="24"/>
            <w:lang w:val="pt-BR" w:eastAsia="pt-BR"/>
          </w:rPr>
          <w:drawing>
            <wp:inline distT="0" distB="0" distL="0" distR="0" wp14:anchorId="772A1B68" wp14:editId="75B2C10C">
              <wp:extent cx="5400040" cy="30753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RI_age_map.pdf"/>
                      <pic:cNvPicPr/>
                    </pic:nvPicPr>
                    <pic:blipFill>
                      <a:blip r:embed="rId19">
                        <a:extLst>
                          <a:ext uri="{28A0092B-C50C-407E-A947-70E740481C1C}">
                            <a14:useLocalDpi xmlns:a14="http://schemas.microsoft.com/office/drawing/2010/main" val="0"/>
                          </a:ext>
                        </a:extLst>
                      </a:blip>
                      <a:stretch>
                        <a:fillRect/>
                      </a:stretch>
                    </pic:blipFill>
                    <pic:spPr>
                      <a:xfrm>
                        <a:off x="0" y="0"/>
                        <a:ext cx="5400040" cy="3075305"/>
                      </a:xfrm>
                      <a:prstGeom prst="rect">
                        <a:avLst/>
                      </a:prstGeom>
                    </pic:spPr>
                  </pic:pic>
                </a:graphicData>
              </a:graphic>
            </wp:inline>
          </w:drawing>
        </w:r>
      </w:ins>
      <w:del w:id="569" w:author="Gabriel Nakamura" w:date="2020-06-12T20:13:00Z">
        <w:r w:rsidR="00B86404" w:rsidRPr="00B86404" w:rsidDel="00E312FD">
          <w:rPr>
            <w:rFonts w:ascii="Times New Roman" w:hAnsi="Times New Roman" w:cs="Times New Roman"/>
            <w:noProof/>
            <w:sz w:val="24"/>
            <w:szCs w:val="24"/>
            <w:lang w:val="pt-BR" w:eastAsia="pt-BR"/>
          </w:rPr>
          <w:drawing>
            <wp:inline distT="0" distB="0" distL="0" distR="0" wp14:anchorId="0813C479" wp14:editId="1A29E694">
              <wp:extent cx="5201285" cy="4198620"/>
              <wp:effectExtent l="0" t="0" r="0" b="0"/>
              <wp:docPr id="1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0">
                        <a:extLst>
                          <a:ext uri="{28A0092B-C50C-407E-A947-70E740481C1C}">
                            <a14:useLocalDpi xmlns:a14="http://schemas.microsoft.com/office/drawing/2010/main" val="0"/>
                          </a:ext>
                        </a:extLst>
                      </a:blip>
                      <a:srcRect l="932" t="14702" r="51895" b="4321"/>
                      <a:stretch>
                        <a:fillRect/>
                      </a:stretch>
                    </pic:blipFill>
                    <pic:spPr bwMode="auto">
                      <a:xfrm>
                        <a:off x="0" y="0"/>
                        <a:ext cx="5201285" cy="4198620"/>
                      </a:xfrm>
                      <a:prstGeom prst="rect">
                        <a:avLst/>
                      </a:prstGeom>
                      <a:noFill/>
                      <a:ln>
                        <a:noFill/>
                      </a:ln>
                    </pic:spPr>
                  </pic:pic>
                </a:graphicData>
              </a:graphic>
            </wp:inline>
          </w:drawing>
        </w:r>
      </w:del>
    </w:p>
    <w:p w14:paraId="405AFF31" w14:textId="4C4843A4" w:rsidR="00B86404" w:rsidRDefault="00B86404" w:rsidP="00865181">
      <w:pPr>
        <w:spacing w:after="240" w:line="480" w:lineRule="auto"/>
        <w:jc w:val="both"/>
        <w:rPr>
          <w:ins w:id="570" w:author="Gabriel Nakamura" w:date="2020-06-16T23:03:00Z"/>
          <w:rFonts w:ascii="Times New Roman" w:hAnsi="Times New Roman" w:cs="Times New Roman"/>
          <w:sz w:val="24"/>
          <w:szCs w:val="24"/>
          <w:lang w:val="en-US"/>
        </w:rPr>
      </w:pPr>
      <w:r w:rsidRPr="00B86404">
        <w:rPr>
          <w:rFonts w:ascii="Times New Roman" w:hAnsi="Times New Roman" w:cs="Times New Roman"/>
          <w:bCs/>
          <w:sz w:val="24"/>
          <w:szCs w:val="24"/>
          <w:lang w:val="en-US"/>
        </w:rPr>
        <w:t xml:space="preserve">Figure </w:t>
      </w:r>
      <w:ins w:id="571" w:author="Gabriel Nakamura" w:date="2020-06-12T15:52:00Z">
        <w:r w:rsidR="00C1432A">
          <w:rPr>
            <w:rFonts w:ascii="Times New Roman" w:hAnsi="Times New Roman" w:cs="Times New Roman"/>
            <w:bCs/>
            <w:sz w:val="24"/>
            <w:szCs w:val="24"/>
            <w:lang w:val="en-US"/>
          </w:rPr>
          <w:t>4</w:t>
        </w:r>
      </w:ins>
      <w:del w:id="572" w:author="Gabriel Nakamura" w:date="2020-06-12T15:52:00Z">
        <w:r w:rsidRPr="00B86404" w:rsidDel="00C1432A">
          <w:rPr>
            <w:rFonts w:ascii="Times New Roman" w:hAnsi="Times New Roman" w:cs="Times New Roman"/>
            <w:bCs/>
            <w:sz w:val="24"/>
            <w:szCs w:val="24"/>
            <w:lang w:val="en-US"/>
          </w:rPr>
          <w:delText>5</w:delText>
        </w:r>
      </w:del>
      <w:r w:rsidRPr="00B86404">
        <w:rPr>
          <w:rFonts w:ascii="Times New Roman" w:hAnsi="Times New Roman" w:cs="Times New Roman"/>
          <w:sz w:val="24"/>
          <w:szCs w:val="24"/>
          <w:lang w:val="en-US"/>
        </w:rPr>
        <w:t xml:space="preserve">: </w:t>
      </w:r>
      <w:ins w:id="573" w:author="Gabriel Nakamura" w:date="2020-06-16T23:01:00Z">
        <w:r w:rsidR="00A70357">
          <w:rPr>
            <w:rFonts w:ascii="Times New Roman" w:hAnsi="Times New Roman" w:cs="Times New Roman"/>
            <w:sz w:val="24"/>
            <w:szCs w:val="24"/>
            <w:lang w:val="en-US"/>
          </w:rPr>
          <w:t xml:space="preserve">NRI (a) and age of assemblages (b) for </w:t>
        </w:r>
        <w:proofErr w:type="spellStart"/>
        <w:r w:rsidR="00A70357">
          <w:rPr>
            <w:rFonts w:ascii="Times New Roman" w:hAnsi="Times New Roman" w:cs="Times New Roman"/>
            <w:sz w:val="24"/>
            <w:szCs w:val="24"/>
            <w:lang w:val="en-US"/>
          </w:rPr>
          <w:t>Tyranidae</w:t>
        </w:r>
        <w:proofErr w:type="spellEnd"/>
        <w:r w:rsidR="00A70357">
          <w:rPr>
            <w:rFonts w:ascii="Times New Roman" w:hAnsi="Times New Roman" w:cs="Times New Roman"/>
            <w:sz w:val="24"/>
            <w:szCs w:val="24"/>
            <w:lang w:val="en-US"/>
          </w:rPr>
          <w:t xml:space="preserve"> </w:t>
        </w:r>
        <w:r w:rsidR="00D7252D">
          <w:rPr>
            <w:rFonts w:ascii="Times New Roman" w:hAnsi="Times New Roman" w:cs="Times New Roman"/>
            <w:sz w:val="24"/>
            <w:szCs w:val="24"/>
            <w:lang w:val="en-US"/>
          </w:rPr>
          <w:t xml:space="preserve">assemblages. </w:t>
        </w:r>
      </w:ins>
      <w:del w:id="574" w:author="Gabriel Nakamura" w:date="2020-06-16T23:01:00Z">
        <w:r w:rsidRPr="00B86404" w:rsidDel="00A70357">
          <w:rPr>
            <w:rFonts w:ascii="Times New Roman" w:hAnsi="Times New Roman" w:cs="Times New Roman"/>
            <w:sz w:val="24"/>
            <w:szCs w:val="24"/>
            <w:lang w:val="en-US"/>
          </w:rPr>
          <w:delText xml:space="preserve">Values for age of the assemblages in the tropics and in temperate biomes. Tropic assemblages, in average, have the highest values of age assemblage in Ma while in temperate assemblages this value is low. </w:delText>
        </w:r>
        <w:r w:rsidRPr="00B86404" w:rsidDel="00A70357">
          <w:rPr>
            <w:rFonts w:ascii="Times New Roman" w:hAnsi="Times New Roman" w:cs="Times New Roman"/>
            <w:sz w:val="24"/>
            <w:szCs w:val="24"/>
            <w:shd w:val="clear" w:color="auto" w:fill="F8F9FA"/>
            <w:lang w:val="en-US"/>
          </w:rPr>
          <w:delText xml:space="preserve"> </w:delText>
        </w:r>
      </w:del>
    </w:p>
    <w:p w14:paraId="0B57C698" w14:textId="02BE2BA0" w:rsidR="00A56052" w:rsidRPr="00B86404" w:rsidDel="002C57AA" w:rsidRDefault="00A56052" w:rsidP="00865181">
      <w:pPr>
        <w:spacing w:after="240" w:line="480" w:lineRule="auto"/>
        <w:jc w:val="both"/>
        <w:rPr>
          <w:del w:id="575" w:author="Gabriel Nakamura" w:date="2020-06-19T18:25:00Z"/>
          <w:rFonts w:ascii="Times New Roman" w:hAnsi="Times New Roman" w:cs="Times New Roman"/>
          <w:sz w:val="24"/>
          <w:szCs w:val="24"/>
          <w:shd w:val="clear" w:color="auto" w:fill="F8F9FA"/>
          <w:lang w:val="en-US"/>
        </w:rPr>
      </w:pPr>
    </w:p>
    <w:p w14:paraId="7DFCDCA7" w14:textId="77777777" w:rsidR="00B86404" w:rsidRPr="00B86404" w:rsidRDefault="00B86404" w:rsidP="00B86404">
      <w:pPr>
        <w:spacing w:after="0" w:line="480" w:lineRule="auto"/>
        <w:jc w:val="both"/>
        <w:rPr>
          <w:rFonts w:ascii="Times New Roman" w:hAnsi="Times New Roman" w:cs="Times New Roman"/>
          <w:b/>
          <w:sz w:val="24"/>
          <w:szCs w:val="24"/>
          <w:lang w:val="en-US"/>
        </w:rPr>
      </w:pPr>
      <w:r w:rsidRPr="00B86404">
        <w:rPr>
          <w:rFonts w:ascii="Times New Roman" w:hAnsi="Times New Roman" w:cs="Times New Roman"/>
          <w:b/>
          <w:sz w:val="24"/>
          <w:szCs w:val="24"/>
          <w:lang w:val="en-US"/>
        </w:rPr>
        <w:t>DISCUSSION</w:t>
      </w:r>
    </w:p>
    <w:p w14:paraId="76DEEAB5" w14:textId="7C014DD8" w:rsidR="003657C3" w:rsidRDefault="00FC3A8D" w:rsidP="00865181">
      <w:pPr>
        <w:spacing w:after="0" w:line="480" w:lineRule="auto"/>
        <w:rPr>
          <w:ins w:id="576" w:author="Gabriel Nakamura" w:date="2020-06-15T19:00:00Z"/>
          <w:rFonts w:ascii="Times New Roman" w:hAnsi="Times New Roman" w:cs="Times New Roman"/>
          <w:sz w:val="24"/>
          <w:szCs w:val="24"/>
          <w:lang w:val="en-US"/>
        </w:rPr>
      </w:pPr>
      <w:ins w:id="577" w:author="Gabriel Nakamura" w:date="2020-06-15T19:21:00Z">
        <w:r>
          <w:rPr>
            <w:rFonts w:ascii="Times New Roman" w:hAnsi="Times New Roman" w:cs="Times New Roman"/>
            <w:sz w:val="24"/>
            <w:szCs w:val="24"/>
            <w:lang w:val="en-US"/>
          </w:rPr>
          <w:t xml:space="preserve">Understand the effects of deep past acting on contemporary community </w:t>
        </w:r>
      </w:ins>
      <w:ins w:id="578" w:author="Gabriel Nakamura" w:date="2020-06-16T21:05:00Z">
        <w:r w:rsidR="00EE6856">
          <w:rPr>
            <w:rFonts w:ascii="Times New Roman" w:hAnsi="Times New Roman" w:cs="Times New Roman"/>
            <w:sz w:val="24"/>
            <w:szCs w:val="24"/>
            <w:lang w:val="en-US"/>
          </w:rPr>
          <w:t>includes</w:t>
        </w:r>
      </w:ins>
      <w:ins w:id="579" w:author="Gabriel Nakamura" w:date="2020-06-15T19:21:00Z">
        <w:r>
          <w:rPr>
            <w:rFonts w:ascii="Times New Roman" w:hAnsi="Times New Roman" w:cs="Times New Roman"/>
            <w:sz w:val="24"/>
            <w:szCs w:val="24"/>
            <w:lang w:val="en-US"/>
          </w:rPr>
          <w:t xml:space="preserve"> the description of</w:t>
        </w:r>
        <w:r w:rsidR="00607AFD">
          <w:rPr>
            <w:rFonts w:ascii="Times New Roman" w:hAnsi="Times New Roman" w:cs="Times New Roman"/>
            <w:sz w:val="24"/>
            <w:szCs w:val="24"/>
            <w:lang w:val="en-US"/>
          </w:rPr>
          <w:t xml:space="preserve"> patterns of phylogenetic </w:t>
        </w:r>
      </w:ins>
      <w:ins w:id="580" w:author="Gabriel Nakamura" w:date="2020-06-16T19:13:00Z">
        <w:r w:rsidR="00993FF1">
          <w:rPr>
            <w:rFonts w:ascii="Times New Roman" w:hAnsi="Times New Roman" w:cs="Times New Roman"/>
            <w:sz w:val="24"/>
            <w:szCs w:val="24"/>
            <w:lang w:val="en-US"/>
          </w:rPr>
          <w:t>diversity</w:t>
        </w:r>
      </w:ins>
      <w:ins w:id="581" w:author="Gabriel Nakamura" w:date="2020-06-15T18:53:00Z">
        <w:r w:rsidR="001A37D8">
          <w:rPr>
            <w:rFonts w:ascii="Times New Roman" w:hAnsi="Times New Roman" w:cs="Times New Roman"/>
            <w:sz w:val="24"/>
            <w:szCs w:val="24"/>
            <w:lang w:val="en-US"/>
          </w:rPr>
          <w:t xml:space="preserve"> </w:t>
        </w:r>
      </w:ins>
      <w:ins w:id="582" w:author="Gabriel Nakamura" w:date="2020-06-15T18:55:00Z">
        <w:r w:rsidR="002F6629">
          <w:rPr>
            <w:rFonts w:ascii="Times New Roman" w:hAnsi="Times New Roman" w:cs="Times New Roman"/>
            <w:sz w:val="24"/>
            <w:szCs w:val="24"/>
            <w:lang w:val="en-US"/>
          </w:rPr>
          <w:fldChar w:fldCharType="begin" w:fldLock="1"/>
        </w:r>
      </w:ins>
      <w:r w:rsidR="002E3730">
        <w:rPr>
          <w:rFonts w:ascii="Times New Roman" w:hAnsi="Times New Roman" w:cs="Times New Roman"/>
          <w:sz w:val="24"/>
          <w:szCs w:val="24"/>
          <w:lang w:val="en-US"/>
        </w:rPr>
        <w:instrText>ADDIN CSL_CITATION {"citationItems":[{"id":"ITEM-1","itemData":{"DOI":"10.1146/annurev-ecolsys-110617-062348","ISSN":"1543-592X","abstract":"Coexisting species may be evolutionarily proximate or distant, resulting in phylogenetically poor or rich communities. This variation is often considered to result from present assembly processes. We argue that, under certain conditions, deep-past processes might control the phylogenetic diversity of communities. First, deep-past effects involve macroevolutionary processes, such as diversification rate, niche conservatism, or dispersal, in the lineages that constitute communities. Second, deep-past processes in the respective region or in the habitat type play a role, for instance, through age, area, stability, or connectivity. Third, the deep past may affect communities via trophic interactions (i.e., communities of enemies or mutualists or communities of hosts). We suggest that deep-past effects can be identified in local communities by measuring phylogenetic diversity in different species pools. We also show how community phylogenetic diversity results in positive or negative eco-evolutionary feedback, and we identify present-day conservation challenges that may profit from a deep-time perspective.","author":[{"dropping-particle":"","family":"Gerhold","given":"Pille","non-dropping-particle":"","parse-names":false,"suffix":""},{"dropping-particle":"","family":"Carlucci","given":"Marcos B.","non-dropping-particle":"","parse-names":false,"suffix":""},{"dropping-particle":"","family":"Procheş","given":"Şerban","non-dropping-particle":"","parse-names":false,"suffix":""},{"dropping-particle":"","family":"Prinzing","given":"Andreas","non-dropping-particle":"","parse-names":false,"suffix":""}],"container-title":"Annual Review of Ecology, Evolution, and Systematics","id":"ITEM-1","issue":"1","issued":{"date-parts":[["2018"]]},"page":"477-497","title":"The Deep Past Controls the Phylogenetic Structure of Present, Local Communities","type":"article-journal","volume":"49"},"uris":["http://www.mendeley.com/documents/?uuid=d17d2756-9903-4171-ab73-62eeecf8551a"]}],"mendeley":{"formattedCitation":"(Gerhold et al. 2018)","plainTextFormattedCitation":"(Gerhold et al. 2018)","previouslyFormattedCitation":"(Gerhold et al. 2018)"},"properties":{"noteIndex":0},"schema":"https://github.com/citation-style-language/schema/raw/master/csl-citation.json"}</w:instrText>
      </w:r>
      <w:r w:rsidR="002F6629">
        <w:rPr>
          <w:rFonts w:ascii="Times New Roman" w:hAnsi="Times New Roman" w:cs="Times New Roman"/>
          <w:sz w:val="24"/>
          <w:szCs w:val="24"/>
          <w:lang w:val="en-US"/>
        </w:rPr>
        <w:fldChar w:fldCharType="separate"/>
      </w:r>
      <w:r w:rsidR="002F6629" w:rsidRPr="002F6629">
        <w:rPr>
          <w:rFonts w:ascii="Times New Roman" w:hAnsi="Times New Roman" w:cs="Times New Roman"/>
          <w:noProof/>
          <w:sz w:val="24"/>
          <w:szCs w:val="24"/>
          <w:lang w:val="en-US"/>
        </w:rPr>
        <w:t>(Gerhold et al. 2018)</w:t>
      </w:r>
      <w:ins w:id="583" w:author="Gabriel Nakamura" w:date="2020-06-15T18:55:00Z">
        <w:r w:rsidR="002F6629">
          <w:rPr>
            <w:rFonts w:ascii="Times New Roman" w:hAnsi="Times New Roman" w:cs="Times New Roman"/>
            <w:sz w:val="24"/>
            <w:szCs w:val="24"/>
            <w:lang w:val="en-US"/>
          </w:rPr>
          <w:fldChar w:fldCharType="end"/>
        </w:r>
      </w:ins>
      <w:ins w:id="584" w:author="Gabriel Nakamura" w:date="2020-06-16T21:04:00Z">
        <w:r w:rsidR="00EE6856">
          <w:rPr>
            <w:rFonts w:ascii="Times New Roman" w:hAnsi="Times New Roman" w:cs="Times New Roman"/>
            <w:sz w:val="24"/>
            <w:szCs w:val="24"/>
            <w:lang w:val="en-US"/>
          </w:rPr>
          <w:t>,</w:t>
        </w:r>
      </w:ins>
      <w:ins w:id="585" w:author="Gabriel Nakamura" w:date="2020-06-15T18:56:00Z">
        <w:r w:rsidR="006D4B06">
          <w:rPr>
            <w:rFonts w:ascii="Times New Roman" w:hAnsi="Times New Roman" w:cs="Times New Roman"/>
            <w:sz w:val="24"/>
            <w:szCs w:val="24"/>
            <w:lang w:val="en-US"/>
          </w:rPr>
          <w:t xml:space="preserve"> </w:t>
        </w:r>
      </w:ins>
      <w:ins w:id="586" w:author="Gabriel Nakamura" w:date="2020-06-16T21:04:00Z">
        <w:r w:rsidR="00EE6856">
          <w:rPr>
            <w:rFonts w:ascii="Times New Roman" w:hAnsi="Times New Roman" w:cs="Times New Roman"/>
            <w:sz w:val="24"/>
            <w:szCs w:val="24"/>
            <w:lang w:val="en-US"/>
          </w:rPr>
          <w:t>h</w:t>
        </w:r>
      </w:ins>
      <w:ins w:id="587" w:author="Gabriel Nakamura" w:date="2020-06-15T18:56:00Z">
        <w:r w:rsidR="006D4B06">
          <w:rPr>
            <w:rFonts w:ascii="Times New Roman" w:hAnsi="Times New Roman" w:cs="Times New Roman"/>
            <w:sz w:val="24"/>
            <w:szCs w:val="24"/>
            <w:lang w:val="en-US"/>
          </w:rPr>
          <w:t>owever</w:t>
        </w:r>
      </w:ins>
      <w:ins w:id="588" w:author="Gabriel Nakamura" w:date="2020-06-15T19:22:00Z">
        <w:r w:rsidR="00607AFD">
          <w:rPr>
            <w:rFonts w:ascii="Times New Roman" w:hAnsi="Times New Roman" w:cs="Times New Roman"/>
            <w:sz w:val="24"/>
            <w:szCs w:val="24"/>
            <w:lang w:val="en-US"/>
          </w:rPr>
          <w:t>,</w:t>
        </w:r>
      </w:ins>
      <w:ins w:id="589" w:author="Gabriel Nakamura" w:date="2020-06-15T18:58:00Z">
        <w:r w:rsidR="001573FB">
          <w:rPr>
            <w:rFonts w:ascii="Times New Roman" w:hAnsi="Times New Roman" w:cs="Times New Roman"/>
            <w:sz w:val="24"/>
            <w:szCs w:val="24"/>
            <w:lang w:val="en-US"/>
          </w:rPr>
          <w:t xml:space="preserve"> </w:t>
        </w:r>
      </w:ins>
      <w:ins w:id="590" w:author="Gabriel Nakamura" w:date="2020-06-15T19:23:00Z">
        <w:r w:rsidR="00C92575">
          <w:rPr>
            <w:rFonts w:ascii="Times New Roman" w:hAnsi="Times New Roman" w:cs="Times New Roman"/>
            <w:sz w:val="24"/>
            <w:szCs w:val="24"/>
            <w:lang w:val="en-US"/>
          </w:rPr>
          <w:t>th</w:t>
        </w:r>
      </w:ins>
      <w:ins w:id="591" w:author="Gabriel Nakamura" w:date="2020-06-15T19:24:00Z">
        <w:r w:rsidR="00C92575">
          <w:rPr>
            <w:rFonts w:ascii="Times New Roman" w:hAnsi="Times New Roman" w:cs="Times New Roman"/>
            <w:sz w:val="24"/>
            <w:szCs w:val="24"/>
            <w:lang w:val="en-US"/>
          </w:rPr>
          <w:t>e</w:t>
        </w:r>
      </w:ins>
      <w:ins w:id="592" w:author="Gabriel Nakamura" w:date="2020-06-15T18:58:00Z">
        <w:r w:rsidR="001573FB">
          <w:rPr>
            <w:rFonts w:ascii="Times New Roman" w:hAnsi="Times New Roman" w:cs="Times New Roman"/>
            <w:sz w:val="24"/>
            <w:szCs w:val="24"/>
            <w:lang w:val="en-US"/>
          </w:rPr>
          <w:t xml:space="preserve"> process-by-pattern approach</w:t>
        </w:r>
      </w:ins>
      <w:ins w:id="593" w:author="Gabriel Nakamura" w:date="2020-06-15T18:56:00Z">
        <w:r w:rsidR="006D4B06">
          <w:rPr>
            <w:rFonts w:ascii="Times New Roman" w:hAnsi="Times New Roman" w:cs="Times New Roman"/>
            <w:sz w:val="24"/>
            <w:szCs w:val="24"/>
            <w:lang w:val="en-US"/>
          </w:rPr>
          <w:t xml:space="preserve"> is limited regarding the </w:t>
        </w:r>
      </w:ins>
      <w:ins w:id="594" w:author="Gabriel Nakamura" w:date="2020-06-15T19:24:00Z">
        <w:r w:rsidR="00C92575">
          <w:rPr>
            <w:rFonts w:ascii="Times New Roman" w:hAnsi="Times New Roman" w:cs="Times New Roman"/>
            <w:sz w:val="24"/>
            <w:szCs w:val="24"/>
            <w:lang w:val="en-US"/>
          </w:rPr>
          <w:t>mechanisms</w:t>
        </w:r>
      </w:ins>
      <w:ins w:id="595" w:author="Gabriel Nakamura" w:date="2020-06-15T18:56:00Z">
        <w:r w:rsidR="006D4B06">
          <w:rPr>
            <w:rFonts w:ascii="Times New Roman" w:hAnsi="Times New Roman" w:cs="Times New Roman"/>
            <w:sz w:val="24"/>
            <w:szCs w:val="24"/>
            <w:lang w:val="en-US"/>
          </w:rPr>
          <w:t xml:space="preserve"> that can be </w:t>
        </w:r>
      </w:ins>
      <w:ins w:id="596" w:author="Gabriel Nakamura" w:date="2020-06-15T18:57:00Z">
        <w:r w:rsidR="0066107F">
          <w:rPr>
            <w:rFonts w:ascii="Times New Roman" w:hAnsi="Times New Roman" w:cs="Times New Roman"/>
            <w:sz w:val="24"/>
            <w:szCs w:val="24"/>
            <w:lang w:val="en-US"/>
          </w:rPr>
          <w:t>evoked to explain</w:t>
        </w:r>
        <w:r w:rsidR="00046EC6">
          <w:rPr>
            <w:rFonts w:ascii="Times New Roman" w:hAnsi="Times New Roman" w:cs="Times New Roman"/>
            <w:sz w:val="24"/>
            <w:szCs w:val="24"/>
            <w:lang w:val="en-US"/>
          </w:rPr>
          <w:t xml:space="preserve"> the </w:t>
        </w:r>
      </w:ins>
      <w:ins w:id="597" w:author="Gabriel Nakamura" w:date="2020-06-15T19:22:00Z">
        <w:r w:rsidR="00A62A36">
          <w:rPr>
            <w:rFonts w:ascii="Times New Roman" w:hAnsi="Times New Roman" w:cs="Times New Roman"/>
            <w:sz w:val="24"/>
            <w:szCs w:val="24"/>
            <w:lang w:val="en-US"/>
          </w:rPr>
          <w:t>phylogenetic diversity patterns</w:t>
        </w:r>
      </w:ins>
      <w:ins w:id="598" w:author="Gabriel Nakamura" w:date="2020-06-15T18:57:00Z">
        <w:r w:rsidR="00046EC6">
          <w:rPr>
            <w:rFonts w:ascii="Times New Roman" w:hAnsi="Times New Roman" w:cs="Times New Roman"/>
            <w:sz w:val="24"/>
            <w:szCs w:val="24"/>
            <w:lang w:val="en-US"/>
          </w:rPr>
          <w:t xml:space="preserve"> </w:t>
        </w:r>
      </w:ins>
      <w:ins w:id="599" w:author="Gabriel Nakamura" w:date="2020-06-19T22:51:00Z">
        <w:r w:rsidR="00DC73BD">
          <w:rPr>
            <w:rFonts w:ascii="Times New Roman" w:hAnsi="Times New Roman" w:cs="Times New Roman"/>
            <w:sz w:val="24"/>
            <w:szCs w:val="24"/>
            <w:lang w:val="en-US"/>
          </w:rPr>
          <w:t xml:space="preserve">of </w:t>
        </w:r>
      </w:ins>
      <w:ins w:id="600" w:author="Gabriel Nakamura" w:date="2020-06-19T18:29:00Z">
        <w:r w:rsidR="00E926C9">
          <w:rPr>
            <w:rFonts w:ascii="Times New Roman" w:hAnsi="Times New Roman" w:cs="Times New Roman"/>
            <w:sz w:val="24"/>
            <w:szCs w:val="24"/>
            <w:lang w:val="en-US"/>
          </w:rPr>
          <w:t>present day</w:t>
        </w:r>
      </w:ins>
      <w:ins w:id="601" w:author="Gabriel Nakamura" w:date="2020-06-15T18:57:00Z">
        <w:r w:rsidR="00046EC6">
          <w:rPr>
            <w:rFonts w:ascii="Times New Roman" w:hAnsi="Times New Roman" w:cs="Times New Roman"/>
            <w:sz w:val="24"/>
            <w:szCs w:val="24"/>
            <w:lang w:val="en-US"/>
          </w:rPr>
          <w:t xml:space="preserve"> assemblage</w:t>
        </w:r>
      </w:ins>
      <w:ins w:id="602" w:author="Gabriel Nakamura" w:date="2020-06-16T19:13:00Z">
        <w:r w:rsidR="00993FF1">
          <w:rPr>
            <w:rFonts w:ascii="Times New Roman" w:hAnsi="Times New Roman" w:cs="Times New Roman"/>
            <w:sz w:val="24"/>
            <w:szCs w:val="24"/>
            <w:lang w:val="en-US"/>
          </w:rPr>
          <w:t>s</w:t>
        </w:r>
      </w:ins>
      <w:ins w:id="603" w:author="Gabriel Nakamura" w:date="2020-06-15T19:24:00Z">
        <w:r w:rsidR="00C92575">
          <w:rPr>
            <w:rFonts w:ascii="Times New Roman" w:hAnsi="Times New Roman" w:cs="Times New Roman"/>
            <w:sz w:val="24"/>
            <w:szCs w:val="24"/>
            <w:lang w:val="en-US"/>
          </w:rPr>
          <w:t xml:space="preserve"> </w:t>
        </w:r>
        <w:r w:rsidR="00C92575">
          <w:rPr>
            <w:rFonts w:ascii="Times New Roman" w:hAnsi="Times New Roman" w:cs="Times New Roman"/>
            <w:sz w:val="24"/>
            <w:szCs w:val="24"/>
            <w:lang w:val="en-US"/>
          </w:rPr>
          <w:fldChar w:fldCharType="begin" w:fldLock="1"/>
        </w:r>
      </w:ins>
      <w:r w:rsidR="006351D5">
        <w:rPr>
          <w:rFonts w:ascii="Times New Roman" w:hAnsi="Times New Roman" w:cs="Times New Roman"/>
          <w:sz w:val="24"/>
          <w:szCs w:val="24"/>
          <w:lang w:val="en-US"/>
        </w:rPr>
        <w:instrText>ADDIN CSL_CITATION {"citationItems":[{"id":"ITEM-1","itemData":{"DOI":"10.1111/1365-2435.12425","ISBN":"1365-2435","ISSN":"13652435","abstract":"1. The subdiscipline of 'community phylogenetics' is rapidly growing and influencing thinking regarding community assembly. In particular, phylogenetic dispersion of co-occurring species within a community is commonly used as a proxy to identify which community assembly pro-cesses may have structured a particular community: phylogenetic clustering as a proxy for abi-otic assembly, that is habitat filtering, and phylogenetic overdispersion as a proxy for biotic assembly, notably competition. 2. We challenge this approach by highlighting (typically) implicit assumptions that are, in reality, only weakly supported, including (i) phylogenetic dispersion reflects trait dispersion; (ii) a given ecological function can be performed only by a single trait state or combination of trait states; (iii) trait similarity causes enhanced competition; (iv) competition causes species exclusion; (v) commu-nities are at equilibrium with processes of assembly having been completed; (vi) assembly through habitat filtering decreases in importance if assembly through competition increases, such that the relative balance of the two can be thus quantified by a single parameter; and (vii) observed phylo-genetic dispersion is driven predominantly by local and present-day processes. 3. Moreover, technical sophistication of the phylogenetic-patterns-as-proxy approach trades off against sophistication in alternative, potentially more pertinent approaches to directly observe or manipulate assembly processes. 4. Despite concerns about using phylogenetic dispersion as a proxy for community assembly processes, we suggest there are underappreciated benefits of quantifying the phylogenetic structure of communities, including (i) understanding how coexistence leads to the macro-evolutionary diversification of habitat lineage-pools (i.e. phylogenetic-patterns-as-result approach); and (ii) understanding the macroevolutionary contingency of habitat lineage-pools and how it affects present-day species coexistence in local communities (i.e. phylogenetic-patterns-as-cause approach). 5. We conclude that phylogenetic patterns may be little useful as proxy of community assembly. However, such patterns can prove useful to identify and test novel hypotheses on (i) how local coexistence may control macroevolution of the habitat lineage-pool, for example through com-petition among close relatives triggering displacement and diversification of characters, and (ii) how macroevolution within the habitat l…","author":[{"dropping-particle":"","family":"Gerhold","given":"Pille","non-dropping-particle":"","parse-names":false,"suffix":""},{"dropping-particle":"","family":"Cahill","given":"James F.","non-dropping-particle":"","parse-names":false,"suffix":""},{"dropping-particle":"","family":"Winter","given":"Marten","non-dropping-particle":"","parse-names":false,"suffix":""},{"dropping-particle":"V.","family":"Bartish","given":"Igor","non-dropping-particle":"","parse-names":false,"suffix":""},{"dropping-particle":"","family":"Prinzing","given":"Andreas","non-dropping-particle":"","parse-names":false,"suffix":""}],"container-title":"Functional Ecology","id":"ITEM-1","issue":"5","issued":{"date-parts":[["2015"]]},"page":"600-614","title":"Phylogenetic patterns are not proxies of community assembly mechanisms (they are far better)","type":"article-journal","volume":"29"},"uris":["http://www.mendeley.com/documents/?uuid=388d73e7-dfc5-48ef-9e3d-c4d6bacba1bf"]}],"mendeley":{"formattedCitation":"(Gerhold et al. 2015)","manualFormatting":"(e.g. Gerhold et al. 2015)","plainTextFormattedCitation":"(Gerhold et al. 2015)","previouslyFormattedCitation":"(Gerhold et al. 2015)"},"properties":{"noteIndex":0},"schema":"https://github.com/citation-style-language/schema/raw/master/csl-citation.json"}</w:instrText>
      </w:r>
      <w:r w:rsidR="00C92575">
        <w:rPr>
          <w:rFonts w:ascii="Times New Roman" w:hAnsi="Times New Roman" w:cs="Times New Roman"/>
          <w:sz w:val="24"/>
          <w:szCs w:val="24"/>
          <w:lang w:val="en-US"/>
        </w:rPr>
        <w:fldChar w:fldCharType="separate"/>
      </w:r>
      <w:r w:rsidR="00C92575" w:rsidRPr="00C92575">
        <w:rPr>
          <w:rFonts w:ascii="Times New Roman" w:hAnsi="Times New Roman" w:cs="Times New Roman"/>
          <w:noProof/>
          <w:sz w:val="24"/>
          <w:szCs w:val="24"/>
          <w:lang w:val="en-US"/>
        </w:rPr>
        <w:t>(Gerhold et al. 2015)</w:t>
      </w:r>
      <w:ins w:id="604" w:author="Gabriel Nakamura" w:date="2020-06-15T19:24:00Z">
        <w:r w:rsidR="00C92575">
          <w:rPr>
            <w:rFonts w:ascii="Times New Roman" w:hAnsi="Times New Roman" w:cs="Times New Roman"/>
            <w:sz w:val="24"/>
            <w:szCs w:val="24"/>
            <w:lang w:val="en-US"/>
          </w:rPr>
          <w:fldChar w:fldCharType="end"/>
        </w:r>
      </w:ins>
      <w:ins w:id="605" w:author="Gabriel Nakamura" w:date="2020-06-15T18:58:00Z">
        <w:r w:rsidR="001573FB">
          <w:rPr>
            <w:rFonts w:ascii="Times New Roman" w:hAnsi="Times New Roman" w:cs="Times New Roman"/>
            <w:sz w:val="24"/>
            <w:szCs w:val="24"/>
            <w:lang w:val="en-US"/>
          </w:rPr>
          <w:t xml:space="preserve">. Here we show that </w:t>
        </w:r>
        <w:r w:rsidR="003E0B95">
          <w:rPr>
            <w:rFonts w:ascii="Times New Roman" w:hAnsi="Times New Roman" w:cs="Times New Roman"/>
            <w:sz w:val="24"/>
            <w:szCs w:val="24"/>
            <w:lang w:val="en-US"/>
          </w:rPr>
          <w:t xml:space="preserve">analyzing only </w:t>
        </w:r>
      </w:ins>
      <w:ins w:id="606" w:author="Gabriel Nakamura" w:date="2020-06-15T19:25:00Z">
        <w:r w:rsidR="00B43631">
          <w:rPr>
            <w:rFonts w:ascii="Times New Roman" w:hAnsi="Times New Roman" w:cs="Times New Roman"/>
            <w:sz w:val="24"/>
            <w:szCs w:val="24"/>
            <w:lang w:val="en-US"/>
          </w:rPr>
          <w:t xml:space="preserve">the patterns of </w:t>
        </w:r>
      </w:ins>
      <w:ins w:id="607" w:author="Gabriel Nakamura" w:date="2020-06-15T18:58:00Z">
        <w:r w:rsidR="003E0B95">
          <w:rPr>
            <w:rFonts w:ascii="Times New Roman" w:hAnsi="Times New Roman" w:cs="Times New Roman"/>
            <w:sz w:val="24"/>
            <w:szCs w:val="24"/>
            <w:lang w:val="en-US"/>
          </w:rPr>
          <w:t>phylogenetic clus</w:t>
        </w:r>
      </w:ins>
      <w:ins w:id="608" w:author="Gabriel Nakamura" w:date="2020-06-15T18:59:00Z">
        <w:r w:rsidR="003E0B95">
          <w:rPr>
            <w:rFonts w:ascii="Times New Roman" w:hAnsi="Times New Roman" w:cs="Times New Roman"/>
            <w:sz w:val="24"/>
            <w:szCs w:val="24"/>
            <w:lang w:val="en-US"/>
          </w:rPr>
          <w:t xml:space="preserve">tering </w:t>
        </w:r>
      </w:ins>
      <w:ins w:id="609" w:author="Gabriel Nakamura" w:date="2020-06-15T19:25:00Z">
        <w:r w:rsidR="00B43631">
          <w:rPr>
            <w:rFonts w:ascii="Times New Roman" w:hAnsi="Times New Roman" w:cs="Times New Roman"/>
            <w:sz w:val="24"/>
            <w:szCs w:val="24"/>
            <w:lang w:val="en-US"/>
          </w:rPr>
          <w:t>or overdispersion through NRI</w:t>
        </w:r>
      </w:ins>
      <w:ins w:id="610" w:author="Gabriel Nakamura" w:date="2020-06-15T18:59:00Z">
        <w:r w:rsidR="003E0B95">
          <w:rPr>
            <w:rFonts w:ascii="Times New Roman" w:hAnsi="Times New Roman" w:cs="Times New Roman"/>
            <w:sz w:val="24"/>
            <w:szCs w:val="24"/>
            <w:lang w:val="en-US"/>
          </w:rPr>
          <w:t xml:space="preserve"> does not </w:t>
        </w:r>
      </w:ins>
      <w:ins w:id="611" w:author="Gabriel Nakamura" w:date="2020-06-15T19:25:00Z">
        <w:r w:rsidR="00B43631">
          <w:rPr>
            <w:rFonts w:ascii="Times New Roman" w:hAnsi="Times New Roman" w:cs="Times New Roman"/>
            <w:sz w:val="24"/>
            <w:szCs w:val="24"/>
            <w:lang w:val="en-US"/>
          </w:rPr>
          <w:t>allow</w:t>
        </w:r>
      </w:ins>
      <w:ins w:id="612" w:author="Gabriel Nakamura" w:date="2020-06-15T18:59:00Z">
        <w:r w:rsidR="003E0B95">
          <w:rPr>
            <w:rFonts w:ascii="Times New Roman" w:hAnsi="Times New Roman" w:cs="Times New Roman"/>
            <w:sz w:val="24"/>
            <w:szCs w:val="24"/>
            <w:lang w:val="en-US"/>
          </w:rPr>
          <w:t xml:space="preserve"> to account for the relative importance distinct historical processes</w:t>
        </w:r>
      </w:ins>
      <w:ins w:id="613" w:author="Gabriel Nakamura" w:date="2020-06-19T22:52:00Z">
        <w:r w:rsidR="009E7E73">
          <w:rPr>
            <w:rFonts w:ascii="Times New Roman" w:hAnsi="Times New Roman" w:cs="Times New Roman"/>
            <w:sz w:val="24"/>
            <w:szCs w:val="24"/>
            <w:lang w:val="en-US"/>
          </w:rPr>
          <w:t xml:space="preserve"> (</w:t>
        </w:r>
      </w:ins>
      <w:ins w:id="614" w:author="Gabriel Nakamura" w:date="2020-06-15T19:00:00Z">
        <w:r w:rsidR="003E0B95">
          <w:rPr>
            <w:rFonts w:ascii="Times New Roman" w:hAnsi="Times New Roman" w:cs="Times New Roman"/>
            <w:sz w:val="24"/>
            <w:szCs w:val="24"/>
            <w:lang w:val="en-US"/>
          </w:rPr>
          <w:t xml:space="preserve">in situ speciation and </w:t>
        </w:r>
        <w:r w:rsidR="002E3730">
          <w:rPr>
            <w:rFonts w:ascii="Times New Roman" w:hAnsi="Times New Roman" w:cs="Times New Roman"/>
            <w:sz w:val="24"/>
            <w:szCs w:val="24"/>
            <w:lang w:val="en-US"/>
          </w:rPr>
          <w:t>historical dispersion</w:t>
        </w:r>
      </w:ins>
      <w:ins w:id="615" w:author="Gabriel Nakamura" w:date="2020-06-19T22:52:00Z">
        <w:r w:rsidR="009E7E73">
          <w:rPr>
            <w:rFonts w:ascii="Times New Roman" w:hAnsi="Times New Roman" w:cs="Times New Roman"/>
            <w:sz w:val="24"/>
            <w:szCs w:val="24"/>
            <w:lang w:val="en-US"/>
          </w:rPr>
          <w:t>),</w:t>
        </w:r>
      </w:ins>
      <w:ins w:id="616" w:author="Gabriel Nakamura" w:date="2020-06-15T19:00:00Z">
        <w:r w:rsidR="002E3730">
          <w:rPr>
            <w:rFonts w:ascii="Times New Roman" w:hAnsi="Times New Roman" w:cs="Times New Roman"/>
            <w:sz w:val="24"/>
            <w:szCs w:val="24"/>
            <w:lang w:val="en-US"/>
          </w:rPr>
          <w:t xml:space="preserve"> as previous stated by other works </w:t>
        </w:r>
        <w:r w:rsidR="002E3730">
          <w:rPr>
            <w:rFonts w:ascii="Times New Roman" w:hAnsi="Times New Roman" w:cs="Times New Roman"/>
            <w:sz w:val="24"/>
            <w:szCs w:val="24"/>
            <w:lang w:val="en-US"/>
          </w:rPr>
          <w:fldChar w:fldCharType="begin" w:fldLock="1"/>
        </w:r>
      </w:ins>
      <w:r w:rsidR="00C92575">
        <w:rPr>
          <w:rFonts w:ascii="Times New Roman" w:hAnsi="Times New Roman" w:cs="Times New Roman"/>
          <w:sz w:val="24"/>
          <w:szCs w:val="24"/>
          <w:lang w:val="en-US"/>
        </w:rPr>
        <w: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birds","type":"article-journal","volume":"42"},"uris":["http://www.mendeley.com/documents/?uuid=bfd436a6-6b0c-4cdb-a2d2-87b85791cf57"]}],"mendeley":{"formattedCitation":"(Crouch et al. 2019)","plainTextFormattedCitation":"(Crouch et al. 2019)","previouslyFormattedCitation":"(Crouch et al. 2019)"},"properties":{"noteIndex":0},"schema":"https://github.com/citation-style-language/schema/raw/master/csl-citation.json"}</w:instrText>
      </w:r>
      <w:r w:rsidR="002E3730">
        <w:rPr>
          <w:rFonts w:ascii="Times New Roman" w:hAnsi="Times New Roman" w:cs="Times New Roman"/>
          <w:sz w:val="24"/>
          <w:szCs w:val="24"/>
          <w:lang w:val="en-US"/>
        </w:rPr>
        <w:fldChar w:fldCharType="separate"/>
      </w:r>
      <w:r w:rsidR="002E3730" w:rsidRPr="002E3730">
        <w:rPr>
          <w:rFonts w:ascii="Times New Roman" w:hAnsi="Times New Roman" w:cs="Times New Roman"/>
          <w:noProof/>
          <w:sz w:val="24"/>
          <w:szCs w:val="24"/>
          <w:lang w:val="en-US"/>
        </w:rPr>
        <w:t>(Crouch et al. 2019)</w:t>
      </w:r>
      <w:ins w:id="617" w:author="Gabriel Nakamura" w:date="2020-06-15T19:00:00Z">
        <w:r w:rsidR="002E3730">
          <w:rPr>
            <w:rFonts w:ascii="Times New Roman" w:hAnsi="Times New Roman" w:cs="Times New Roman"/>
            <w:sz w:val="24"/>
            <w:szCs w:val="24"/>
            <w:lang w:val="en-US"/>
          </w:rPr>
          <w:fldChar w:fldCharType="end"/>
        </w:r>
        <w:r w:rsidR="003657C3">
          <w:rPr>
            <w:rFonts w:ascii="Times New Roman" w:hAnsi="Times New Roman" w:cs="Times New Roman"/>
            <w:sz w:val="24"/>
            <w:szCs w:val="24"/>
            <w:lang w:val="en-US"/>
          </w:rPr>
          <w:t>.</w:t>
        </w:r>
      </w:ins>
    </w:p>
    <w:p w14:paraId="130037F8" w14:textId="19D38564" w:rsidR="00B238BE" w:rsidRDefault="00556B3A" w:rsidP="00CC16AE">
      <w:pPr>
        <w:spacing w:after="0" w:line="480" w:lineRule="auto"/>
        <w:ind w:firstLine="708"/>
        <w:rPr>
          <w:ins w:id="618" w:author="Gabriel Nakamura" w:date="2020-06-16T21:16:00Z"/>
          <w:rFonts w:ascii="Times New Roman" w:hAnsi="Times New Roman" w:cs="Times New Roman"/>
          <w:sz w:val="24"/>
          <w:szCs w:val="24"/>
          <w:lang w:val="en-US"/>
        </w:rPr>
      </w:pPr>
      <w:ins w:id="619" w:author="Gabriel Nakamura" w:date="2020-06-19T18:50:00Z">
        <w:r>
          <w:rPr>
            <w:rFonts w:ascii="Times New Roman" w:hAnsi="Times New Roman" w:cs="Times New Roman"/>
            <w:sz w:val="24"/>
            <w:szCs w:val="24"/>
            <w:lang w:val="en-US"/>
          </w:rPr>
          <w:t>T</w:t>
        </w:r>
      </w:ins>
      <w:ins w:id="620" w:author="Gabriel Nakamura" w:date="2020-06-15T19:26:00Z">
        <w:r w:rsidR="008711DA">
          <w:rPr>
            <w:rFonts w:ascii="Times New Roman" w:hAnsi="Times New Roman" w:cs="Times New Roman"/>
            <w:sz w:val="24"/>
            <w:szCs w:val="24"/>
            <w:lang w:val="en-US"/>
          </w:rPr>
          <w:t xml:space="preserve">he </w:t>
        </w:r>
      </w:ins>
      <w:ins w:id="621" w:author="Gabriel Nakamura" w:date="2020-06-15T19:27:00Z">
        <w:r w:rsidR="00F366DC">
          <w:rPr>
            <w:rFonts w:ascii="Times New Roman" w:hAnsi="Times New Roman" w:cs="Times New Roman"/>
            <w:sz w:val="24"/>
            <w:szCs w:val="24"/>
            <w:lang w:val="en-US"/>
          </w:rPr>
          <w:t>methodological</w:t>
        </w:r>
      </w:ins>
      <w:ins w:id="622" w:author="Gabriel Nakamura" w:date="2020-06-15T19:26:00Z">
        <w:r w:rsidR="008711DA">
          <w:rPr>
            <w:rFonts w:ascii="Times New Roman" w:hAnsi="Times New Roman" w:cs="Times New Roman"/>
            <w:sz w:val="24"/>
            <w:szCs w:val="24"/>
            <w:lang w:val="en-US"/>
          </w:rPr>
          <w:t xml:space="preserve"> improvement presented in this work</w:t>
        </w:r>
      </w:ins>
      <w:ins w:id="623" w:author="Gabriel Nakamura" w:date="2020-06-19T18:52:00Z">
        <w:r w:rsidR="00C01443">
          <w:rPr>
            <w:rFonts w:ascii="Times New Roman" w:hAnsi="Times New Roman" w:cs="Times New Roman"/>
            <w:sz w:val="24"/>
            <w:szCs w:val="24"/>
            <w:lang w:val="en-US"/>
          </w:rPr>
          <w:t xml:space="preserve"> that joins</w:t>
        </w:r>
      </w:ins>
      <w:ins w:id="624" w:author="Gabriel Nakamura" w:date="2020-06-19T18:34:00Z">
        <w:r w:rsidR="00AF16CA">
          <w:rPr>
            <w:rFonts w:ascii="Times New Roman" w:hAnsi="Times New Roman" w:cs="Times New Roman"/>
            <w:sz w:val="24"/>
            <w:szCs w:val="24"/>
            <w:lang w:val="en-US"/>
          </w:rPr>
          <w:t xml:space="preserve"> the phylogenetic diversity </w:t>
        </w:r>
      </w:ins>
      <w:ins w:id="625" w:author="Gabriel Nakamura" w:date="2020-06-19T18:52:00Z">
        <w:r w:rsidR="00C01443">
          <w:rPr>
            <w:rFonts w:ascii="Times New Roman" w:hAnsi="Times New Roman" w:cs="Times New Roman"/>
            <w:sz w:val="24"/>
            <w:szCs w:val="24"/>
            <w:lang w:val="en-US"/>
          </w:rPr>
          <w:t xml:space="preserve">assessment </w:t>
        </w:r>
      </w:ins>
      <w:ins w:id="626" w:author="Gabriel Nakamura" w:date="2020-06-19T18:34:00Z">
        <w:r w:rsidR="00AF16CA">
          <w:rPr>
            <w:rFonts w:ascii="Times New Roman" w:hAnsi="Times New Roman" w:cs="Times New Roman"/>
            <w:sz w:val="24"/>
            <w:szCs w:val="24"/>
            <w:lang w:val="en-US"/>
          </w:rPr>
          <w:t xml:space="preserve">with </w:t>
        </w:r>
        <w:r w:rsidR="00897E2E">
          <w:rPr>
            <w:rFonts w:ascii="Times New Roman" w:hAnsi="Times New Roman" w:cs="Times New Roman"/>
            <w:sz w:val="24"/>
            <w:szCs w:val="24"/>
            <w:lang w:val="en-US"/>
          </w:rPr>
          <w:t xml:space="preserve">ancestral state reconstruction tools, </w:t>
        </w:r>
      </w:ins>
      <w:ins w:id="627" w:author="Gabriel Nakamura" w:date="2020-06-19T18:52:00Z">
        <w:r w:rsidR="00C479C7">
          <w:rPr>
            <w:rFonts w:ascii="Times New Roman" w:hAnsi="Times New Roman" w:cs="Times New Roman"/>
            <w:sz w:val="24"/>
            <w:szCs w:val="24"/>
            <w:lang w:val="en-US"/>
          </w:rPr>
          <w:t>allowed</w:t>
        </w:r>
      </w:ins>
      <w:ins w:id="628" w:author="Gabriel Nakamura" w:date="2020-06-15T19:27:00Z">
        <w:r w:rsidR="00F366DC">
          <w:rPr>
            <w:rFonts w:ascii="Times New Roman" w:hAnsi="Times New Roman" w:cs="Times New Roman"/>
            <w:sz w:val="24"/>
            <w:szCs w:val="24"/>
            <w:lang w:val="en-US"/>
          </w:rPr>
          <w:t xml:space="preserve"> to </w:t>
        </w:r>
      </w:ins>
      <w:ins w:id="629" w:author="Gabriel Nakamura" w:date="2020-06-19T18:35:00Z">
        <w:r w:rsidR="00897E2E">
          <w:rPr>
            <w:rFonts w:ascii="Times New Roman" w:hAnsi="Times New Roman" w:cs="Times New Roman"/>
            <w:sz w:val="24"/>
            <w:szCs w:val="24"/>
            <w:lang w:val="en-US"/>
          </w:rPr>
          <w:t xml:space="preserve">evidence </w:t>
        </w:r>
      </w:ins>
      <w:ins w:id="630" w:author="Gabriel Nakamura" w:date="2020-06-15T19:28:00Z">
        <w:r w:rsidR="00EF7228">
          <w:rPr>
            <w:rFonts w:ascii="Times New Roman" w:hAnsi="Times New Roman" w:cs="Times New Roman"/>
            <w:sz w:val="24"/>
            <w:szCs w:val="24"/>
            <w:lang w:val="en-US"/>
          </w:rPr>
          <w:t xml:space="preserve">TNC </w:t>
        </w:r>
      </w:ins>
      <w:ins w:id="631" w:author="Gabriel Nakamura" w:date="2020-06-19T18:54:00Z">
        <w:r w:rsidR="00E86A73">
          <w:rPr>
            <w:rFonts w:ascii="Times New Roman" w:hAnsi="Times New Roman" w:cs="Times New Roman"/>
            <w:sz w:val="24"/>
            <w:szCs w:val="24"/>
            <w:lang w:val="en-US"/>
          </w:rPr>
          <w:t xml:space="preserve">as the </w:t>
        </w:r>
        <w:r w:rsidR="00AF790E">
          <w:rPr>
            <w:rFonts w:ascii="Times New Roman" w:hAnsi="Times New Roman" w:cs="Times New Roman"/>
            <w:sz w:val="24"/>
            <w:szCs w:val="24"/>
            <w:lang w:val="en-US"/>
          </w:rPr>
          <w:t xml:space="preserve">most probable explanation to explain the phylogenetic diversity </w:t>
        </w:r>
      </w:ins>
      <w:ins w:id="632" w:author="Gabriel Nakamura" w:date="2020-06-19T22:53:00Z">
        <w:r w:rsidR="007F3FC1">
          <w:rPr>
            <w:rFonts w:ascii="Times New Roman" w:hAnsi="Times New Roman" w:cs="Times New Roman"/>
            <w:sz w:val="24"/>
            <w:szCs w:val="24"/>
            <w:lang w:val="en-US"/>
          </w:rPr>
          <w:lastRenderedPageBreak/>
          <w:t xml:space="preserve">patterns </w:t>
        </w:r>
      </w:ins>
      <w:ins w:id="633" w:author="Gabriel Nakamura" w:date="2020-06-19T18:54:00Z">
        <w:r w:rsidR="00AF790E">
          <w:rPr>
            <w:rFonts w:ascii="Times New Roman" w:hAnsi="Times New Roman" w:cs="Times New Roman"/>
            <w:sz w:val="24"/>
            <w:szCs w:val="24"/>
            <w:lang w:val="en-US"/>
          </w:rPr>
          <w:t xml:space="preserve">and </w:t>
        </w:r>
      </w:ins>
      <w:ins w:id="634" w:author="Gabriel Nakamura" w:date="2020-06-19T18:55:00Z">
        <w:r w:rsidR="00AF790E">
          <w:rPr>
            <w:rFonts w:ascii="Times New Roman" w:hAnsi="Times New Roman" w:cs="Times New Roman"/>
            <w:sz w:val="24"/>
            <w:szCs w:val="24"/>
            <w:lang w:val="en-US"/>
          </w:rPr>
          <w:t xml:space="preserve">historical events that </w:t>
        </w:r>
        <w:r w:rsidR="004B534F">
          <w:rPr>
            <w:rFonts w:ascii="Times New Roman" w:hAnsi="Times New Roman" w:cs="Times New Roman"/>
            <w:sz w:val="24"/>
            <w:szCs w:val="24"/>
            <w:lang w:val="en-US"/>
          </w:rPr>
          <w:t xml:space="preserve">conducted to differences among tropical and temperate </w:t>
        </w:r>
        <w:proofErr w:type="spellStart"/>
        <w:r w:rsidR="004B534F">
          <w:rPr>
            <w:rFonts w:ascii="Times New Roman" w:hAnsi="Times New Roman" w:cs="Times New Roman"/>
            <w:sz w:val="24"/>
            <w:szCs w:val="24"/>
            <w:lang w:val="en-US"/>
          </w:rPr>
          <w:t>Tyranidae</w:t>
        </w:r>
        <w:proofErr w:type="spellEnd"/>
        <w:r w:rsidR="004B534F">
          <w:rPr>
            <w:rFonts w:ascii="Times New Roman" w:hAnsi="Times New Roman" w:cs="Times New Roman"/>
            <w:sz w:val="24"/>
            <w:szCs w:val="24"/>
            <w:lang w:val="en-US"/>
          </w:rPr>
          <w:t xml:space="preserve"> assemblages</w:t>
        </w:r>
      </w:ins>
      <w:ins w:id="635" w:author="Gabriel Nakamura" w:date="2020-06-15T19:29:00Z">
        <w:r w:rsidR="00524440">
          <w:rPr>
            <w:rFonts w:ascii="Times New Roman" w:hAnsi="Times New Roman" w:cs="Times New Roman"/>
            <w:sz w:val="24"/>
            <w:szCs w:val="24"/>
            <w:lang w:val="en-US"/>
          </w:rPr>
          <w:t>.</w:t>
        </w:r>
      </w:ins>
      <w:ins w:id="636" w:author="Gabriel Nakamura" w:date="2020-06-16T21:05:00Z">
        <w:r w:rsidR="007F332E">
          <w:rPr>
            <w:rFonts w:ascii="Times New Roman" w:hAnsi="Times New Roman" w:cs="Times New Roman"/>
            <w:sz w:val="24"/>
            <w:szCs w:val="24"/>
            <w:lang w:val="en-US"/>
          </w:rPr>
          <w:t xml:space="preserve"> Witho</w:t>
        </w:r>
      </w:ins>
      <w:ins w:id="637" w:author="Gabriel Nakamura" w:date="2020-06-16T21:06:00Z">
        <w:r w:rsidR="007F332E">
          <w:rPr>
            <w:rFonts w:ascii="Times New Roman" w:hAnsi="Times New Roman" w:cs="Times New Roman"/>
            <w:sz w:val="24"/>
            <w:szCs w:val="24"/>
            <w:lang w:val="en-US"/>
          </w:rPr>
          <w:t xml:space="preserve">ut an approach that joins the </w:t>
        </w:r>
        <w:r w:rsidR="00EB004A">
          <w:rPr>
            <w:rFonts w:ascii="Times New Roman" w:hAnsi="Times New Roman" w:cs="Times New Roman"/>
            <w:sz w:val="24"/>
            <w:szCs w:val="24"/>
            <w:lang w:val="en-US"/>
          </w:rPr>
          <w:t xml:space="preserve">information bring by ancestral character reconstruction and present patterns of phylogenetic diversity, the differentiation </w:t>
        </w:r>
      </w:ins>
      <w:ins w:id="638" w:author="Gabriel Nakamura" w:date="2020-06-19T18:57:00Z">
        <w:r w:rsidR="00D815DA">
          <w:rPr>
            <w:rFonts w:ascii="Times New Roman" w:hAnsi="Times New Roman" w:cs="Times New Roman"/>
            <w:sz w:val="24"/>
            <w:szCs w:val="24"/>
            <w:lang w:val="en-US"/>
          </w:rPr>
          <w:t>between</w:t>
        </w:r>
      </w:ins>
      <w:ins w:id="639" w:author="Gabriel Nakamura" w:date="2020-06-16T21:07:00Z">
        <w:r w:rsidR="00EB004A">
          <w:rPr>
            <w:rFonts w:ascii="Times New Roman" w:hAnsi="Times New Roman" w:cs="Times New Roman"/>
            <w:sz w:val="24"/>
            <w:szCs w:val="24"/>
            <w:lang w:val="en-US"/>
          </w:rPr>
          <w:t xml:space="preserve"> competing hypothesis that </w:t>
        </w:r>
        <w:r w:rsidR="00C65189">
          <w:rPr>
            <w:rFonts w:ascii="Times New Roman" w:hAnsi="Times New Roman" w:cs="Times New Roman"/>
            <w:sz w:val="24"/>
            <w:szCs w:val="24"/>
            <w:lang w:val="en-US"/>
          </w:rPr>
          <w:t xml:space="preserve">have as fundamental information the </w:t>
        </w:r>
      </w:ins>
      <w:ins w:id="640" w:author="Gabriel Nakamura" w:date="2020-06-16T21:08:00Z">
        <w:r w:rsidR="009F1677">
          <w:rPr>
            <w:rFonts w:ascii="Times New Roman" w:hAnsi="Times New Roman" w:cs="Times New Roman"/>
            <w:sz w:val="24"/>
            <w:szCs w:val="24"/>
            <w:lang w:val="en-US"/>
          </w:rPr>
          <w:t>past events</w:t>
        </w:r>
      </w:ins>
      <w:ins w:id="641" w:author="Gabriel Nakamura" w:date="2020-06-19T22:53:00Z">
        <w:r w:rsidR="007F3FC1">
          <w:rPr>
            <w:rFonts w:ascii="Times New Roman" w:hAnsi="Times New Roman" w:cs="Times New Roman"/>
            <w:sz w:val="24"/>
            <w:szCs w:val="24"/>
            <w:lang w:val="en-US"/>
          </w:rPr>
          <w:t xml:space="preserve"> </w:t>
        </w:r>
        <w:r w:rsidR="00C72DA5">
          <w:rPr>
            <w:rFonts w:ascii="Times New Roman" w:hAnsi="Times New Roman" w:cs="Times New Roman"/>
            <w:sz w:val="24"/>
            <w:szCs w:val="24"/>
            <w:lang w:val="en-US"/>
          </w:rPr>
          <w:t>become</w:t>
        </w:r>
      </w:ins>
      <w:ins w:id="642" w:author="Gabriel Nakamura" w:date="2020-06-16T21:08:00Z">
        <w:r w:rsidR="009F1677">
          <w:rPr>
            <w:rFonts w:ascii="Times New Roman" w:hAnsi="Times New Roman" w:cs="Times New Roman"/>
            <w:sz w:val="24"/>
            <w:szCs w:val="24"/>
            <w:lang w:val="en-US"/>
          </w:rPr>
          <w:t xml:space="preserve"> </w:t>
        </w:r>
      </w:ins>
      <w:ins w:id="643" w:author="Gabriel Nakamura" w:date="2020-06-16T21:14:00Z">
        <w:r w:rsidR="006B71B9">
          <w:rPr>
            <w:rFonts w:ascii="Times New Roman" w:hAnsi="Times New Roman" w:cs="Times New Roman"/>
            <w:sz w:val="24"/>
            <w:szCs w:val="24"/>
            <w:lang w:val="en-US"/>
          </w:rPr>
          <w:t>impossible</w:t>
        </w:r>
      </w:ins>
      <w:ins w:id="644" w:author="Gabriel Nakamura" w:date="2020-06-16T21:13:00Z">
        <w:r w:rsidR="006B71B9">
          <w:rPr>
            <w:rFonts w:ascii="Times New Roman" w:hAnsi="Times New Roman" w:cs="Times New Roman"/>
            <w:sz w:val="24"/>
            <w:szCs w:val="24"/>
            <w:lang w:val="en-US"/>
          </w:rPr>
          <w:t xml:space="preserve"> by using only phylogenetic metrics</w:t>
        </w:r>
      </w:ins>
      <w:ins w:id="645" w:author="Gabriel Nakamura" w:date="2020-06-16T21:14:00Z">
        <w:r w:rsidR="006B71B9">
          <w:rPr>
            <w:rFonts w:ascii="Times New Roman" w:hAnsi="Times New Roman" w:cs="Times New Roman"/>
            <w:sz w:val="24"/>
            <w:szCs w:val="24"/>
            <w:lang w:val="en-US"/>
          </w:rPr>
          <w:t xml:space="preserve"> that considers the state of </w:t>
        </w:r>
        <w:proofErr w:type="gramStart"/>
        <w:r w:rsidR="006B71B9">
          <w:rPr>
            <w:rFonts w:ascii="Times New Roman" w:hAnsi="Times New Roman" w:cs="Times New Roman"/>
            <w:sz w:val="24"/>
            <w:szCs w:val="24"/>
            <w:lang w:val="en-US"/>
          </w:rPr>
          <w:t>present day</w:t>
        </w:r>
        <w:proofErr w:type="gramEnd"/>
        <w:r w:rsidR="006B71B9">
          <w:rPr>
            <w:rFonts w:ascii="Times New Roman" w:hAnsi="Times New Roman" w:cs="Times New Roman"/>
            <w:sz w:val="24"/>
            <w:szCs w:val="24"/>
            <w:lang w:val="en-US"/>
          </w:rPr>
          <w:t xml:space="preserve"> species</w:t>
        </w:r>
      </w:ins>
      <w:ins w:id="646" w:author="Gabriel Nakamura" w:date="2020-06-15T19:32:00Z">
        <w:r w:rsidR="00841625">
          <w:rPr>
            <w:rFonts w:ascii="Times New Roman" w:hAnsi="Times New Roman" w:cs="Times New Roman"/>
            <w:sz w:val="24"/>
            <w:szCs w:val="24"/>
            <w:lang w:val="en-US"/>
          </w:rPr>
          <w:t>.</w:t>
        </w:r>
      </w:ins>
    </w:p>
    <w:p w14:paraId="749B84FD" w14:textId="5E44451B" w:rsidR="00687B1B" w:rsidRDefault="00707391" w:rsidP="00CC16AE">
      <w:pPr>
        <w:spacing w:after="0" w:line="480" w:lineRule="auto"/>
        <w:ind w:firstLine="708"/>
        <w:rPr>
          <w:ins w:id="647" w:author="Gabriel Nakamura" w:date="2020-06-15T19:36:00Z"/>
          <w:rFonts w:ascii="Times New Roman" w:hAnsi="Times New Roman" w:cs="Times New Roman"/>
          <w:sz w:val="24"/>
          <w:szCs w:val="24"/>
          <w:lang w:val="en-US"/>
        </w:rPr>
      </w:pPr>
      <w:ins w:id="648" w:author="Gabriel Nakamura" w:date="2020-06-16T21:18:00Z">
        <w:r>
          <w:rPr>
            <w:rFonts w:ascii="Times New Roman" w:hAnsi="Times New Roman" w:cs="Times New Roman"/>
            <w:sz w:val="24"/>
            <w:szCs w:val="24"/>
            <w:lang w:val="en-US"/>
          </w:rPr>
          <w:t>The</w:t>
        </w:r>
      </w:ins>
      <w:ins w:id="649" w:author="Gabriel Nakamura" w:date="2020-06-19T19:26:00Z">
        <w:r w:rsidR="000F258D">
          <w:rPr>
            <w:rFonts w:ascii="Times New Roman" w:hAnsi="Times New Roman" w:cs="Times New Roman"/>
            <w:sz w:val="24"/>
            <w:szCs w:val="24"/>
            <w:lang w:val="en-US"/>
          </w:rPr>
          <w:t xml:space="preserve"> rationale of</w:t>
        </w:r>
      </w:ins>
      <w:ins w:id="650" w:author="Gabriel Nakamura" w:date="2020-06-16T21:18:00Z">
        <w:r>
          <w:rPr>
            <w:rFonts w:ascii="Times New Roman" w:hAnsi="Times New Roman" w:cs="Times New Roman"/>
            <w:sz w:val="24"/>
            <w:szCs w:val="24"/>
            <w:lang w:val="en-US"/>
          </w:rPr>
          <w:t xml:space="preserve"> </w:t>
        </w:r>
      </w:ins>
      <w:ins w:id="651" w:author="Gabriel Nakamura" w:date="2020-06-19T19:26:00Z">
        <w:r w:rsidR="00E62919">
          <w:rPr>
            <w:rFonts w:ascii="Times New Roman" w:hAnsi="Times New Roman" w:cs="Times New Roman"/>
            <w:sz w:val="24"/>
            <w:szCs w:val="24"/>
            <w:lang w:val="en-US"/>
          </w:rPr>
          <w:t>combining the</w:t>
        </w:r>
      </w:ins>
      <w:ins w:id="652" w:author="Gabriel Nakamura" w:date="2020-06-16T21:18:00Z">
        <w:r>
          <w:rPr>
            <w:rFonts w:ascii="Times New Roman" w:hAnsi="Times New Roman" w:cs="Times New Roman"/>
            <w:sz w:val="24"/>
            <w:szCs w:val="24"/>
            <w:lang w:val="en-US"/>
          </w:rPr>
          <w:t xml:space="preserve"> age of assemblage with </w:t>
        </w:r>
      </w:ins>
      <w:ins w:id="653" w:author="Gabriel Nakamura" w:date="2020-06-16T21:40:00Z">
        <w:r w:rsidR="00343099">
          <w:rPr>
            <w:rFonts w:ascii="Times New Roman" w:hAnsi="Times New Roman" w:cs="Times New Roman"/>
            <w:sz w:val="24"/>
            <w:szCs w:val="24"/>
            <w:lang w:val="en-US"/>
          </w:rPr>
          <w:t xml:space="preserve">community phylogenetic metrics </w:t>
        </w:r>
        <w:r w:rsidR="00166033">
          <w:rPr>
            <w:rFonts w:ascii="Times New Roman" w:hAnsi="Times New Roman" w:cs="Times New Roman"/>
            <w:sz w:val="24"/>
            <w:szCs w:val="24"/>
            <w:lang w:val="en-US"/>
          </w:rPr>
          <w:t>was previously</w:t>
        </w:r>
      </w:ins>
      <w:ins w:id="654" w:author="Gabriel Nakamura" w:date="2020-06-16T22:34:00Z">
        <w:r w:rsidR="00AC5A80">
          <w:rPr>
            <w:rFonts w:ascii="Times New Roman" w:hAnsi="Times New Roman" w:cs="Times New Roman"/>
            <w:sz w:val="24"/>
            <w:szCs w:val="24"/>
            <w:lang w:val="en-US"/>
          </w:rPr>
          <w:t xml:space="preserve"> presented</w:t>
        </w:r>
      </w:ins>
      <w:ins w:id="655" w:author="Gabriel Nakamura" w:date="2020-06-16T21:40:00Z">
        <w:r w:rsidR="00166033">
          <w:rPr>
            <w:rFonts w:ascii="Times New Roman" w:hAnsi="Times New Roman" w:cs="Times New Roman"/>
            <w:sz w:val="24"/>
            <w:szCs w:val="24"/>
            <w:lang w:val="en-US"/>
          </w:rPr>
          <w:t xml:space="preserve"> by </w:t>
        </w:r>
      </w:ins>
      <w:ins w:id="656" w:author="Gabriel Nakamura" w:date="2020-06-16T21:17:00Z">
        <w:r w:rsidR="006351D5">
          <w:rPr>
            <w:rFonts w:ascii="Times New Roman" w:hAnsi="Times New Roman" w:cs="Times New Roman"/>
            <w:sz w:val="24"/>
            <w:szCs w:val="24"/>
            <w:lang w:val="en-US"/>
          </w:rPr>
          <w:fldChar w:fldCharType="begin" w:fldLock="1"/>
        </w:r>
      </w:ins>
      <w:ins w:id="657" w:author="Gabriel Nakamura" w:date="2020-06-16T22:33:00Z">
        <w:r w:rsidR="0059398C">
          <w:rPr>
            <w:rFonts w:ascii="Times New Roman" w:hAnsi="Times New Roman" w:cs="Times New Roman"/>
            <w:sz w:val="24"/>
            <w:szCs w:val="24"/>
            <w:lang w:val="en-US"/>
          </w:rPr>
          <w:instrText>ADDIN CSL_CITATION {"citationItems":[{"id":"ITEM-1","itemData":{"DOI":"10.1086/700696","ISSN":"00030147","abstract":"Species co-occurrence in local assemblages is shaped by distinct processes at different spatial and temporal scales. Here we focus on historical explanations and examine the phylogenetic structure of local assemblages of the Furnariides clade (Aves: Passeriformes), assessing the influence of diversification rates on the assembly and species co-occurrence within those assemblages. Using 120 local assemblages across Bolivia and Argentina and a nearly complete phylogeny for the clade, we analyzed assemblage phylogenetic structure, applying a recently developed model (DAMOCLES, or dynamic assembly model of colonization, local extinction, and speciation) accounting for the historical processes of speciation, colonization, and local extinction. We also evaluated how diversification rates determine species co-occurrence. We found that the assembly of Furnariides assemblages can be explained largely by speciation, colonization, and local extinction without invoking current local species interactions. Phylogenetic structure of open habitat assemblages mainly showed clustering, characterized by faster rates of colonization and local extinction than in forest habitats, whereas forest habitat assemblages were congruent with the model’s equal rates expectation, thus highlighting the influence of habitat preferences on assembly and co-occurrence patterns. Our results suggest that historical processes are sufficient to explain local assemblage phylogenetic structure, while there is little evidence for species ecological interactions in avian assemblage diversity and composition.","author":[{"dropping-particle":"","family":"Pinto-Ledezma","given":"Jesús N.","non-dropping-particle":"","parse-names":false,"suffix":""},{"dropping-particle":"","family":"Jahn","given":"Alex E.","non-dropping-particle":"","parse-names":false,"suffix":""},{"dropping-particle":"","family":"Cueto","given":"Victor R.","non-dropping-particle":"","parse-names":false,"suffix":""},{"dropping-particle":"","family":"Diniz-Filho","given":"José Alexandre F.","non-dropping-particle":"","parse-names":false,"suffix":""},{"dropping-particle":"","family":"Villalobos","given":"Fabricio","non-dropping-particle":"","parse-names":false,"suffix":""}],"container-title":"American Naturalist","id":"ITEM-1","issue":"2","issued":{"date-parts":[["2019"]]},"page":"E41-E56","title":"Drivers of phylogenetic assemblage structure of the furnariides, a widespread clade of lowland neotropical birds","type":"article-journal","volume":"193"},"uris":["http://www.mendeley.com/documents/?uuid=2131a6e3-2e54-4858-8a8c-0af81adfb103"]}],"mendeley":{"formattedCitation":"(Pinto-Ledezma et al. 2019)","manualFormatting":"Pinto-Ledezma et al. (2019)","plainTextFormattedCitation":"(Pinto-Ledezma et al. 2019)","previouslyFormattedCitation":"(Pinto-Ledezma et al. 2019)"},"properties":{"noteIndex":0},"schema":"https://github.com/citation-style-language/schema/raw/master/csl-citation.json"}</w:instrText>
        </w:r>
      </w:ins>
      <w:del w:id="658" w:author="Gabriel Nakamura" w:date="2020-06-16T21:40:00Z">
        <w:r w:rsidR="00973C0B" w:rsidDel="00A47CB5">
          <w:rPr>
            <w:rFonts w:ascii="Times New Roman" w:hAnsi="Times New Roman" w:cs="Times New Roman"/>
            <w:sz w:val="24"/>
            <w:szCs w:val="24"/>
            <w:lang w:val="en-US"/>
          </w:rPr>
          <w:delInstrText>ADDIN CSL_CITATION {"citationItems":[{"id":"ITEM-1","itemData":{"DOI":"10.1086/700696","ISSN":"00030147","abstract":"Species co-occurrence in local assemblages is shaped by distinct processes at different spatial and temporal scales. Here we focus on historical explanations and examine the phylogenetic structure of local assemblages of the Furnariides clade (Aves: Passeriformes), assessing the influence of diversification rates on the assembly and species co-occurrence within those assemblages. Using 120 local assemblages across Bolivia and Argentina and a nearly complete phylogeny for the clade, we analyzed assemblage phylogenetic structure, applying a recently developed model (DAMOCLES, or dynamic assembly model of colonization, local extinction, and speciation) accounting for the historical processes of speciation, colonization, and local extinction. We also evaluated how diversification rates determine species co-occurrence. We found that the assembly of Furnariides assemblages can be explained largely by speciation, colonization, and local extinction without invoking current local species interactions. Phylogenetic structure of open habitat assemblages mainly showed clustering, characterized by faster rates of colonization and local extinction than in forest habitats, whereas forest habitat assemblages were congruent with the model’s equal rates expectation, thus highlighting the influence of habitat preferences on assembly and co-occurrence patterns. Our results suggest that historical processes are sufficient to explain local assemblage phylogenetic structure, while there is little evidence for species ecological interactions in avian assemblage diversity and composition.","author":[{"dropping-particle":"","family":"Pinto-Ledezma","given":"Jesús N.","non-dropping-particle":"","parse-names":false,"suffix":""},{"dropping-particle":"","family":"Jahn","given":"Alex E.","non-dropping-particle":"","parse-names":false,"suffix":""},{"dropping-particle":"","family":"Cueto","given":"Victor R.","non-dropping-particle":"","parse-names":false,"suffix":""},{"dropping-particle":"","family":"Diniz-Filho","given":"José Alexandre F.","non-dropping-particle":"","parse-names":false,"suffix":""},{"dropping-particle":"","family":"Villalobos","given":"Fabricio","non-dropping-particle":"","parse-names":false,"suffix":""}],"container-title":"American Naturalist","id":"ITEM-1","issue":"2","issued":{"date-parts":[["2019"]]},"page":"E41-E56","title":"Drivers of phylogenetic assemblage structure of the furnariides, a widespread clade of lowland neotropical birds","type":"article-journal","volume":"193"},"uris":["http://www.mendeley.com/documents/?uuid=2131a6e3-2e54-4858-8a8c-0af81adfb103"]}],"mendeley":{"formattedCitation":"(Pinto-Ledezma et al. 2019)","plainTextFormattedCitation":"(Pinto-Ledezma et al. 2019)","previouslyFormattedCitation":"(Pinto-Ledezma et al. 2019)"},"properties":{"noteIndex":0},"schema":"https://github.com/citation-style-language/schema/raw/master/csl-citation.json"}</w:delInstrText>
        </w:r>
      </w:del>
      <w:r w:rsidR="006351D5">
        <w:rPr>
          <w:rFonts w:ascii="Times New Roman" w:hAnsi="Times New Roman" w:cs="Times New Roman"/>
          <w:sz w:val="24"/>
          <w:szCs w:val="24"/>
          <w:lang w:val="en-US"/>
        </w:rPr>
        <w:fldChar w:fldCharType="separate"/>
      </w:r>
      <w:del w:id="659" w:author="Gabriel Nakamura" w:date="2020-06-16T21:40:00Z">
        <w:r w:rsidR="006351D5" w:rsidRPr="006351D5" w:rsidDel="00166033">
          <w:rPr>
            <w:rFonts w:ascii="Times New Roman" w:hAnsi="Times New Roman" w:cs="Times New Roman"/>
            <w:noProof/>
            <w:sz w:val="24"/>
            <w:szCs w:val="24"/>
            <w:lang w:val="en-US"/>
          </w:rPr>
          <w:delText>(</w:delText>
        </w:r>
      </w:del>
      <w:r w:rsidR="006351D5" w:rsidRPr="006351D5">
        <w:rPr>
          <w:rFonts w:ascii="Times New Roman" w:hAnsi="Times New Roman" w:cs="Times New Roman"/>
          <w:noProof/>
          <w:sz w:val="24"/>
          <w:szCs w:val="24"/>
          <w:lang w:val="en-US"/>
        </w:rPr>
        <w:t xml:space="preserve">Pinto-Ledezma et al. </w:t>
      </w:r>
      <w:ins w:id="660" w:author="Gabriel Nakamura" w:date="2020-06-16T21:40:00Z">
        <w:r w:rsidR="00A47CB5">
          <w:rPr>
            <w:rFonts w:ascii="Times New Roman" w:hAnsi="Times New Roman" w:cs="Times New Roman"/>
            <w:noProof/>
            <w:sz w:val="24"/>
            <w:szCs w:val="24"/>
            <w:lang w:val="en-US"/>
          </w:rPr>
          <w:t>(</w:t>
        </w:r>
      </w:ins>
      <w:r w:rsidR="006351D5" w:rsidRPr="006351D5">
        <w:rPr>
          <w:rFonts w:ascii="Times New Roman" w:hAnsi="Times New Roman" w:cs="Times New Roman"/>
          <w:noProof/>
          <w:sz w:val="24"/>
          <w:szCs w:val="24"/>
          <w:lang w:val="en-US"/>
        </w:rPr>
        <w:t>2019)</w:t>
      </w:r>
      <w:ins w:id="661" w:author="Gabriel Nakamura" w:date="2020-06-16T21:17:00Z">
        <w:r w:rsidR="006351D5">
          <w:rPr>
            <w:rFonts w:ascii="Times New Roman" w:hAnsi="Times New Roman" w:cs="Times New Roman"/>
            <w:sz w:val="24"/>
            <w:szCs w:val="24"/>
            <w:lang w:val="en-US"/>
          </w:rPr>
          <w:fldChar w:fldCharType="end"/>
        </w:r>
      </w:ins>
      <w:ins w:id="662" w:author="Gabriel Nakamura" w:date="2020-06-16T22:34:00Z">
        <w:r w:rsidR="00AC5A80">
          <w:rPr>
            <w:rFonts w:ascii="Times New Roman" w:hAnsi="Times New Roman" w:cs="Times New Roman"/>
            <w:sz w:val="24"/>
            <w:szCs w:val="24"/>
            <w:lang w:val="en-US"/>
          </w:rPr>
          <w:t xml:space="preserve"> as an alternative to </w:t>
        </w:r>
      </w:ins>
      <w:ins w:id="663" w:author="Gabriel Nakamura" w:date="2020-06-16T22:35:00Z">
        <w:r w:rsidR="000016CD">
          <w:rPr>
            <w:rFonts w:ascii="Times New Roman" w:hAnsi="Times New Roman" w:cs="Times New Roman"/>
            <w:sz w:val="24"/>
            <w:szCs w:val="24"/>
            <w:lang w:val="en-US"/>
          </w:rPr>
          <w:t xml:space="preserve">find for historical </w:t>
        </w:r>
        <w:r w:rsidR="0024197E">
          <w:rPr>
            <w:rFonts w:ascii="Times New Roman" w:hAnsi="Times New Roman" w:cs="Times New Roman"/>
            <w:sz w:val="24"/>
            <w:szCs w:val="24"/>
            <w:lang w:val="en-US"/>
          </w:rPr>
          <w:t>exp</w:t>
        </w:r>
      </w:ins>
      <w:ins w:id="664" w:author="Gabriel Nakamura" w:date="2020-06-16T22:36:00Z">
        <w:r w:rsidR="0024197E">
          <w:rPr>
            <w:rFonts w:ascii="Times New Roman" w:hAnsi="Times New Roman" w:cs="Times New Roman"/>
            <w:sz w:val="24"/>
            <w:szCs w:val="24"/>
            <w:lang w:val="en-US"/>
          </w:rPr>
          <w:t xml:space="preserve">lanation for the </w:t>
        </w:r>
        <w:r w:rsidR="004548E2">
          <w:rPr>
            <w:rFonts w:ascii="Times New Roman" w:hAnsi="Times New Roman" w:cs="Times New Roman"/>
            <w:sz w:val="24"/>
            <w:szCs w:val="24"/>
            <w:lang w:val="en-US"/>
          </w:rPr>
          <w:t xml:space="preserve">phylogenetic structure of </w:t>
        </w:r>
        <w:proofErr w:type="spellStart"/>
        <w:r w:rsidR="004548E2">
          <w:rPr>
            <w:rFonts w:ascii="Times New Roman" w:hAnsi="Times New Roman" w:cs="Times New Roman"/>
            <w:sz w:val="24"/>
            <w:szCs w:val="24"/>
            <w:lang w:val="en-US"/>
          </w:rPr>
          <w:t>Furnaridae</w:t>
        </w:r>
        <w:proofErr w:type="spellEnd"/>
        <w:r w:rsidR="004548E2">
          <w:rPr>
            <w:rFonts w:ascii="Times New Roman" w:hAnsi="Times New Roman" w:cs="Times New Roman"/>
            <w:sz w:val="24"/>
            <w:szCs w:val="24"/>
            <w:lang w:val="en-US"/>
          </w:rPr>
          <w:t xml:space="preserve"> species. However, th</w:t>
        </w:r>
      </w:ins>
      <w:ins w:id="665" w:author="Gabriel Nakamura" w:date="2020-06-16T22:37:00Z">
        <w:r w:rsidR="004548E2">
          <w:rPr>
            <w:rFonts w:ascii="Times New Roman" w:hAnsi="Times New Roman" w:cs="Times New Roman"/>
            <w:sz w:val="24"/>
            <w:szCs w:val="24"/>
            <w:lang w:val="en-US"/>
          </w:rPr>
          <w:t xml:space="preserve">e approach adopted by the authors differs from ours in operational and conceptual way. </w:t>
        </w:r>
      </w:ins>
      <w:ins w:id="666" w:author="Gabriel Nakamura" w:date="2020-06-16T22:44:00Z">
        <w:r w:rsidR="00D27C4D">
          <w:rPr>
            <w:rFonts w:ascii="Times New Roman" w:hAnsi="Times New Roman" w:cs="Times New Roman"/>
            <w:sz w:val="24"/>
            <w:szCs w:val="24"/>
            <w:lang w:val="en-US"/>
          </w:rPr>
          <w:t xml:space="preserve">Operationally, </w:t>
        </w:r>
      </w:ins>
      <w:ins w:id="667" w:author="Gabriel Nakamura" w:date="2020-06-16T22:45:00Z">
        <w:r w:rsidR="00D27C4D">
          <w:rPr>
            <w:rFonts w:ascii="Times New Roman" w:hAnsi="Times New Roman" w:cs="Times New Roman"/>
            <w:sz w:val="24"/>
            <w:szCs w:val="24"/>
            <w:lang w:val="en-US"/>
          </w:rPr>
          <w:t>t</w:t>
        </w:r>
      </w:ins>
      <w:ins w:id="668" w:author="Gabriel Nakamura" w:date="2020-06-16T22:37:00Z">
        <w:r w:rsidR="004548E2">
          <w:rPr>
            <w:rFonts w:ascii="Times New Roman" w:hAnsi="Times New Roman" w:cs="Times New Roman"/>
            <w:sz w:val="24"/>
            <w:szCs w:val="24"/>
            <w:lang w:val="en-US"/>
          </w:rPr>
          <w:t>he age of assemblages was calc</w:t>
        </w:r>
      </w:ins>
      <w:ins w:id="669" w:author="Gabriel Nakamura" w:date="2020-06-16T22:38:00Z">
        <w:r w:rsidR="004548E2">
          <w:rPr>
            <w:rFonts w:ascii="Times New Roman" w:hAnsi="Times New Roman" w:cs="Times New Roman"/>
            <w:sz w:val="24"/>
            <w:szCs w:val="24"/>
            <w:lang w:val="en-US"/>
          </w:rPr>
          <w:t xml:space="preserve">ulated as being </w:t>
        </w:r>
      </w:ins>
      <w:ins w:id="670" w:author="Gabriel Nakamura" w:date="2020-06-16T22:42:00Z">
        <w:r w:rsidR="004729FB">
          <w:rPr>
            <w:rFonts w:ascii="Times New Roman" w:hAnsi="Times New Roman" w:cs="Times New Roman"/>
            <w:sz w:val="24"/>
            <w:szCs w:val="24"/>
            <w:lang w:val="en-US"/>
          </w:rPr>
          <w:t xml:space="preserve">the length of tip </w:t>
        </w:r>
        <w:r w:rsidR="0018324F">
          <w:rPr>
            <w:rFonts w:ascii="Times New Roman" w:hAnsi="Times New Roman" w:cs="Times New Roman"/>
            <w:sz w:val="24"/>
            <w:szCs w:val="24"/>
            <w:lang w:val="en-US"/>
          </w:rPr>
          <w:t>branches in the tree,</w:t>
        </w:r>
      </w:ins>
      <w:ins w:id="671" w:author="Gabriel Nakamura" w:date="2020-06-16T22:45:00Z">
        <w:r w:rsidR="00D27C4D">
          <w:rPr>
            <w:rFonts w:ascii="Times New Roman" w:hAnsi="Times New Roman" w:cs="Times New Roman"/>
            <w:sz w:val="24"/>
            <w:szCs w:val="24"/>
            <w:lang w:val="en-US"/>
          </w:rPr>
          <w:t xml:space="preserve"> that brings </w:t>
        </w:r>
      </w:ins>
      <w:ins w:id="672" w:author="Gabriel Nakamura" w:date="2020-06-19T22:54:00Z">
        <w:r w:rsidR="00C72DA5">
          <w:rPr>
            <w:rFonts w:ascii="Times New Roman" w:hAnsi="Times New Roman" w:cs="Times New Roman"/>
            <w:sz w:val="24"/>
            <w:szCs w:val="24"/>
            <w:lang w:val="en-US"/>
          </w:rPr>
          <w:t xml:space="preserve">a </w:t>
        </w:r>
      </w:ins>
      <w:ins w:id="673" w:author="Gabriel Nakamura" w:date="2020-06-16T22:45:00Z">
        <w:r w:rsidR="00D27C4D">
          <w:rPr>
            <w:rFonts w:ascii="Times New Roman" w:hAnsi="Times New Roman" w:cs="Times New Roman"/>
            <w:sz w:val="24"/>
            <w:szCs w:val="24"/>
            <w:lang w:val="en-US"/>
          </w:rPr>
          <w:t>difference to the</w:t>
        </w:r>
      </w:ins>
      <w:ins w:id="674" w:author="Gabriel Nakamura" w:date="2020-06-16T22:43:00Z">
        <w:r w:rsidR="0018324F">
          <w:rPr>
            <w:rFonts w:ascii="Times New Roman" w:hAnsi="Times New Roman" w:cs="Times New Roman"/>
            <w:sz w:val="24"/>
            <w:szCs w:val="24"/>
            <w:lang w:val="en-US"/>
          </w:rPr>
          <w:t xml:space="preserve"> meaning of our </w:t>
        </w:r>
      </w:ins>
      <w:ins w:id="675" w:author="Gabriel Nakamura" w:date="2020-06-16T22:44:00Z">
        <w:r w:rsidR="003006A3">
          <w:rPr>
            <w:rFonts w:ascii="Times New Roman" w:hAnsi="Times New Roman" w:cs="Times New Roman"/>
            <w:sz w:val="24"/>
            <w:szCs w:val="24"/>
            <w:lang w:val="en-US"/>
          </w:rPr>
          <w:t>assemblage</w:t>
        </w:r>
      </w:ins>
      <w:ins w:id="676" w:author="Gabriel Nakamura" w:date="2020-06-16T22:43:00Z">
        <w:r w:rsidR="0018324F">
          <w:rPr>
            <w:rFonts w:ascii="Times New Roman" w:hAnsi="Times New Roman" w:cs="Times New Roman"/>
            <w:sz w:val="24"/>
            <w:szCs w:val="24"/>
            <w:lang w:val="en-US"/>
          </w:rPr>
          <w:t xml:space="preserve"> age</w:t>
        </w:r>
      </w:ins>
      <w:ins w:id="677" w:author="Gabriel Nakamura" w:date="2020-06-16T22:45:00Z">
        <w:r w:rsidR="00D27C4D">
          <w:rPr>
            <w:rFonts w:ascii="Times New Roman" w:hAnsi="Times New Roman" w:cs="Times New Roman"/>
            <w:sz w:val="24"/>
            <w:szCs w:val="24"/>
            <w:lang w:val="en-US"/>
          </w:rPr>
          <w:t xml:space="preserve"> measure</w:t>
        </w:r>
      </w:ins>
      <w:ins w:id="678" w:author="Gabriel Nakamura" w:date="2020-06-16T22:43:00Z">
        <w:r w:rsidR="0018324F">
          <w:rPr>
            <w:rFonts w:ascii="Times New Roman" w:hAnsi="Times New Roman" w:cs="Times New Roman"/>
            <w:sz w:val="24"/>
            <w:szCs w:val="24"/>
            <w:lang w:val="en-US"/>
          </w:rPr>
          <w:t xml:space="preserve">, that </w:t>
        </w:r>
      </w:ins>
      <w:ins w:id="679" w:author="Gabriel Nakamura" w:date="2020-06-16T22:49:00Z">
        <w:r w:rsidR="00BA6BFA">
          <w:rPr>
            <w:rFonts w:ascii="Times New Roman" w:hAnsi="Times New Roman" w:cs="Times New Roman"/>
            <w:sz w:val="24"/>
            <w:szCs w:val="24"/>
            <w:lang w:val="en-US"/>
          </w:rPr>
          <w:t>allows to a direct assessment of how long</w:t>
        </w:r>
      </w:ins>
      <w:ins w:id="680" w:author="Gabriel Nakamura" w:date="2020-06-16T22:43:00Z">
        <w:r w:rsidR="00000615">
          <w:rPr>
            <w:rFonts w:ascii="Times New Roman" w:hAnsi="Times New Roman" w:cs="Times New Roman"/>
            <w:sz w:val="24"/>
            <w:szCs w:val="24"/>
            <w:lang w:val="en-US"/>
          </w:rPr>
          <w:t xml:space="preserve"> a</w:t>
        </w:r>
      </w:ins>
      <w:ins w:id="681" w:author="Gabriel Nakamura" w:date="2020-06-16T22:49:00Z">
        <w:r w:rsidR="00E30ADA">
          <w:rPr>
            <w:rFonts w:ascii="Times New Roman" w:hAnsi="Times New Roman" w:cs="Times New Roman"/>
            <w:sz w:val="24"/>
            <w:szCs w:val="24"/>
            <w:lang w:val="en-US"/>
          </w:rPr>
          <w:t xml:space="preserve">n assemblage is occupied by the lineages of species </w:t>
        </w:r>
      </w:ins>
      <w:ins w:id="682" w:author="Gabriel Nakamura" w:date="2020-06-16T22:50:00Z">
        <w:r w:rsidR="00E30ADA">
          <w:rPr>
            <w:rFonts w:ascii="Times New Roman" w:hAnsi="Times New Roman" w:cs="Times New Roman"/>
            <w:sz w:val="24"/>
            <w:szCs w:val="24"/>
            <w:lang w:val="en-US"/>
          </w:rPr>
          <w:t xml:space="preserve">observed </w:t>
        </w:r>
      </w:ins>
      <w:ins w:id="683" w:author="Gabriel Nakamura" w:date="2020-06-16T22:49:00Z">
        <w:r w:rsidR="00E30ADA">
          <w:rPr>
            <w:rFonts w:ascii="Times New Roman" w:hAnsi="Times New Roman" w:cs="Times New Roman"/>
            <w:sz w:val="24"/>
            <w:szCs w:val="24"/>
            <w:lang w:val="en-US"/>
          </w:rPr>
          <w:t xml:space="preserve">in </w:t>
        </w:r>
      </w:ins>
      <w:ins w:id="684" w:author="Gabriel Nakamura" w:date="2020-06-16T22:50:00Z">
        <w:r w:rsidR="00E30ADA">
          <w:rPr>
            <w:rFonts w:ascii="Times New Roman" w:hAnsi="Times New Roman" w:cs="Times New Roman"/>
            <w:sz w:val="24"/>
            <w:szCs w:val="24"/>
            <w:lang w:val="en-US"/>
          </w:rPr>
          <w:t>the present</w:t>
        </w:r>
      </w:ins>
      <w:ins w:id="685" w:author="Gabriel Nakamura" w:date="2020-06-16T22:43:00Z">
        <w:r w:rsidR="00000615">
          <w:rPr>
            <w:rFonts w:ascii="Times New Roman" w:hAnsi="Times New Roman" w:cs="Times New Roman"/>
            <w:sz w:val="24"/>
            <w:szCs w:val="24"/>
            <w:lang w:val="en-US"/>
          </w:rPr>
          <w:t>.</w:t>
        </w:r>
      </w:ins>
      <w:ins w:id="686" w:author="Gabriel Nakamura" w:date="2020-06-16T22:50:00Z">
        <w:r w:rsidR="000F7E4C">
          <w:rPr>
            <w:rFonts w:ascii="Times New Roman" w:hAnsi="Times New Roman" w:cs="Times New Roman"/>
            <w:sz w:val="24"/>
            <w:szCs w:val="24"/>
            <w:lang w:val="en-US"/>
          </w:rPr>
          <w:t xml:space="preserve"> Pinto-Ledesma et al (2019) argues that the age of assemblage can </w:t>
        </w:r>
      </w:ins>
      <w:ins w:id="687" w:author="Gabriel Nakamura" w:date="2020-06-16T22:51:00Z">
        <w:r w:rsidR="000F7E4C">
          <w:rPr>
            <w:rFonts w:ascii="Times New Roman" w:hAnsi="Times New Roman" w:cs="Times New Roman"/>
            <w:sz w:val="24"/>
            <w:szCs w:val="24"/>
            <w:lang w:val="en-US"/>
          </w:rPr>
          <w:t>be a proxy for diversification rates (</w:t>
        </w:r>
        <w:proofErr w:type="spellStart"/>
        <w:r w:rsidR="000F7E4C" w:rsidRPr="000F7E4C">
          <w:rPr>
            <w:rFonts w:ascii="Times New Roman" w:hAnsi="Times New Roman" w:cs="Times New Roman"/>
            <w:i/>
            <w:iCs/>
            <w:sz w:val="24"/>
            <w:szCs w:val="24"/>
            <w:lang w:val="en-US"/>
            <w:rPrChange w:id="688" w:author="Gabriel Nakamura" w:date="2020-06-16T22:51:00Z">
              <w:rPr>
                <w:rFonts w:ascii="Times New Roman" w:hAnsi="Times New Roman" w:cs="Times New Roman"/>
                <w:sz w:val="24"/>
                <w:szCs w:val="24"/>
                <w:lang w:val="en-US"/>
              </w:rPr>
            </w:rPrChange>
          </w:rPr>
          <w:t>sensu</w:t>
        </w:r>
        <w:proofErr w:type="spellEnd"/>
        <w:r w:rsidR="000F7E4C">
          <w:rPr>
            <w:rFonts w:ascii="Times New Roman" w:hAnsi="Times New Roman" w:cs="Times New Roman"/>
            <w:sz w:val="24"/>
            <w:szCs w:val="24"/>
            <w:lang w:val="en-US"/>
          </w:rPr>
          <w:t xml:space="preserve"> </w:t>
        </w:r>
        <w:r w:rsidR="000F7E4C">
          <w:rPr>
            <w:rFonts w:ascii="Times New Roman" w:hAnsi="Times New Roman" w:cs="Times New Roman"/>
            <w:sz w:val="24"/>
            <w:szCs w:val="24"/>
            <w:lang w:val="en-US"/>
          </w:rPr>
          <w:fldChar w:fldCharType="begin" w:fldLock="1"/>
        </w:r>
        <w:r w:rsidR="000F7E4C">
          <w:rPr>
            <w:rFonts w:ascii="Times New Roman" w:hAnsi="Times New Roman" w:cs="Times New Roman"/>
            <w:sz w:val="24"/>
            <w:szCs w:val="24"/>
            <w:lang w:val="en-US"/>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time","type":"article-journal","volume":"491"},"uris":["http://www.mendeley.com/documents/?uuid=cb269a45-1ef4-49b1-8d66-42f86c5e113e"]}],"mendeley":{"formattedCitation":"(Jetz et al. 2012a)","manualFormatting":"Jetz et al. 2012a)","plainTextFormattedCitation":"(Jetz et al. 2012a)"},"properties":{"noteIndex":0},"schema":"https://github.com/citation-style-language/schema/raw/master/csl-citation.json"}</w:instrText>
        </w:r>
      </w:ins>
      <w:del w:id="689" w:author="Gabriel Nakamura" w:date="2020-06-16T22:51:00Z">
        <w:r w:rsidR="000F7E4C" w:rsidDel="000F7E4C">
          <w:rPr>
            <w:rFonts w:ascii="Times New Roman" w:hAnsi="Times New Roman" w:cs="Times New Roman"/>
            <w:sz w:val="24"/>
            <w:szCs w:val="24"/>
            <w:lang w:val="en-US"/>
          </w:rPr>
          <w:del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time","type":"article-journal","volume":"491"},"uris":["http://www.mendeley.com/documents/?uuid=cb269a45-1ef4-49b1-8d66-42f86c5e113e"]}],"mendeley":{"formattedCitation":"(Jetz et al. 2012a)","plainTextFormattedCitation":"(Jetz et al. 2012a)"},"properties":{"noteIndex":0},"schema":"https://github.com/citation-style-language/schema/raw/master/csl-citation.json"}</w:delInstrText>
        </w:r>
      </w:del>
      <w:r w:rsidR="000F7E4C">
        <w:rPr>
          <w:rFonts w:ascii="Times New Roman" w:hAnsi="Times New Roman" w:cs="Times New Roman"/>
          <w:sz w:val="24"/>
          <w:szCs w:val="24"/>
          <w:lang w:val="en-US"/>
        </w:rPr>
        <w:fldChar w:fldCharType="separate"/>
      </w:r>
      <w:del w:id="690" w:author="Gabriel Nakamura" w:date="2020-06-16T22:51:00Z">
        <w:r w:rsidR="000F7E4C" w:rsidRPr="000F7E4C" w:rsidDel="000F7E4C">
          <w:rPr>
            <w:rFonts w:ascii="Times New Roman" w:hAnsi="Times New Roman" w:cs="Times New Roman"/>
            <w:noProof/>
            <w:sz w:val="24"/>
            <w:szCs w:val="24"/>
            <w:lang w:val="en-US"/>
          </w:rPr>
          <w:delText>(</w:delText>
        </w:r>
      </w:del>
      <w:r w:rsidR="000F7E4C" w:rsidRPr="000F7E4C">
        <w:rPr>
          <w:rFonts w:ascii="Times New Roman" w:hAnsi="Times New Roman" w:cs="Times New Roman"/>
          <w:noProof/>
          <w:sz w:val="24"/>
          <w:szCs w:val="24"/>
          <w:lang w:val="en-US"/>
        </w:rPr>
        <w:t>Jetz et al. 2012a)</w:t>
      </w:r>
      <w:ins w:id="691" w:author="Gabriel Nakamura" w:date="2020-06-16T22:51:00Z">
        <w:r w:rsidR="000F7E4C">
          <w:rPr>
            <w:rFonts w:ascii="Times New Roman" w:hAnsi="Times New Roman" w:cs="Times New Roman"/>
            <w:sz w:val="24"/>
            <w:szCs w:val="24"/>
            <w:lang w:val="en-US"/>
          </w:rPr>
          <w:fldChar w:fldCharType="end"/>
        </w:r>
      </w:ins>
      <w:ins w:id="692" w:author="Gabriel Nakamura" w:date="2020-06-19T22:55:00Z">
        <w:r w:rsidR="00FF231E">
          <w:rPr>
            <w:rFonts w:ascii="Times New Roman" w:hAnsi="Times New Roman" w:cs="Times New Roman"/>
            <w:sz w:val="24"/>
            <w:szCs w:val="24"/>
            <w:lang w:val="en-US"/>
          </w:rPr>
          <w:t>.</w:t>
        </w:r>
      </w:ins>
      <w:ins w:id="693" w:author="Gabriel Nakamura" w:date="2020-06-16T22:51:00Z">
        <w:r w:rsidR="00144BDD">
          <w:rPr>
            <w:rFonts w:ascii="Times New Roman" w:hAnsi="Times New Roman" w:cs="Times New Roman"/>
            <w:sz w:val="24"/>
            <w:szCs w:val="24"/>
            <w:lang w:val="en-US"/>
          </w:rPr>
          <w:t xml:space="preserve"> </w:t>
        </w:r>
      </w:ins>
      <w:ins w:id="694" w:author="Gabriel Nakamura" w:date="2020-06-19T22:55:00Z">
        <w:r w:rsidR="00FF231E">
          <w:rPr>
            <w:rFonts w:ascii="Times New Roman" w:hAnsi="Times New Roman" w:cs="Times New Roman"/>
            <w:sz w:val="24"/>
            <w:szCs w:val="24"/>
            <w:lang w:val="en-US"/>
          </w:rPr>
          <w:t>S</w:t>
        </w:r>
      </w:ins>
      <w:ins w:id="695" w:author="Gabriel Nakamura" w:date="2020-06-16T22:51:00Z">
        <w:r w:rsidR="00144BDD">
          <w:rPr>
            <w:rFonts w:ascii="Times New Roman" w:hAnsi="Times New Roman" w:cs="Times New Roman"/>
            <w:sz w:val="24"/>
            <w:szCs w:val="24"/>
            <w:lang w:val="en-US"/>
          </w:rPr>
          <w:t xml:space="preserve">ince our measure of </w:t>
        </w:r>
      </w:ins>
      <w:ins w:id="696" w:author="Gabriel Nakamura" w:date="2020-06-16T22:52:00Z">
        <w:r w:rsidR="00144BDD">
          <w:rPr>
            <w:rFonts w:ascii="Times New Roman" w:hAnsi="Times New Roman" w:cs="Times New Roman"/>
            <w:sz w:val="24"/>
            <w:szCs w:val="24"/>
            <w:lang w:val="en-US"/>
          </w:rPr>
          <w:t xml:space="preserve">assemblage age holds a different meaning, it can be a complementary approach for the study of </w:t>
        </w:r>
        <w:r w:rsidR="0058293A">
          <w:rPr>
            <w:rFonts w:ascii="Times New Roman" w:hAnsi="Times New Roman" w:cs="Times New Roman"/>
            <w:sz w:val="24"/>
            <w:szCs w:val="24"/>
            <w:lang w:val="en-US"/>
          </w:rPr>
          <w:t>historical process in structuring assemblages.</w:t>
        </w:r>
      </w:ins>
    </w:p>
    <w:p w14:paraId="68A9FB69" w14:textId="4603EFA8" w:rsidR="00B86404" w:rsidRPr="00B86404" w:rsidRDefault="00B238BE">
      <w:pPr>
        <w:spacing w:after="0" w:line="480" w:lineRule="auto"/>
        <w:ind w:firstLine="708"/>
        <w:rPr>
          <w:rFonts w:ascii="Times New Roman" w:hAnsi="Times New Roman" w:cs="Times New Roman"/>
          <w:sz w:val="24"/>
          <w:szCs w:val="24"/>
          <w:lang w:val="en-US"/>
        </w:rPr>
        <w:pPrChange w:id="697" w:author="Gabriel Nakamura" w:date="2020-06-15T19:30:00Z">
          <w:pPr>
            <w:spacing w:after="0" w:line="480" w:lineRule="auto"/>
          </w:pPr>
        </w:pPrChange>
      </w:pPr>
      <w:ins w:id="698" w:author="Gabriel Nakamura" w:date="2020-06-15T19:36:00Z">
        <w:r>
          <w:rPr>
            <w:rFonts w:ascii="Times New Roman" w:hAnsi="Times New Roman" w:cs="Times New Roman"/>
            <w:sz w:val="24"/>
            <w:szCs w:val="24"/>
            <w:lang w:val="en-US"/>
          </w:rPr>
          <w:t xml:space="preserve">Our results evidenced that </w:t>
        </w:r>
        <w:r w:rsidR="007C1E66">
          <w:rPr>
            <w:rFonts w:ascii="Times New Roman" w:hAnsi="Times New Roman" w:cs="Times New Roman"/>
            <w:sz w:val="24"/>
            <w:szCs w:val="24"/>
            <w:lang w:val="en-US"/>
          </w:rPr>
          <w:t>the ages of tempe</w:t>
        </w:r>
      </w:ins>
      <w:ins w:id="699" w:author="Gabriel Nakamura" w:date="2020-06-15T19:37:00Z">
        <w:r w:rsidR="007C1E66">
          <w:rPr>
            <w:rFonts w:ascii="Times New Roman" w:hAnsi="Times New Roman" w:cs="Times New Roman"/>
            <w:sz w:val="24"/>
            <w:szCs w:val="24"/>
            <w:lang w:val="en-US"/>
          </w:rPr>
          <w:t xml:space="preserve">rate assemblages are </w:t>
        </w:r>
        <w:r w:rsidR="001B1484">
          <w:rPr>
            <w:rFonts w:ascii="Times New Roman" w:hAnsi="Times New Roman" w:cs="Times New Roman"/>
            <w:sz w:val="24"/>
            <w:szCs w:val="24"/>
            <w:lang w:val="en-US"/>
          </w:rPr>
          <w:t>most recent than pointed out in other works</w:t>
        </w:r>
      </w:ins>
      <w:ins w:id="700" w:author="Gabriel Nakamura" w:date="2020-06-15T19:38:00Z">
        <w:r w:rsidR="001B1484">
          <w:rPr>
            <w:rFonts w:ascii="Times New Roman" w:hAnsi="Times New Roman" w:cs="Times New Roman"/>
            <w:sz w:val="24"/>
            <w:szCs w:val="24"/>
            <w:lang w:val="en-US"/>
          </w:rPr>
          <w:t xml:space="preserve">. </w:t>
        </w:r>
        <w:r w:rsidR="009F667C" w:rsidRPr="00B86404">
          <w:rPr>
            <w:rFonts w:ascii="Times New Roman" w:hAnsi="Times New Roman" w:cs="Times New Roman"/>
            <w:sz w:val="24"/>
            <w:szCs w:val="24"/>
            <w:lang w:val="en-US"/>
          </w:rPr>
          <w:fldChar w:fldCharType="begin" w:fldLock="1"/>
        </w:r>
        <w:r w:rsidR="009F667C">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hypothesis","type":"article-journal"},"uris":["http://www.mendeley.com/documents/?uuid=e2f58a67-33b5-49ec-91dc-71214dee62ac","http://www.mendeley.com/documents/?uuid=7d1cd333-cd5a-3772-9e2b-07dad4618737"]}],"mendeley":{"formattedCitation":"(Duchêne and Cardillo 2015)","manualFormatting":"Duchêne and Cardillo (2015)","plainTextFormattedCitation":"(Duchêne and Cardillo 2015)","previouslyFormattedCitation":"(Duchêne and Cardillo 2015)"},"properties":{"noteIndex":0},"schema":"https://github.com/citation-style-language/schema/raw/master/csl-citation.json"}</w:instrText>
        </w:r>
        <w:r w:rsidR="009F667C" w:rsidRPr="00B86404">
          <w:rPr>
            <w:rFonts w:ascii="Times New Roman" w:hAnsi="Times New Roman" w:cs="Times New Roman"/>
            <w:sz w:val="24"/>
            <w:szCs w:val="24"/>
            <w:lang w:val="en-US"/>
          </w:rPr>
          <w:fldChar w:fldCharType="separate"/>
        </w:r>
        <w:r w:rsidR="009F667C" w:rsidRPr="001D4832">
          <w:rPr>
            <w:rFonts w:ascii="Times New Roman" w:hAnsi="Times New Roman" w:cs="Times New Roman"/>
            <w:noProof/>
            <w:sz w:val="24"/>
            <w:szCs w:val="24"/>
            <w:lang w:val="en-US"/>
          </w:rPr>
          <w:t xml:space="preserve">Duchêne and Cardillo </w:t>
        </w:r>
        <w:r w:rsidR="009F667C">
          <w:rPr>
            <w:rFonts w:ascii="Times New Roman" w:hAnsi="Times New Roman" w:cs="Times New Roman"/>
            <w:noProof/>
            <w:sz w:val="24"/>
            <w:szCs w:val="24"/>
            <w:lang w:val="en-US"/>
          </w:rPr>
          <w:t>(</w:t>
        </w:r>
        <w:r w:rsidR="009F667C" w:rsidRPr="001D4832">
          <w:rPr>
            <w:rFonts w:ascii="Times New Roman" w:hAnsi="Times New Roman" w:cs="Times New Roman"/>
            <w:noProof/>
            <w:sz w:val="24"/>
            <w:szCs w:val="24"/>
            <w:lang w:val="en-US"/>
          </w:rPr>
          <w:t>2015)</w:t>
        </w:r>
        <w:r w:rsidR="009F667C" w:rsidRPr="00B86404">
          <w:rPr>
            <w:rFonts w:ascii="Times New Roman" w:hAnsi="Times New Roman" w:cs="Times New Roman"/>
            <w:sz w:val="24"/>
            <w:szCs w:val="24"/>
            <w:lang w:val="en-US"/>
          </w:rPr>
          <w:fldChar w:fldCharType="end"/>
        </w:r>
        <w:r w:rsidR="009F667C">
          <w:rPr>
            <w:rFonts w:ascii="Times New Roman" w:hAnsi="Times New Roman" w:cs="Times New Roman"/>
            <w:sz w:val="24"/>
            <w:szCs w:val="24"/>
            <w:lang w:val="en-US"/>
          </w:rPr>
          <w:t xml:space="preserve"> </w:t>
        </w:r>
        <w:r w:rsidR="00C33616">
          <w:rPr>
            <w:rFonts w:ascii="Times New Roman" w:hAnsi="Times New Roman" w:cs="Times New Roman"/>
            <w:sz w:val="24"/>
            <w:szCs w:val="24"/>
            <w:lang w:val="en-US"/>
          </w:rPr>
          <w:t xml:space="preserve">defend that the dispersal events </w:t>
        </w:r>
      </w:ins>
      <w:ins w:id="701" w:author="Gabriel Nakamura" w:date="2020-06-15T19:39:00Z">
        <w:r w:rsidR="00C33616">
          <w:rPr>
            <w:rFonts w:ascii="Times New Roman" w:hAnsi="Times New Roman" w:cs="Times New Roman"/>
            <w:sz w:val="24"/>
            <w:szCs w:val="24"/>
            <w:lang w:val="en-US"/>
          </w:rPr>
          <w:t xml:space="preserve">under TNC hypothesis occurred </w:t>
        </w:r>
        <w:r w:rsidR="008472B0">
          <w:rPr>
            <w:rFonts w:ascii="Times New Roman" w:hAnsi="Times New Roman" w:cs="Times New Roman"/>
            <w:sz w:val="24"/>
            <w:szCs w:val="24"/>
            <w:lang w:val="en-US"/>
          </w:rPr>
          <w:t>during the Eocene-Oligocene climate transition (around 34Ma)</w:t>
        </w:r>
        <w:r w:rsidR="009B1CE9">
          <w:rPr>
            <w:rFonts w:ascii="Times New Roman" w:hAnsi="Times New Roman" w:cs="Times New Roman"/>
            <w:sz w:val="24"/>
            <w:szCs w:val="24"/>
            <w:lang w:val="en-US"/>
          </w:rPr>
          <w:t xml:space="preserve">. Despite the discrepancy among </w:t>
        </w:r>
      </w:ins>
      <w:ins w:id="702" w:author="Gabriel Nakamura" w:date="2020-06-15T19:40:00Z">
        <w:r w:rsidR="009B1CE9">
          <w:rPr>
            <w:rFonts w:ascii="Times New Roman" w:hAnsi="Times New Roman" w:cs="Times New Roman"/>
            <w:sz w:val="24"/>
            <w:szCs w:val="24"/>
            <w:lang w:val="en-US"/>
          </w:rPr>
          <w:t>our results and that found by Duchene and Cardillo (2015)</w:t>
        </w:r>
        <w:r w:rsidR="006940C1">
          <w:rPr>
            <w:rFonts w:ascii="Times New Roman" w:hAnsi="Times New Roman" w:cs="Times New Roman"/>
            <w:sz w:val="24"/>
            <w:szCs w:val="24"/>
            <w:lang w:val="en-US"/>
          </w:rPr>
          <w:t xml:space="preserve"> our results are consistent with the fossil rec</w:t>
        </w:r>
      </w:ins>
      <w:ins w:id="703" w:author="Gabriel Nakamura" w:date="2020-06-19T23:10:00Z">
        <w:r w:rsidR="003253EB">
          <w:rPr>
            <w:rFonts w:ascii="Times New Roman" w:hAnsi="Times New Roman" w:cs="Times New Roman"/>
            <w:sz w:val="24"/>
            <w:szCs w:val="24"/>
            <w:lang w:val="en-US"/>
          </w:rPr>
          <w:t xml:space="preserve">                 </w:t>
        </w:r>
      </w:ins>
      <w:ins w:id="704" w:author="Gabriel Nakamura" w:date="2020-06-19T23:11:00Z">
        <w:r w:rsidR="003253EB">
          <w:rPr>
            <w:rFonts w:ascii="Times New Roman" w:hAnsi="Times New Roman" w:cs="Times New Roman"/>
            <w:sz w:val="24"/>
            <w:szCs w:val="24"/>
            <w:lang w:val="en-US"/>
          </w:rPr>
          <w:t xml:space="preserve">                                                                   </w:t>
        </w:r>
      </w:ins>
      <w:proofErr w:type="spellStart"/>
      <w:ins w:id="705" w:author="Gabriel Nakamura" w:date="2020-06-15T19:40:00Z">
        <w:r w:rsidR="006940C1">
          <w:rPr>
            <w:rFonts w:ascii="Times New Roman" w:hAnsi="Times New Roman" w:cs="Times New Roman"/>
            <w:sz w:val="24"/>
            <w:szCs w:val="24"/>
            <w:lang w:val="en-US"/>
          </w:rPr>
          <w:t>ord</w:t>
        </w:r>
        <w:proofErr w:type="spellEnd"/>
        <w:r w:rsidR="006940C1">
          <w:rPr>
            <w:rFonts w:ascii="Times New Roman" w:hAnsi="Times New Roman" w:cs="Times New Roman"/>
            <w:sz w:val="24"/>
            <w:szCs w:val="24"/>
            <w:lang w:val="en-US"/>
          </w:rPr>
          <w:t xml:space="preserve"> of avian</w:t>
        </w:r>
      </w:ins>
      <w:ins w:id="706" w:author="Gabriel Nakamura" w:date="2020-06-15T19:43:00Z">
        <w:r w:rsidR="00854A06">
          <w:rPr>
            <w:rFonts w:ascii="Times New Roman" w:hAnsi="Times New Roman" w:cs="Times New Roman"/>
            <w:sz w:val="24"/>
            <w:szCs w:val="24"/>
            <w:lang w:val="en-US"/>
          </w:rPr>
          <w:t xml:space="preserve"> </w:t>
        </w:r>
        <w:r w:rsidR="00854A06" w:rsidRPr="00B86404">
          <w:rPr>
            <w:rFonts w:ascii="Times New Roman" w:hAnsi="Times New Roman" w:cs="Times New Roman"/>
            <w:sz w:val="24"/>
            <w:szCs w:val="24"/>
            <w:lang w:val="en-US"/>
          </w:rPr>
          <w:fldChar w:fldCharType="begin" w:fldLock="1"/>
        </w:r>
        <w:r w:rsidR="00854A06">
          <w:rPr>
            <w:rFonts w:ascii="Times New Roman" w:hAnsi="Times New Roman" w:cs="Times New Roman"/>
            <w:sz w:val="24"/>
            <w:szCs w:val="24"/>
            <w:lang w:val="en-US"/>
          </w:rPr>
          <w:instrText>ADDIN CSL_CITATION {"citationItems":[{"id":"ITEM-1","itemData":{"DOI":"10.2307/4090483","ISSN":"00048038","abstract":"Songbirds (Passeriformes) occur in the fossil record of the Northern Hemisphere around the early Oligocene. It has recently been suggested that the major passeriform lineages diverged in Gondwana in the mid- to late Cretaceous and that the oscines, which include all extant European songbirds, originated on the Australian continental plate. Suboscines are assumed to have originated in western Gondwana. Although there is an abundant fossil record of songbirds in Europe, few attempts have been made to set those remains in a phylogenetic context. Our examination of fossil songbirds from three middle Miocene localities in Germany and France shows that many lack the derived morphology of the hypotarsus that characterizes extant Eupasseres (a taxon that comprises oscines and suboscines). We assume that these fossil taxa are outside the crown-group of Eupasseres, which indicates the presence of an ancient songbird avifauna in the Miocene of Europe, in addition to the few fossil Eupasseres already described in the literature.","author":[{"dropping-particle":"","family":"Manegold","given":"Albrecht","non-dropping-particle":"","parse-names":false,"suffix":""},{"dropping-particle":"","family":"Mayr","given":"Gerald","non-dropping-particle":"","parse-names":false,"suffix":""},{"dropping-particle":"","family":"Mourer-Chauviré","given":"Cécile","non-dropping-particle":"","parse-names":false,"suffix":""}],"container-title":"The Auk","id":"ITEM-1","issue":"4","issued":{"date-parts":[["2014"]]},"page":"1155-1160","title":"Miocene Songbirds and the Composition of the European Passeriform Avifauna","type":"article-journal","volume":"121"},"uris":["http://www.mendeley.com/documents/?uuid=2cbd5bb0-f433-4eee-8f2a-24a71fbf29a4","http://www.mendeley.com/documents/?uuid=7f07d2b0-ccf7-49e1-b871-607832e848e2"]},{"id":"ITEM-2","itemData":{"DOI":"10.1126/science.1096856","ISSN":"00368075","abstract":"I report on tiny skeletons of stem-group hummingbirds from the early Oligocene of Germany that are of essentially modern appearance and exhibit morphological specializations toward nectarivory and hovering flight. These are the oldest fossils of modern-type hummingbirds, which had not previously been reported from the Old World. The findings demonstrate that early hummingbird evolution was not restricted to the New World. They further suggest that bird-flower coevolution dates back to the early Oligocene and open another view on the origin of ornithophily in Old World plants.","author":[{"dropping-particle":"","family":"Mayr","given":"Gerald","non-dropping-particle":"","parse-names":false,"suffix":""}],"container-title":"Science","id":"ITEM-2","issue":"5672","issued":{"date-parts":[["2004"]]},"page":"861-864","title":"Old World Fossil Record of Modern-Type Hummingbirds","type":"article-journal","volume":"304"},"uris":["http://www.mendeley.com/documents/?uuid=00e08934-646f-45b8-9b38-eba242448955","http://www.mendeley.com/documents/?uuid=68980452-303c-46ce-acd7-a3dee603d8cc"]}],"mendeley":{"formattedCitation":"(Mayr 2004, Manegold et al. 2014)","plainTextFormattedCitation":"(Mayr 2004, Manegold et al. 2014)","previouslyFormattedCitation":"(Mayr 2004, Manegold et al. 2014)"},"properties":{"noteIndex":0},"schema":"https://github.com/citation-style-language/schema/raw/master/csl-citation.json"}</w:instrText>
        </w:r>
        <w:r w:rsidR="00854A06" w:rsidRPr="00B86404">
          <w:rPr>
            <w:rFonts w:ascii="Times New Roman" w:hAnsi="Times New Roman" w:cs="Times New Roman"/>
            <w:sz w:val="24"/>
            <w:szCs w:val="24"/>
            <w:lang w:val="en-US"/>
          </w:rPr>
          <w:fldChar w:fldCharType="separate"/>
        </w:r>
        <w:r w:rsidR="00854A06" w:rsidRPr="001D4832">
          <w:rPr>
            <w:rFonts w:ascii="Times New Roman" w:hAnsi="Times New Roman" w:cs="Times New Roman"/>
            <w:noProof/>
            <w:sz w:val="24"/>
            <w:szCs w:val="24"/>
            <w:lang w:val="en-US"/>
          </w:rPr>
          <w:t>(Mayr 2004, Manegold et al. 2014)</w:t>
        </w:r>
        <w:r w:rsidR="00854A06" w:rsidRPr="00B86404">
          <w:rPr>
            <w:rFonts w:ascii="Times New Roman" w:hAnsi="Times New Roman" w:cs="Times New Roman"/>
            <w:sz w:val="24"/>
            <w:szCs w:val="24"/>
            <w:lang w:val="en-US"/>
          </w:rPr>
          <w:fldChar w:fldCharType="end"/>
        </w:r>
      </w:ins>
      <w:ins w:id="707" w:author="Gabriel Nakamura" w:date="2020-06-15T19:40:00Z">
        <w:r w:rsidR="006940C1">
          <w:rPr>
            <w:rFonts w:ascii="Times New Roman" w:hAnsi="Times New Roman" w:cs="Times New Roman"/>
            <w:sz w:val="24"/>
            <w:szCs w:val="24"/>
            <w:lang w:val="en-US"/>
          </w:rPr>
          <w:t xml:space="preserve"> and wood angiosper</w:t>
        </w:r>
      </w:ins>
      <w:ins w:id="708" w:author="Gabriel Nakamura" w:date="2020-06-15T19:41:00Z">
        <w:r w:rsidR="006940C1">
          <w:rPr>
            <w:rFonts w:ascii="Times New Roman" w:hAnsi="Times New Roman" w:cs="Times New Roman"/>
            <w:sz w:val="24"/>
            <w:szCs w:val="24"/>
            <w:lang w:val="en-US"/>
          </w:rPr>
          <w:t>ms</w:t>
        </w:r>
      </w:ins>
      <w:ins w:id="709" w:author="Gabriel Nakamura" w:date="2020-06-15T19:43:00Z">
        <w:r w:rsidR="00854A06">
          <w:rPr>
            <w:rFonts w:ascii="Times New Roman" w:hAnsi="Times New Roman" w:cs="Times New Roman"/>
            <w:sz w:val="24"/>
            <w:szCs w:val="24"/>
            <w:lang w:val="en-US"/>
          </w:rPr>
          <w:t xml:space="preserve"> </w:t>
        </w:r>
        <w:r w:rsidR="00854A06" w:rsidRPr="00B86404">
          <w:rPr>
            <w:rFonts w:ascii="Times New Roman" w:hAnsi="Times New Roman" w:cs="Times New Roman"/>
            <w:sz w:val="24"/>
            <w:szCs w:val="24"/>
            <w:lang w:val="en-US"/>
          </w:rPr>
          <w:fldChar w:fldCharType="begin" w:fldLock="1"/>
        </w:r>
        <w:r w:rsidR="00854A06">
          <w:rPr>
            <w:rFonts w:ascii="Times New Roman" w:hAnsi="Times New Roman" w:cs="Times New Roman"/>
            <w:sz w:val="24"/>
            <w:szCs w:val="24"/>
            <w:lang w:val="en-US"/>
          </w:rPr>
          <w:instrText>ADDIN CSL_CITATION {"citationItems":[{"id":"ITEM-1","itemData":{"DOI":"10.1073/pnas.1308932111","ISBN":"1308932111","ISSN":"0027-8424","abstract":"Plant diversity, like that of most other taxonomic groups, peaks in the tropics, where climatic conditions are warm and wet, and it declines toward the temperate and polar zones as conditions become colder and drier, with more seasonally variable temperatures. Climate and evolutionary history are often considered competing explanations for the latitudinal gradient, but they are linked by the evolutionarily conserved environmental adaptations of species and the history of Earth's climate system. The tropical conservatism hypothesis (TCH) invokes niche conservatism, climatic limitations on establishment and survival, and paleoclimatic history to explain the latitudinal diversity gradient. Here, we use latitudinal distributions for over 12,500 woody angiosperm species, a fossil-calibrated supertree, and null modeling to test predictions of the TCH. Regional assemblages in the northern and southern temperate zones are less phylogenetically diverse than expected based on their species richness, because temperate taxa are clustered into relatively few clades. Moreover, lineages with temperate affinities are generally younger and nested within older, more tropical lineages. As predicted by the TCH, the vast majority of temperate lineages have arisen since global cooling began at the Eocene-Oligocene boundary (34 Mya). By linking physiological tolerances of species to evolutionary and biogeographic processes, phylogenetic niche conservatism may provide a theoretical framework for a generalized explanation for Earth's predominant pattern of biodiversity.","author":[{"dropping-particle":"","family":"Kerkhoff","given":"A. J.","non-dropping-particle":"","parse-names":false,"suffix":""},{"dropping-particle":"","family":"Moriarty","given":"P. E.","non-dropping-particle":"","parse-names":false,"suffix":""},{"dropping-particle":"","family":"Weiser","given":"M. D.","non-dropping-particle":"","parse-names":false,"suffix":""}],"container-title":"PNAS","id":"ITEM-1","issue":"22","issued":{"date-parts":[["2014"]]},"page":"8125-8130","title":"The latitudinal species richness gradient in New World woody angiosperms is consistent with the tropical conservatism hypothesis","type":"article-journal","volume":"111"},"uris":["http://www.mendeley.com/documents/?uuid=781e6aba-eaab-40af-95bd-ea01b4e682ed","http://www.mendeley.com/documents/?uuid=2de94378-a6ed-4161-981d-8f688a854698"]}],"mendeley":{"formattedCitation":"(Kerkhoff et al. 2014)","plainTextFormattedCitation":"(Kerkhoff et al. 2014)","previouslyFormattedCitation":"(Kerkhoff et al. 2014)"},"properties":{"noteIndex":0},"schema":"https://github.com/citation-style-language/schema/raw/master/csl-citation.json"}</w:instrText>
        </w:r>
        <w:r w:rsidR="00854A06" w:rsidRPr="00B86404">
          <w:rPr>
            <w:rFonts w:ascii="Times New Roman" w:hAnsi="Times New Roman" w:cs="Times New Roman"/>
            <w:sz w:val="24"/>
            <w:szCs w:val="24"/>
            <w:lang w:val="en-US"/>
          </w:rPr>
          <w:fldChar w:fldCharType="separate"/>
        </w:r>
        <w:r w:rsidR="00854A06" w:rsidRPr="001D4832">
          <w:rPr>
            <w:rFonts w:ascii="Times New Roman" w:hAnsi="Times New Roman" w:cs="Times New Roman"/>
            <w:noProof/>
            <w:sz w:val="24"/>
            <w:szCs w:val="24"/>
            <w:lang w:val="en-US"/>
          </w:rPr>
          <w:t>(Kerkhoff et al. 2014)</w:t>
        </w:r>
        <w:r w:rsidR="00854A06" w:rsidRPr="00B86404">
          <w:rPr>
            <w:rFonts w:ascii="Times New Roman" w:hAnsi="Times New Roman" w:cs="Times New Roman"/>
            <w:sz w:val="24"/>
            <w:szCs w:val="24"/>
            <w:lang w:val="en-US"/>
          </w:rPr>
          <w:fldChar w:fldCharType="end"/>
        </w:r>
      </w:ins>
      <w:ins w:id="710" w:author="Gabriel Nakamura" w:date="2020-06-15T19:41:00Z">
        <w:r w:rsidR="006940C1">
          <w:rPr>
            <w:rFonts w:ascii="Times New Roman" w:hAnsi="Times New Roman" w:cs="Times New Roman"/>
            <w:sz w:val="24"/>
            <w:szCs w:val="24"/>
            <w:lang w:val="en-US"/>
          </w:rPr>
          <w:t>, that</w:t>
        </w:r>
        <w:r w:rsidR="00A37E69">
          <w:rPr>
            <w:rFonts w:ascii="Times New Roman" w:hAnsi="Times New Roman" w:cs="Times New Roman"/>
            <w:sz w:val="24"/>
            <w:szCs w:val="24"/>
            <w:lang w:val="en-US"/>
          </w:rPr>
          <w:t xml:space="preserve"> support the idea that </w:t>
        </w:r>
        <w:r w:rsidR="00AC427B">
          <w:rPr>
            <w:rFonts w:ascii="Times New Roman" w:hAnsi="Times New Roman" w:cs="Times New Roman"/>
            <w:sz w:val="24"/>
            <w:szCs w:val="24"/>
            <w:lang w:val="en-US"/>
          </w:rPr>
          <w:t xml:space="preserve">most of temperate lineages should have arisen </w:t>
        </w:r>
      </w:ins>
      <w:ins w:id="711" w:author="Gabriel Nakamura" w:date="2020-06-15T19:42:00Z">
        <w:r w:rsidR="00AC427B">
          <w:rPr>
            <w:rFonts w:ascii="Times New Roman" w:hAnsi="Times New Roman" w:cs="Times New Roman"/>
            <w:sz w:val="24"/>
            <w:szCs w:val="24"/>
            <w:lang w:val="en-US"/>
          </w:rPr>
          <w:t xml:space="preserve">after the </w:t>
        </w:r>
        <w:r w:rsidR="00AC427B">
          <w:rPr>
            <w:rFonts w:ascii="Times New Roman" w:hAnsi="Times New Roman" w:cs="Times New Roman"/>
            <w:sz w:val="24"/>
            <w:szCs w:val="24"/>
            <w:lang w:val="en-US"/>
          </w:rPr>
          <w:lastRenderedPageBreak/>
          <w:t>Eocene-Oligocene climate transition, when the Earth began to cool and tropical environmental shr</w:t>
        </w:r>
        <w:r w:rsidR="00854A06">
          <w:rPr>
            <w:rFonts w:ascii="Times New Roman" w:hAnsi="Times New Roman" w:cs="Times New Roman"/>
            <w:sz w:val="24"/>
            <w:szCs w:val="24"/>
            <w:lang w:val="en-US"/>
          </w:rPr>
          <w:t xml:space="preserve">ank in a relative comparison to temperate and boreal zones. </w:t>
        </w:r>
      </w:ins>
      <w:del w:id="712" w:author="Gabriel Nakamura" w:date="2020-06-15T19:30:00Z">
        <w:r w:rsidR="00B86404" w:rsidRPr="00B86404" w:rsidDel="00CC16AE">
          <w:rPr>
            <w:rFonts w:ascii="Times New Roman" w:hAnsi="Times New Roman" w:cs="Times New Roman"/>
            <w:sz w:val="24"/>
            <w:szCs w:val="24"/>
            <w:lang w:val="en-US"/>
          </w:rPr>
          <w:delText xml:space="preserve">Both TNC and OTT assume that the major bird clades were originated in tropical environments and the temperate clades are derived from older tropical clades </w:delText>
        </w:r>
        <w:r w:rsidR="00B86404" w:rsidRPr="00B86404" w:rsidDel="00CC16AE">
          <w:rPr>
            <w:rFonts w:ascii="Times New Roman" w:hAnsi="Times New Roman" w:cs="Times New Roman"/>
            <w:sz w:val="24"/>
            <w:szCs w:val="24"/>
            <w:lang w:val="en-US"/>
          </w:rPr>
          <w:fldChar w:fldCharType="begin" w:fldLock="1"/>
        </w:r>
        <w:r w:rsidR="006D7A4B" w:rsidRPr="00854A06" w:rsidDel="00CC16AE">
          <w:rPr>
            <w:rFonts w:ascii="Times New Roman" w:hAnsi="Times New Roman" w:cs="Times New Roman"/>
            <w:sz w:val="24"/>
            <w:szCs w:val="24"/>
            <w:lang w:val="en-US"/>
          </w:rPr>
          <w:delInstrText>ADDIN CSL_CITATION {"citationItems":[{"id":"ITEM-1","itemData":{"DOI":"10.1111/evo.12089","ISSN":"00143820","abstract":"We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E.","non-dropping-particle":"","parse-names":false,"suffix":""}],"container-title":"Evolution","id":"ITEM-1","issue":"6","issued":{"date-parts":[["2013"]]},"page":"1741-1755","title":"What can multiple phylogenies say about the latitudinal diversity gradient? A new look at the tropical conservatism, out of the tropics, and diversification rate hypotheses","type":"article-journal","volume":"67"},"uris":["http://www.mendeley.com/documents/?uuid=99e33224-d528-4ead-af7a-2e8b179286a4","http://www.mendeley.com/documents/?uuid=36fc42ba-e9d5-433f-a091-2a173261b599"]},{"id":"ITEM-2","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W.","non-dropping-particle":"","parse-names":false,"suffix":""}],"container-title":"Science","id":"ITEM-2","issued":{"date-parts":[["2006"]]},"title":"Out of the tropics: Evolutionary dynamics of the latitudinal diversity gradient","type":"article-journal"},"uris":["http://www.mendeley.com/documents/?uuid=140d5692-be2a-451d-a668-c484eee3321e","http://www.mendeley.com/documents/?uuid=12602bbc-13dd-3dca-aa00-c090f5ae4638","http://www.mendeley.com/documents/?uuid=15595a89-7f79-4e29-a895-d8e599ae1b72"]},{"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f5b003d6-7734-4ce5-b4f2-5af0ca0fea77","http://www.mendeley.com/documents/?uuid=9a2fc4de-059b-3a53-85ec-8a07ca44ecfb","http://www.mendeley.com/documents/?uuid=1aba9989-5e88-4905-9f7c-21be6673975a"]}],"mendeley":{"formattedCitation":"(Wiens and Graham 2005, Jablonski et al. 2006, Jansson et al. 2013)","plainTextFormattedCitation":"(Wiens and Graham 2005, Jablonski et al. 2006, Jansson et al. 2013)","previouslyFormattedCitation":"(Wiens and Graham 2005, Jablonski et al. 2006, Jansson et al. 2013)"},"properties":{"noteIndex":0},"schema":"https://github.com/citation-style-language/schema/raw/master/csl-citation.json"}</w:delInstrText>
        </w:r>
        <w:r w:rsidR="00B86404" w:rsidRPr="00B86404" w:rsidDel="00CC16AE">
          <w:rPr>
            <w:rFonts w:ascii="Times New Roman" w:hAnsi="Times New Roman" w:cs="Times New Roman"/>
            <w:sz w:val="24"/>
            <w:szCs w:val="24"/>
            <w:lang w:val="en-US"/>
          </w:rPr>
          <w:fldChar w:fldCharType="separate"/>
        </w:r>
        <w:r w:rsidR="001D4832" w:rsidRPr="00CC16AE" w:rsidDel="00CC16AE">
          <w:rPr>
            <w:rFonts w:ascii="Times New Roman" w:hAnsi="Times New Roman" w:cs="Times New Roman"/>
            <w:noProof/>
            <w:sz w:val="24"/>
            <w:szCs w:val="24"/>
            <w:lang w:val="en-US"/>
          </w:rPr>
          <w:delText>(Wiens and Graham 2005, Jablonski et al. 2006, Jansson et al. 2013)</w:delText>
        </w:r>
        <w:r w:rsidR="00B86404" w:rsidRPr="00B86404" w:rsidDel="00CC16AE">
          <w:rPr>
            <w:rFonts w:ascii="Times New Roman" w:hAnsi="Times New Roman" w:cs="Times New Roman"/>
            <w:sz w:val="24"/>
            <w:szCs w:val="24"/>
            <w:lang w:val="en-US"/>
          </w:rPr>
          <w:fldChar w:fldCharType="end"/>
        </w:r>
        <w:r w:rsidR="00B86404" w:rsidRPr="00B86404" w:rsidDel="00CC16AE">
          <w:rPr>
            <w:rFonts w:ascii="Times New Roman" w:hAnsi="Times New Roman" w:cs="Times New Roman"/>
            <w:sz w:val="24"/>
            <w:szCs w:val="24"/>
            <w:lang w:val="en-US"/>
          </w:rPr>
          <w:delText>. However, the TNC predicts a few dispersal events, while the OTT, in contrast, a continuous dispersal of lineages into temperate biomes</w:delText>
        </w:r>
      </w:del>
      <w:del w:id="713" w:author="Gabriel Nakamura" w:date="2020-06-15T18:51:00Z">
        <w:r w:rsidR="00B86404" w:rsidRPr="00B86404" w:rsidDel="00313107">
          <w:rPr>
            <w:rFonts w:ascii="Times New Roman" w:hAnsi="Times New Roman" w:cs="Times New Roman"/>
            <w:sz w:val="24"/>
            <w:szCs w:val="24"/>
            <w:lang w:val="en-US"/>
          </w:rPr>
          <w:delText xml:space="preserve">. In other words, the </w:delText>
        </w:r>
      </w:del>
      <w:del w:id="714" w:author="Gabriel Nakamura" w:date="2020-06-15T19:30:00Z">
        <w:r w:rsidR="00B86404" w:rsidRPr="00B86404" w:rsidDel="00CC16AE">
          <w:rPr>
            <w:rFonts w:ascii="Times New Roman" w:hAnsi="Times New Roman" w:cs="Times New Roman"/>
            <w:sz w:val="24"/>
            <w:szCs w:val="24"/>
            <w:lang w:val="en-US"/>
          </w:rPr>
          <w:delText xml:space="preserve">temperate assemblages will be clustered </w:delText>
        </w:r>
      </w:del>
      <w:del w:id="715" w:author="Gabriel Nakamura" w:date="2020-06-15T18:51:00Z">
        <w:r w:rsidR="00B86404" w:rsidRPr="00B86404" w:rsidDel="00893066">
          <w:rPr>
            <w:rFonts w:ascii="Times New Roman" w:hAnsi="Times New Roman" w:cs="Times New Roman"/>
            <w:sz w:val="24"/>
            <w:szCs w:val="24"/>
            <w:lang w:val="en-US"/>
          </w:rPr>
          <w:delText xml:space="preserve">for </w:delText>
        </w:r>
      </w:del>
      <w:del w:id="716" w:author="Gabriel Nakamura" w:date="2020-06-15T19:30:00Z">
        <w:r w:rsidR="00B86404" w:rsidRPr="00B86404" w:rsidDel="00CC16AE">
          <w:rPr>
            <w:rFonts w:ascii="Times New Roman" w:hAnsi="Times New Roman" w:cs="Times New Roman"/>
            <w:sz w:val="24"/>
            <w:szCs w:val="24"/>
            <w:lang w:val="en-US"/>
          </w:rPr>
          <w:delText xml:space="preserve">TNC and overdispersed for OTT </w:delText>
        </w:r>
        <w:r w:rsidR="00B86404" w:rsidRPr="00B86404" w:rsidDel="00CC16AE">
          <w:rPr>
            <w:rFonts w:ascii="Times New Roman" w:hAnsi="Times New Roman" w:cs="Times New Roman"/>
            <w:sz w:val="24"/>
            <w:szCs w:val="24"/>
            <w:lang w:val="en-US"/>
          </w:rPr>
          <w:fldChar w:fldCharType="begin" w:fldLock="1"/>
        </w:r>
        <w:r w:rsidR="006D7A4B" w:rsidDel="00CC16AE">
          <w:rPr>
            <w:rFonts w:ascii="Times New Roman" w:hAnsi="Times New Roman" w:cs="Times New Roman"/>
            <w:sz w:val="24"/>
            <w:szCs w:val="24"/>
            <w:lang w:val="en-US"/>
          </w:rPr>
          <w:del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hypothesis","type":"article-journal"},"uris":["http://www.mendeley.com/documents/?uuid=e2f58a67-33b5-49ec-91dc-71214dee62ac","http://www.mendeley.com/documents/?uuid=7d1cd333-cd5a-3772-9e2b-07dad4618737"]}],"mendeley":{"formattedCitation":"(Duchêne and Cardillo 2015)","plainTextFormattedCitation":"(Duchêne and Cardillo 2015)","previouslyFormattedCitation":"(Duchêne and Cardillo 2015)"},"properties":{"noteIndex":0},"schema":"https://github.com/citation-style-language/schema/raw/master/csl-citation.json"}</w:delInstrText>
        </w:r>
        <w:r w:rsidR="00B86404" w:rsidRPr="00B86404" w:rsidDel="00CC16AE">
          <w:rPr>
            <w:rFonts w:ascii="Times New Roman" w:hAnsi="Times New Roman" w:cs="Times New Roman"/>
            <w:sz w:val="24"/>
            <w:szCs w:val="24"/>
            <w:lang w:val="en-US"/>
          </w:rPr>
          <w:fldChar w:fldCharType="separate"/>
        </w:r>
        <w:r w:rsidR="001D4832" w:rsidRPr="001D4832" w:rsidDel="00CC16AE">
          <w:rPr>
            <w:rFonts w:ascii="Times New Roman" w:hAnsi="Times New Roman" w:cs="Times New Roman"/>
            <w:noProof/>
            <w:sz w:val="24"/>
            <w:szCs w:val="24"/>
            <w:lang w:val="en-US"/>
          </w:rPr>
          <w:delText>(Duchêne and Cardillo 2015)</w:delText>
        </w:r>
        <w:r w:rsidR="00B86404" w:rsidRPr="00B86404" w:rsidDel="00CC16AE">
          <w:rPr>
            <w:rFonts w:ascii="Times New Roman" w:hAnsi="Times New Roman" w:cs="Times New Roman"/>
            <w:sz w:val="24"/>
            <w:szCs w:val="24"/>
            <w:lang w:val="en-US"/>
          </w:rPr>
          <w:fldChar w:fldCharType="end"/>
        </w:r>
        <w:r w:rsidR="00A04A62" w:rsidDel="00CC16AE">
          <w:rPr>
            <w:rFonts w:ascii="Times New Roman" w:hAnsi="Times New Roman" w:cs="Times New Roman"/>
            <w:sz w:val="24"/>
            <w:szCs w:val="24"/>
            <w:lang w:val="en-US"/>
          </w:rPr>
          <w:delText xml:space="preserve">. </w:delText>
        </w:r>
      </w:del>
      <w:del w:id="717" w:author="Gabriel Nakamura" w:date="2020-06-12T19:35:00Z">
        <w:r w:rsidR="00A04A62" w:rsidDel="00141BCE">
          <w:rPr>
            <w:rFonts w:ascii="Times New Roman" w:hAnsi="Times New Roman" w:cs="Times New Roman"/>
            <w:sz w:val="24"/>
            <w:szCs w:val="24"/>
            <w:lang w:val="en-US"/>
          </w:rPr>
          <w:delText xml:space="preserve"> </w:delText>
        </w:r>
      </w:del>
      <w:del w:id="718" w:author="Gabriel Nakamura" w:date="2020-06-15T19:43:00Z">
        <w:r w:rsidR="00B86404" w:rsidRPr="00B86404" w:rsidDel="00854A06">
          <w:rPr>
            <w:rFonts w:ascii="Times New Roman" w:hAnsi="Times New Roman" w:cs="Times New Roman"/>
            <w:sz w:val="24"/>
            <w:szCs w:val="24"/>
            <w:lang w:val="en-US"/>
          </w:rPr>
          <w:delText>We were able to show that in temperate biomes there are clustered assemblages consistent with the expectations of TNC. Beside of that, further support is provided by the age of the assemblage, since the assemblages have a recent age in temperate biomes. However, for TNC the dispersal event is expected to have occurred during the Eocene-Oligocene Climate transition (around 34 Ma)</w:delText>
        </w:r>
      </w:del>
      <w:del w:id="719" w:author="Gabriel Nakamura" w:date="2020-06-15T19:38:00Z">
        <w:r w:rsidR="00B86404" w:rsidRPr="00B86404" w:rsidDel="009F667C">
          <w:rPr>
            <w:rFonts w:ascii="Times New Roman" w:hAnsi="Times New Roman" w:cs="Times New Roman"/>
            <w:sz w:val="24"/>
            <w:szCs w:val="24"/>
            <w:lang w:val="en-US"/>
          </w:rPr>
          <w:delText xml:space="preserve"> </w:delText>
        </w:r>
        <w:r w:rsidR="00B86404" w:rsidRPr="00B86404" w:rsidDel="009F667C">
          <w:rPr>
            <w:rFonts w:ascii="Times New Roman" w:hAnsi="Times New Roman" w:cs="Times New Roman"/>
            <w:sz w:val="24"/>
            <w:szCs w:val="24"/>
            <w:lang w:val="en-US"/>
          </w:rPr>
          <w:fldChar w:fldCharType="begin" w:fldLock="1"/>
        </w:r>
        <w:r w:rsidR="006D7A4B" w:rsidRPr="009F667C" w:rsidDel="009F667C">
          <w:rPr>
            <w:rFonts w:ascii="Times New Roman" w:hAnsi="Times New Roman" w:cs="Times New Roman"/>
            <w:sz w:val="24"/>
            <w:szCs w:val="24"/>
            <w:lang w:val="en-US"/>
          </w:rPr>
          <w:del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hypothesis","type":"article-journal"},"uris":["http://www.mendeley.com/documents/?uuid=e2f58a67-33b5-49ec-91dc-71214dee62ac","http://www.mendeley.com/documents/?uuid=7d1cd333-cd5a-3772-9e2b-07dad4618737"]}],"mendeley":{"formattedCitation":"(Duchêne and Cardillo 2015)","plainTextFormattedCitation":"(Duchêne and Cardillo 2015)","previouslyFormattedCitation":"(Duchêne and Cardillo 2015)"},"properties":{"noteIndex":0},"schema":"https://github.com/citation-style-language/schema/raw/master/csl-citation.json"}</w:delInstrText>
        </w:r>
        <w:r w:rsidR="00B86404" w:rsidRPr="00B86404" w:rsidDel="009F667C">
          <w:rPr>
            <w:rFonts w:ascii="Times New Roman" w:hAnsi="Times New Roman" w:cs="Times New Roman"/>
            <w:sz w:val="24"/>
            <w:szCs w:val="24"/>
            <w:lang w:val="en-US"/>
          </w:rPr>
          <w:fldChar w:fldCharType="separate"/>
        </w:r>
        <w:r w:rsidR="001D4832" w:rsidRPr="009F667C" w:rsidDel="009F667C">
          <w:rPr>
            <w:rFonts w:ascii="Times New Roman" w:hAnsi="Times New Roman" w:cs="Times New Roman"/>
            <w:noProof/>
            <w:sz w:val="24"/>
            <w:szCs w:val="24"/>
            <w:lang w:val="en-US"/>
          </w:rPr>
          <w:delText>(Duchêne and Cardillo 2015)</w:delText>
        </w:r>
        <w:r w:rsidR="00B86404" w:rsidRPr="00B86404" w:rsidDel="009F667C">
          <w:rPr>
            <w:rFonts w:ascii="Times New Roman" w:hAnsi="Times New Roman" w:cs="Times New Roman"/>
            <w:sz w:val="24"/>
            <w:szCs w:val="24"/>
            <w:lang w:val="en-US"/>
          </w:rPr>
          <w:fldChar w:fldCharType="end"/>
        </w:r>
      </w:del>
      <w:del w:id="720" w:author="Gabriel Nakamura" w:date="2020-06-15T19:43:00Z">
        <w:r w:rsidR="00B86404" w:rsidRPr="00B86404" w:rsidDel="00854A06">
          <w:rPr>
            <w:rFonts w:ascii="Times New Roman" w:hAnsi="Times New Roman" w:cs="Times New Roman"/>
            <w:sz w:val="24"/>
            <w:szCs w:val="24"/>
            <w:lang w:val="en-US"/>
          </w:rPr>
          <w:delText xml:space="preserve">, while the values found for the age of assemblages in temperate biomes are lower than that. Nevertheless, our values are consistent with the evidence of fossil record of avian </w:delText>
        </w:r>
      </w:del>
      <w:del w:id="721" w:author="Gabriel Nakamura" w:date="2020-06-15T19:42:00Z">
        <w:r w:rsidR="00B86404" w:rsidRPr="00B86404" w:rsidDel="00854A06">
          <w:rPr>
            <w:rFonts w:ascii="Times New Roman" w:hAnsi="Times New Roman" w:cs="Times New Roman"/>
            <w:sz w:val="24"/>
            <w:szCs w:val="24"/>
            <w:lang w:val="en-US"/>
          </w:rPr>
          <w:fldChar w:fldCharType="begin" w:fldLock="1"/>
        </w:r>
        <w:r w:rsidR="006D7A4B" w:rsidRPr="00854A06" w:rsidDel="00854A06">
          <w:rPr>
            <w:rFonts w:ascii="Times New Roman" w:hAnsi="Times New Roman" w:cs="Times New Roman"/>
            <w:sz w:val="24"/>
            <w:szCs w:val="24"/>
            <w:lang w:val="en-US"/>
          </w:rPr>
          <w:delInstrText>ADDIN CSL_CITATION {"citationItems":[{"id":"ITEM-1","itemData":{"DOI":"10.2307/4090483","ISSN":"00048038","abstract":"Songbirds (Passeriformes) occur in the fossil record of the Northern Hemisphere around the early Oligocene. It has recently been suggested that the major passeriform lineages diverged in Gondwana in the mid- to late Cretaceous and that the oscines, which include all extant European songbirds, originated on the Australian continental plate. Suboscines are assumed to have originated in western Gondwana. Although there is an abundant fossil record of songbirds in Europe, few attempts have been made to set those remains in a phylogenetic context. Our examination of fossil songbirds from three middle Miocene localities in Germany and France shows that many lack the derived morphology of the hypotarsus that characterizes extant Eupasseres (a taxon that comprises oscines and suboscines). We assume that these fossil taxa are outside the crown-group of Eupasseres, which indicates the presence of an ancient songbird avifauna in the Miocene of Europe, in addition to the few fossil Eupasseres already described in the literature.","author":[{"dropping-particle":"","family":"Manegold","given":"Albrecht","non-dropping-particle":"","parse-names":false,"suffix":""},{"dropping-particle":"","family":"Mayr","given":"Gerald","non-dropping-particle":"","parse-names":false,"suffix":""},{"dropping-particle":"","family":"Mourer-Chauviré","given":"Cécile","non-dropping-particle":"","parse-names":false,"suffix":""}],"container-title":"The Auk","id":"ITEM-1","issue":"4","issued":{"date-parts":[["2014"]]},"page":"1155-1160","title":"Miocene Songbirds and the Composition of the European Passeriform Avifauna","type":"article-journal","volume":"121"},"uris":["http://www.mendeley.com/documents/?uuid=2cbd5bb0-f433-4eee-8f2a-24a71fbf29a4","http://www.mendeley.com/documents/?uuid=7f07d2b0-ccf7-49e1-b871-607832e848e2"]},{"id":"ITEM-2","itemData":{"DOI":"10.1126/science.1096856","ISSN":"00368075","abstract":"I report on tiny skeletons of stem-group hummingbirds from the early Oligocene of Germany that are of essentially modern appearance and exhibit morphological specializations toward nectarivory and hovering flight. These are the oldest fossils of modern-type hummingbirds, which had not previously been reported from the Old World. The findings demonstrate that early hummingbird evolution was not restricted to the New World. They further suggest that bird-flower coevolution dates back to the early Oligocene and open another view on the origin of ornithophily in Old World plants.","author":[{"dropping-particle":"","family":"Mayr","given":"Gerald","non-dropping-particle":"","parse-names":false,"suffix":""}],"container-title":"Science","id":"ITEM-2","issue":"5672","issued":{"date-parts":[["2004"]]},"page":"861-864","title":"Old World Fossil Record of Modern-Type Hummingbirds","type":"article-journal","volume":"304"},"uris":["http://www.mendeley.com/documents/?uuid=00e08934-646f-45b8-9b38-eba242448955","http://www.mendeley.com/documents/?uuid=68980452-303c-46ce-acd7-a3dee603d8cc"]}],"mendeley":{"formattedCitation":"(Mayr 2004, Manegold et al. 2014)","plainTextFormattedCitation":"(Mayr 2004, Manegold et al. 2014)","previouslyFormattedCitation":"(Mayr 2004, Manegold et al. 2014)"},"properties":{"noteIndex":0},"schema":"https://github.com/citation-style-language/schema/raw/master/csl-citation.json"}</w:delInstrText>
        </w:r>
        <w:r w:rsidR="00B86404" w:rsidRPr="00B86404" w:rsidDel="00854A06">
          <w:rPr>
            <w:rFonts w:ascii="Times New Roman" w:hAnsi="Times New Roman" w:cs="Times New Roman"/>
            <w:sz w:val="24"/>
            <w:szCs w:val="24"/>
            <w:lang w:val="en-US"/>
          </w:rPr>
          <w:fldChar w:fldCharType="separate"/>
        </w:r>
        <w:r w:rsidR="001D4832" w:rsidRPr="00854A06" w:rsidDel="00854A06">
          <w:rPr>
            <w:rFonts w:ascii="Times New Roman" w:hAnsi="Times New Roman" w:cs="Times New Roman"/>
            <w:noProof/>
            <w:sz w:val="24"/>
            <w:szCs w:val="24"/>
            <w:lang w:val="en-US"/>
          </w:rPr>
          <w:delText>(Mayr 2004, Manegold et al. 2014)</w:delText>
        </w:r>
        <w:r w:rsidR="00B86404" w:rsidRPr="00B86404" w:rsidDel="00854A06">
          <w:rPr>
            <w:rFonts w:ascii="Times New Roman" w:hAnsi="Times New Roman" w:cs="Times New Roman"/>
            <w:sz w:val="24"/>
            <w:szCs w:val="24"/>
            <w:lang w:val="en-US"/>
          </w:rPr>
          <w:fldChar w:fldCharType="end"/>
        </w:r>
      </w:del>
      <w:del w:id="722" w:author="Gabriel Nakamura" w:date="2020-06-15T19:43:00Z">
        <w:r w:rsidR="00B86404" w:rsidRPr="00B86404" w:rsidDel="00854A06">
          <w:rPr>
            <w:rFonts w:ascii="Times New Roman" w:hAnsi="Times New Roman" w:cs="Times New Roman"/>
            <w:sz w:val="24"/>
            <w:szCs w:val="24"/>
            <w:lang w:val="en-US"/>
          </w:rPr>
          <w:delText xml:space="preserve"> and woody angiosperms </w:delText>
        </w:r>
        <w:r w:rsidR="00B86404" w:rsidRPr="00B86404" w:rsidDel="00854A06">
          <w:rPr>
            <w:rFonts w:ascii="Times New Roman" w:hAnsi="Times New Roman" w:cs="Times New Roman"/>
            <w:sz w:val="24"/>
            <w:szCs w:val="24"/>
            <w:lang w:val="en-US"/>
          </w:rPr>
          <w:fldChar w:fldCharType="begin" w:fldLock="1"/>
        </w:r>
        <w:r w:rsidR="006D7A4B" w:rsidRPr="00854A06" w:rsidDel="00854A06">
          <w:rPr>
            <w:rFonts w:ascii="Times New Roman" w:hAnsi="Times New Roman" w:cs="Times New Roman"/>
            <w:sz w:val="24"/>
            <w:szCs w:val="24"/>
            <w:lang w:val="en-US"/>
          </w:rPr>
          <w:delInstrText>ADDIN CSL_CITATION {"citationItems":[{"id":"ITEM-1","itemData":{"DOI":"10.1073/pnas.1308932111","ISBN":"1308932111","ISSN":"0027-8424","abstract":"Plant diversity, like that of most other taxonomic groups, peaks in the tropics, where climatic conditions are warm and wet, and it declines toward the temperate and polar zones as conditions become colder and drier, with more seasonally variable temperatures. Climate and evolutionary history are often considered competing explanations for the latitudinal gradient, but they are linked by the evolutionarily conserved environmental adaptations of species and the history of Earth's climate system. The tropical conservatism hypothesis (TCH) invokes niche conservatism, climatic limitations on establishment and survival, and paleoclimatic history to explain the latitudinal diversity gradient. Here, we use latitudinal distributions for over 12,500 woody angiosperm species, a fossil-calibrated supertree, and null modeling to test predictions of the TCH. Regional assemblages in the northern and southern temperate zones are less phylogenetically diverse than expected based on their species richness, because temperate taxa are clustered into relatively few clades. Moreover, lineages with temperate affinities are generally younger and nested within older, more tropical lineages. As predicted by the TCH, the vast majority of temperate lineages have arisen since global cooling began at the Eocene-Oligocene boundary (34 Mya). By linking physiological tolerances of species to evolutionary and biogeographic processes, phylogenetic niche conservatism may provide a theoretical framework for a generalized explanation for Earth's predominant pattern of biodiversity.","author":[{"dropping-particle":"","family":"Kerkhoff","given":"A. J.","non-dropping-particle":"","parse-names":false,"suffix":""},{"dropping-particle":"","family":"Moriarty","given":"P. E.","non-dropping-particle":"","parse-names":false,"suffix":""},{"dropping-particle":"","family":"Weiser","given":"M. D.","non-dropping-particle":"","parse-names":false,"suffix":""}],"container-title":"PNAS","id":"ITEM-1","issue":"22","issued":{"date-parts":[["2014"]]},"page":"8125-8130","title":"The latitudinal species richness gradient in New World woody angiosperms is consistent with the tropical conservatism hypothesis","type":"article-journal","volume":"111"},"uris":["http://www.mendeley.com/documents/?uuid=781e6aba-eaab-40af-95bd-ea01b4e682ed","http://www.mendeley.com/documents/?uuid=2de94378-a6ed-4161-981d-8f688a854698"]}],"mendeley":{"formattedCitation":"(Kerkhoff et al. 2014)","plainTextFormattedCitation":"(Kerkhoff et al. 2014)","previouslyFormattedCitation":"(Kerkhoff et al. 2014)"},"properties":{"noteIndex":0},"schema":"https://github.com/citation-style-language/schema/raw/master/csl-citation.json"}</w:delInstrText>
        </w:r>
        <w:r w:rsidR="00B86404" w:rsidRPr="00B86404" w:rsidDel="00854A06">
          <w:rPr>
            <w:rFonts w:ascii="Times New Roman" w:hAnsi="Times New Roman" w:cs="Times New Roman"/>
            <w:sz w:val="24"/>
            <w:szCs w:val="24"/>
            <w:lang w:val="en-US"/>
          </w:rPr>
          <w:fldChar w:fldCharType="separate"/>
        </w:r>
        <w:r w:rsidR="00B86404" w:rsidRPr="00854A06" w:rsidDel="00854A06">
          <w:rPr>
            <w:rFonts w:ascii="Times New Roman" w:hAnsi="Times New Roman" w:cs="Times New Roman"/>
            <w:noProof/>
            <w:sz w:val="24"/>
            <w:szCs w:val="24"/>
            <w:lang w:val="en-US"/>
          </w:rPr>
          <w:delText>(Kerkhoff et al. 2014)</w:delText>
        </w:r>
        <w:r w:rsidR="00B86404" w:rsidRPr="00B86404" w:rsidDel="00854A06">
          <w:rPr>
            <w:rFonts w:ascii="Times New Roman" w:hAnsi="Times New Roman" w:cs="Times New Roman"/>
            <w:sz w:val="24"/>
            <w:szCs w:val="24"/>
            <w:lang w:val="en-US"/>
          </w:rPr>
          <w:fldChar w:fldCharType="end"/>
        </w:r>
        <w:r w:rsidR="00B86404" w:rsidRPr="00B86404" w:rsidDel="00854A06">
          <w:rPr>
            <w:rFonts w:ascii="Times New Roman" w:hAnsi="Times New Roman" w:cs="Times New Roman"/>
            <w:sz w:val="24"/>
            <w:szCs w:val="24"/>
            <w:lang w:val="en-US"/>
          </w:rPr>
          <w:delText xml:space="preserve">, which found that most of temperate lineages should have arisen after the Eocene-Oligocene Climate Transition, when the Earth began to cool and tropical environments shrank in a relative comparison to temperate and boreal zones. </w:delText>
        </w:r>
      </w:del>
      <w:r w:rsidR="00B86404" w:rsidRPr="00B86404">
        <w:rPr>
          <w:rFonts w:ascii="Times New Roman" w:hAnsi="Times New Roman" w:cs="Times New Roman"/>
          <w:sz w:val="24"/>
          <w:szCs w:val="24"/>
          <w:lang w:val="en-US"/>
        </w:rPr>
        <w:t xml:space="preserve">As consequence, a few and recent lineages were found in temperate biomes, </w:t>
      </w:r>
      <w:del w:id="723" w:author="Gabriel Nakamura" w:date="2020-06-16T22:55:00Z">
        <w:r w:rsidR="00B86404" w:rsidRPr="00B86404" w:rsidDel="00420EC1">
          <w:rPr>
            <w:rFonts w:ascii="Times New Roman" w:hAnsi="Times New Roman" w:cs="Times New Roman"/>
            <w:sz w:val="24"/>
            <w:szCs w:val="24"/>
            <w:lang w:val="en-US"/>
          </w:rPr>
          <w:delText xml:space="preserve">broadly </w:delText>
        </w:r>
      </w:del>
      <w:r w:rsidR="00B86404" w:rsidRPr="00B86404">
        <w:rPr>
          <w:rFonts w:ascii="Times New Roman" w:hAnsi="Times New Roman" w:cs="Times New Roman"/>
          <w:sz w:val="24"/>
          <w:szCs w:val="24"/>
          <w:lang w:val="en-US"/>
        </w:rPr>
        <w:t>supporting the expectations of the TNC and less consistent with the expectations of OTT.</w:t>
      </w:r>
      <w:del w:id="724" w:author="Gabriel Nakamura" w:date="2020-06-16T22:55:00Z">
        <w:r w:rsidR="00B86404" w:rsidRPr="00B86404" w:rsidDel="00420EC1">
          <w:rPr>
            <w:rFonts w:ascii="Times New Roman" w:hAnsi="Times New Roman" w:cs="Times New Roman"/>
            <w:sz w:val="24"/>
            <w:szCs w:val="24"/>
            <w:lang w:val="en-US"/>
          </w:rPr>
          <w:delText xml:space="preserve"> Also, using the age of the assemblage, we are able to </w:delText>
        </w:r>
      </w:del>
      <w:del w:id="725" w:author="Gabriel Nakamura" w:date="2020-06-15T19:46:00Z">
        <w:r w:rsidR="00B86404" w:rsidRPr="00B86404" w:rsidDel="0019609D">
          <w:rPr>
            <w:rFonts w:ascii="Times New Roman" w:hAnsi="Times New Roman" w:cs="Times New Roman"/>
            <w:sz w:val="24"/>
            <w:szCs w:val="24"/>
            <w:lang w:val="en-US"/>
          </w:rPr>
          <w:delText xml:space="preserve">show </w:delText>
        </w:r>
      </w:del>
      <w:del w:id="726" w:author="Gabriel Nakamura" w:date="2020-06-16T22:55:00Z">
        <w:r w:rsidR="00B86404" w:rsidRPr="00B86404" w:rsidDel="00420EC1">
          <w:rPr>
            <w:rFonts w:ascii="Times New Roman" w:hAnsi="Times New Roman" w:cs="Times New Roman"/>
            <w:sz w:val="24"/>
            <w:szCs w:val="24"/>
            <w:lang w:val="en-US"/>
          </w:rPr>
          <w:delText xml:space="preserve">that </w:delText>
        </w:r>
      </w:del>
      <w:del w:id="727" w:author="Gabriel Nakamura" w:date="2020-06-15T19:45:00Z">
        <w:r w:rsidR="00B86404" w:rsidRPr="00B86404" w:rsidDel="00C5111E">
          <w:rPr>
            <w:rFonts w:ascii="Times New Roman" w:hAnsi="Times New Roman" w:cs="Times New Roman"/>
            <w:sz w:val="24"/>
            <w:szCs w:val="24"/>
            <w:lang w:val="en-US"/>
          </w:rPr>
          <w:delText xml:space="preserve">the richness found in temperate assemblages have originated recently and </w:delText>
        </w:r>
      </w:del>
      <w:del w:id="728" w:author="Gabriel Nakamura" w:date="2020-06-16T22:55:00Z">
        <w:r w:rsidR="00B86404" w:rsidRPr="00B86404" w:rsidDel="00420EC1">
          <w:rPr>
            <w:rFonts w:ascii="Times New Roman" w:hAnsi="Times New Roman" w:cs="Times New Roman"/>
            <w:sz w:val="24"/>
            <w:szCs w:val="24"/>
            <w:lang w:val="en-US"/>
          </w:rPr>
          <w:delText xml:space="preserve">the phylogenetic </w:delText>
        </w:r>
      </w:del>
      <w:commentRangeStart w:id="729"/>
      <w:del w:id="730" w:author="Gabriel Nakamura" w:date="2020-06-15T19:45:00Z">
        <w:r w:rsidR="00B86404" w:rsidRPr="00B86404" w:rsidDel="00C5111E">
          <w:rPr>
            <w:rFonts w:ascii="Times New Roman" w:hAnsi="Times New Roman" w:cs="Times New Roman"/>
            <w:sz w:val="24"/>
            <w:szCs w:val="24"/>
            <w:lang w:val="en-US"/>
          </w:rPr>
          <w:delText xml:space="preserve">structure indicates </w:delText>
        </w:r>
      </w:del>
      <w:del w:id="731" w:author="Gabriel Nakamura" w:date="2020-06-15T19:47:00Z">
        <w:r w:rsidR="00B86404" w:rsidRPr="00B86404" w:rsidDel="0098383D">
          <w:rPr>
            <w:rFonts w:ascii="Times New Roman" w:hAnsi="Times New Roman" w:cs="Times New Roman"/>
            <w:sz w:val="24"/>
            <w:szCs w:val="24"/>
            <w:lang w:val="en-US"/>
          </w:rPr>
          <w:delText xml:space="preserve">that </w:delText>
        </w:r>
        <w:r w:rsidR="00B86404" w:rsidRPr="00B86404" w:rsidDel="0098383D">
          <w:rPr>
            <w:rFonts w:ascii="Times New Roman" w:hAnsi="Times New Roman" w:cs="Times New Roman"/>
            <w:i/>
            <w:sz w:val="24"/>
            <w:szCs w:val="24"/>
            <w:lang w:val="en-US"/>
          </w:rPr>
          <w:delText>in situ</w:delText>
        </w:r>
        <w:r w:rsidR="00B86404" w:rsidRPr="00B86404" w:rsidDel="0098383D">
          <w:rPr>
            <w:rFonts w:ascii="Times New Roman" w:hAnsi="Times New Roman" w:cs="Times New Roman"/>
            <w:sz w:val="24"/>
            <w:szCs w:val="24"/>
            <w:lang w:val="en-US"/>
          </w:rPr>
          <w:delText xml:space="preserve"> speciation are predominant in temperate assemblages. More specifically, age indicates that this </w:delText>
        </w:r>
        <w:r w:rsidR="00B86404" w:rsidRPr="00B86404" w:rsidDel="0098383D">
          <w:rPr>
            <w:rFonts w:ascii="Times New Roman" w:hAnsi="Times New Roman" w:cs="Times New Roman"/>
            <w:i/>
            <w:sz w:val="24"/>
            <w:szCs w:val="24"/>
            <w:lang w:val="en-US"/>
          </w:rPr>
          <w:delText>in situ</w:delText>
        </w:r>
        <w:r w:rsidR="00B86404" w:rsidRPr="00B86404" w:rsidDel="0098383D">
          <w:rPr>
            <w:rFonts w:ascii="Times New Roman" w:hAnsi="Times New Roman" w:cs="Times New Roman"/>
            <w:sz w:val="24"/>
            <w:szCs w:val="24"/>
            <w:lang w:val="en-US"/>
          </w:rPr>
          <w:delText xml:space="preserve"> speciation was promoted recently.</w:delText>
        </w:r>
      </w:del>
      <w:del w:id="732" w:author="Gabriel Nakamura" w:date="2020-06-16T22:55:00Z">
        <w:r w:rsidR="00B86404" w:rsidRPr="00B86404" w:rsidDel="00420EC1">
          <w:rPr>
            <w:rFonts w:ascii="Times New Roman" w:hAnsi="Times New Roman" w:cs="Times New Roman"/>
            <w:sz w:val="24"/>
            <w:szCs w:val="24"/>
            <w:lang w:val="en-US"/>
          </w:rPr>
          <w:delText xml:space="preserve"> </w:delText>
        </w:r>
        <w:commentRangeEnd w:id="729"/>
        <w:r w:rsidR="0098383D" w:rsidDel="00420EC1">
          <w:rPr>
            <w:rStyle w:val="Refdecomentrio"/>
          </w:rPr>
          <w:commentReference w:id="729"/>
        </w:r>
      </w:del>
    </w:p>
    <w:p w14:paraId="095AD995" w14:textId="24E6CAD9" w:rsidR="001002D4" w:rsidRDefault="00B86404">
      <w:pPr>
        <w:spacing w:after="0" w:line="480" w:lineRule="auto"/>
        <w:ind w:firstLine="708"/>
        <w:rPr>
          <w:ins w:id="733" w:author="Gabriel Nakamura" w:date="2020-06-16T23:14:00Z"/>
          <w:rFonts w:ascii="Times New Roman" w:hAnsi="Times New Roman" w:cs="Times New Roman"/>
          <w:sz w:val="24"/>
          <w:szCs w:val="24"/>
          <w:lang w:val="en-US"/>
        </w:rPr>
      </w:pPr>
      <w:r w:rsidRPr="00B86404">
        <w:rPr>
          <w:rFonts w:ascii="Times New Roman" w:hAnsi="Times New Roman" w:cs="Times New Roman"/>
          <w:sz w:val="24"/>
          <w:szCs w:val="24"/>
          <w:lang w:val="en-US"/>
        </w:rPr>
        <w:t xml:space="preserve">It is interesting to note that the suborder Suboscines, appears to originate in austral Gondwana and became isolated in South America when the continent was separated from Antarctica (about 40 Ma) </w:t>
      </w:r>
      <w:r w:rsidRPr="00B86404">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birds","type":"article-journal"},"uris":["http://www.mendeley.com/documents/?uuid=9604450f-9b6f-4b9d-9235-6ab906b18ccc","http://www.mendeley.com/documents/?uuid=02728680-7463-39ba-bcb2-b2b3ae796860"]}],"mendeley":{"formattedCitation":"(Kennedy et al. 2014)","plainTextFormattedCitation":"(Kennedy et al. 2014)","previouslyFormattedCitation":"(Kennedy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(Kennedy et al. 2014)</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In the Cenozoic era</w:t>
      </w:r>
      <w:del w:id="734" w:author="Gabriel Nakamura" w:date="2020-06-16T23:09:00Z">
        <w:r w:rsidRPr="00B86404" w:rsidDel="00405832">
          <w:rPr>
            <w:rFonts w:ascii="Times New Roman" w:hAnsi="Times New Roman" w:cs="Times New Roman"/>
            <w:sz w:val="24"/>
            <w:szCs w:val="24"/>
            <w:lang w:val="en-US"/>
          </w:rPr>
          <w:delText>,</w:delText>
        </w:r>
      </w:del>
      <w:r w:rsidRPr="00B86404">
        <w:rPr>
          <w:rFonts w:ascii="Times New Roman" w:hAnsi="Times New Roman" w:cs="Times New Roman"/>
          <w:sz w:val="24"/>
          <w:szCs w:val="24"/>
          <w:lang w:val="en-US"/>
        </w:rPr>
        <w:t xml:space="preserve"> South America</w:t>
      </w:r>
      <w:del w:id="735" w:author="Gabriel Nakamura" w:date="2020-06-16T23:09:00Z">
        <w:r w:rsidRPr="00B86404" w:rsidDel="00405832">
          <w:rPr>
            <w:rFonts w:ascii="Times New Roman" w:hAnsi="Times New Roman" w:cs="Times New Roman"/>
            <w:sz w:val="24"/>
            <w:szCs w:val="24"/>
            <w:lang w:val="en-US"/>
          </w:rPr>
          <w:delText>,</w:delText>
        </w:r>
      </w:del>
      <w:r w:rsidRPr="00B86404">
        <w:rPr>
          <w:rFonts w:ascii="Times New Roman" w:hAnsi="Times New Roman" w:cs="Times New Roman"/>
          <w:sz w:val="24"/>
          <w:szCs w:val="24"/>
          <w:lang w:val="en-US"/>
        </w:rPr>
        <w:t xml:space="preserve"> continued isolated and only joined</w:t>
      </w:r>
      <w:ins w:id="736" w:author="Gabriel Nakamura" w:date="2020-06-16T23:09:00Z">
        <w:r w:rsidR="00405832">
          <w:rPr>
            <w:rFonts w:ascii="Times New Roman" w:hAnsi="Times New Roman" w:cs="Times New Roman"/>
            <w:sz w:val="24"/>
            <w:szCs w:val="24"/>
            <w:lang w:val="en-US"/>
          </w:rPr>
          <w:t xml:space="preserve"> North America</w:t>
        </w:r>
      </w:ins>
      <w:r w:rsidRPr="00B86404">
        <w:rPr>
          <w:rFonts w:ascii="Times New Roman" w:hAnsi="Times New Roman" w:cs="Times New Roman"/>
          <w:sz w:val="24"/>
          <w:szCs w:val="24"/>
          <w:lang w:val="en-US"/>
        </w:rPr>
        <w:t xml:space="preserve"> when the Isthmus of Panama are formed (</w:t>
      </w:r>
      <w:ins w:id="737" w:author="Gabriel Nakamura" w:date="2020-06-16T23:09:00Z">
        <w:r w:rsidR="00405832">
          <w:rPr>
            <w:rFonts w:ascii="Times New Roman" w:hAnsi="Times New Roman" w:cs="Times New Roman"/>
            <w:sz w:val="24"/>
            <w:szCs w:val="24"/>
            <w:lang w:val="en-US"/>
          </w:rPr>
          <w:t>~</w:t>
        </w:r>
      </w:ins>
      <w:r w:rsidRPr="00B86404">
        <w:rPr>
          <w:rFonts w:ascii="Times New Roman" w:hAnsi="Times New Roman" w:cs="Times New Roman"/>
          <w:sz w:val="24"/>
          <w:szCs w:val="24"/>
          <w:lang w:val="en-US"/>
        </w:rPr>
        <w:t>3-4 M</w:t>
      </w:r>
      <w:ins w:id="738" w:author="Gabriel Nakamura" w:date="2020-06-16T23:09:00Z">
        <w:r w:rsidR="00405832">
          <w:rPr>
            <w:rFonts w:ascii="Times New Roman" w:hAnsi="Times New Roman" w:cs="Times New Roman"/>
            <w:sz w:val="24"/>
            <w:szCs w:val="24"/>
            <w:lang w:val="en-US"/>
          </w:rPr>
          <w:t>y</w:t>
        </w:r>
      </w:ins>
      <w:ins w:id="739" w:author="Gabriel Nakamura" w:date="2020-06-16T23:10:00Z">
        <w:r w:rsidR="00405832">
          <w:rPr>
            <w:rFonts w:ascii="Times New Roman" w:hAnsi="Times New Roman" w:cs="Times New Roman"/>
            <w:sz w:val="24"/>
            <w:szCs w:val="24"/>
            <w:lang w:val="en-US"/>
          </w:rPr>
          <w:t>a</w:t>
        </w:r>
      </w:ins>
      <w:del w:id="740" w:author="Gabriel Nakamura" w:date="2020-06-16T23:09:00Z">
        <w:r w:rsidRPr="00B86404" w:rsidDel="00405832">
          <w:rPr>
            <w:rFonts w:ascii="Times New Roman" w:hAnsi="Times New Roman" w:cs="Times New Roman"/>
            <w:sz w:val="24"/>
            <w:szCs w:val="24"/>
            <w:lang w:val="en-US"/>
          </w:rPr>
          <w:delText>a</w:delText>
        </w:r>
      </w:del>
      <w:r w:rsidRPr="00B86404">
        <w:rPr>
          <w:rFonts w:ascii="Times New Roman" w:hAnsi="Times New Roman" w:cs="Times New Roman"/>
          <w:sz w:val="24"/>
          <w:szCs w:val="24"/>
          <w:lang w:val="en-US"/>
        </w:rPr>
        <w:t>)</w:t>
      </w:r>
      <w:ins w:id="741" w:author="Gabriel Nakamura" w:date="2020-06-16T23:10:00Z">
        <w:r w:rsidR="00405832">
          <w:rPr>
            <w:rFonts w:ascii="Times New Roman" w:hAnsi="Times New Roman" w:cs="Times New Roman"/>
            <w:sz w:val="24"/>
            <w:szCs w:val="24"/>
            <w:lang w:val="en-US"/>
          </w:rPr>
          <w:t xml:space="preserve"> in the</w:t>
        </w:r>
      </w:ins>
      <w:del w:id="742" w:author="Gabriel Nakamura" w:date="2020-06-16T23:10:00Z">
        <w:r w:rsidRPr="00B86404" w:rsidDel="00405832">
          <w:rPr>
            <w:rFonts w:ascii="Times New Roman" w:hAnsi="Times New Roman" w:cs="Times New Roman"/>
            <w:sz w:val="24"/>
            <w:szCs w:val="24"/>
            <w:lang w:val="en-US"/>
          </w:rPr>
          <w:delText>,</w:delText>
        </w:r>
      </w:del>
      <w:r w:rsidRPr="00B86404">
        <w:rPr>
          <w:rFonts w:ascii="Times New Roman" w:hAnsi="Times New Roman" w:cs="Times New Roman"/>
          <w:sz w:val="24"/>
          <w:szCs w:val="24"/>
          <w:lang w:val="en-US"/>
        </w:rPr>
        <w:t xml:space="preserve"> event known as “Great American Biotic Interchange- GABI” </w:t>
      </w:r>
      <w:r w:rsidRPr="00B86404">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ADDIN CSL_CITATION {"citationItems":[{"id":"ITEM-1","itemData":{"DOI":"10.1111/j.1600-0587.2009.06335.x","ISSN":"09067590","abstract":"Separated throughout most of the Cenozoic era, North and South America were joined during the mid-Pliocene when the uplift of Panama formed a land bridge between these two continents. The fossil record indicates that this connection allowed an unprecedented degree of inter-continental exchange to occur between unique, previously isolated biotic assemblages, a phenomenon now recognized as the ‘‘Great American Biotic Interchange’’. However, a relatively poor avian fossil record has prevented our understanding the role of the land bridge in shaping New World avian communities. To address the question of avian participation in the GABI, we compiled 64 avian phylogenetic studies and applied a relaxed molecular clock to estimate the timing of trans-isthmus diversification events. Here, we show that a significant pulse of avian interchange occurred in concert with the isthmus uplift. The avian exchange was temporally consistent with the well understood mammalian interchange, despite the presumed greater vagility of birds. Birds inhabiting a variety of habitats and elevational zones responded to the newly available corridor. Within the tropics, exchange was equal in both directions although between extratropical and tropical regions it was not. Avian lineages with Nearctic origins have repeatedly invaded the tropics and radiated throughout South America; whereas, lineages with South American tropical origins remain largely restricted to the confines of the Neotropical region. This previously unrecognized pattern of asymmetric niche conservatism may represent an important and underappreciated contributor to the latitude diversity gradient.","author":[{"dropping-particle":"","family":"Smith","given":"Brian Tilston","non-dropping-particle":"","parse-names":false,"suffix":""},{"dropping-particle":"","family":"Klicka","given":"John","non-dropping-particle":"","parse-names":false,"suffix":""}],"container-title":"Ecography","id":"ITEM-1","issue":"2","issued":{"date-parts":[["2010","5"]]},"page":"333-342","title":"The profound influence of the late Pliocene Panamanian uplift on the exchange, diversification, and distribution of new world birds","type":"article-journal","volume":"33"},"uris":["http://www.mendeley.com/documents/?uuid=20e75252-4f0f-323d-955f-534f3e4d88f7","http://www.mendeley.com/documents/?uuid=90b12f4e-bb06-44c3-b0a9-51d7965be39a"]}],"mendeley":{"formattedCitation":"(Smith and Klicka 2010)","plainTextFormattedCitation":"(Smith and Klicka 2010)","previouslyFormattedCitation":"(Smith and Klicka 2010)"},"properties":{"noteIndex":0},"schema":"https://github.com/citation-style-language/schema/raw/master/csl-citation.json"}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001D4832" w:rsidRPr="001D4832">
        <w:rPr>
          <w:rFonts w:ascii="Times New Roman" w:hAnsi="Times New Roman" w:cs="Times New Roman"/>
          <w:noProof/>
          <w:sz w:val="24"/>
          <w:szCs w:val="24"/>
          <w:lang w:val="en-US"/>
        </w:rPr>
        <w:t>(Smith and Klicka 2010)</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After that</w:t>
      </w:r>
      <w:del w:id="743" w:author="Gabriel Nakamura" w:date="2020-06-16T23:10:00Z">
        <w:r w:rsidRPr="00B86404" w:rsidDel="00C668F1">
          <w:rPr>
            <w:rFonts w:ascii="Times New Roman" w:hAnsi="Times New Roman" w:cs="Times New Roman"/>
            <w:sz w:val="24"/>
            <w:szCs w:val="24"/>
            <w:lang w:val="en-US"/>
          </w:rPr>
          <w:delText>, among the Suboscines</w:delText>
        </w:r>
      </w:del>
      <w:ins w:id="744" w:author="Gabriel Nakamura" w:date="2020-06-16T23:10:00Z">
        <w:r w:rsidR="00C668F1">
          <w:rPr>
            <w:rFonts w:ascii="Times New Roman" w:hAnsi="Times New Roman" w:cs="Times New Roman"/>
            <w:sz w:val="24"/>
            <w:szCs w:val="24"/>
            <w:lang w:val="en-US"/>
          </w:rPr>
          <w:t xml:space="preserve"> </w:t>
        </w:r>
      </w:ins>
      <w:del w:id="745" w:author="Gabriel Nakamura" w:date="2020-06-16T23:10:00Z">
        <w:r w:rsidRPr="00B86404" w:rsidDel="00C668F1">
          <w:rPr>
            <w:rFonts w:ascii="Times New Roman" w:hAnsi="Times New Roman" w:cs="Times New Roman"/>
            <w:sz w:val="24"/>
            <w:szCs w:val="24"/>
            <w:lang w:val="en-US"/>
          </w:rPr>
          <w:delText xml:space="preserve">, </w:delText>
        </w:r>
      </w:del>
      <w:r w:rsidRPr="00B86404">
        <w:rPr>
          <w:rFonts w:ascii="Times New Roman" w:hAnsi="Times New Roman" w:cs="Times New Roman"/>
          <w:sz w:val="24"/>
          <w:szCs w:val="24"/>
          <w:lang w:val="en-US"/>
        </w:rPr>
        <w:t xml:space="preserve">a few lineages of Tyrannidae have colonized North America </w:t>
      </w:r>
      <w:r w:rsidRPr="00B86404">
        <w:rPr>
          <w:rFonts w:ascii="Times New Roman" w:hAnsi="Times New Roman" w:cs="Times New Roman"/>
          <w:sz w:val="24"/>
          <w:szCs w:val="24"/>
          <w:lang w:val="en-US"/>
        </w:rPr>
        <w:fldChar w:fldCharType="begin" w:fldLock="1"/>
      </w:r>
      <w:r w:rsidR="001D4832">
        <w:rPr>
          <w:rFonts w:ascii="Times New Roman" w:hAnsi="Times New Roman" w:cs="Times New Roman"/>
          <w:sz w:val="24"/>
          <w:szCs w:val="24"/>
          <w:lang w:val="en-US"/>
        </w:rPr>
        <w:instrText>ADDIN CSL_CITATION {"citationItems":[{"id":"ITEM-1","itemData":{"DOI":"10.1034/j.1600-048X.2002.330301.x","ISBN":"09088857","ISSN":"09088857","PMID":"181","abstract":"Comments on the historical ecology of the South American passerine fauna.  South America as an isolated island continent throughout most of the Tertiary period; Relationship between oscines and suboscines as plausible example of the replacement of major clades of birds by new arrivals.","author":[{"dropping-particle":"","family":"Ricklefs","given":"Robert E.","non-dropping-particle":"","parse-names":false,"suffix":""}],"container-title":"Journal of Avian Biology","id":"ITEM-1","issued":{"date-parts":[["2002"]]},"title":"Splendid isolation: Historical ecology of the South American passerine fauna","type":"article"},"uris":["http://www.mendeley.com/documents/?uuid=a32b5875-f147-428f-9bc9-6539e3c39fbe","http://www.mendeley.com/documents/?uuid=9a3f8710-caae-3304-8eab-b5264c5d5afe"]}],"mendeley":{"formattedCitation":"(Ricklefs 2002)","plainTextFormattedCitation":"(Ricklefs 2002)","previouslyFormattedCitation":"(Ricklefs 2002)"},"properties":{"noteIndex":0},"schema":"https://github.com/citation-style-language/schema/raw/master/csl-citation.json"}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B86404">
        <w:rPr>
          <w:rFonts w:ascii="Times New Roman" w:hAnsi="Times New Roman" w:cs="Times New Roman"/>
          <w:noProof/>
          <w:sz w:val="24"/>
          <w:szCs w:val="24"/>
          <w:lang w:val="en-US"/>
        </w:rPr>
        <w:t>(Ricklefs 2002)</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w:t>
      </w:r>
      <w:del w:id="746" w:author="Gabriel Nakamura" w:date="2020-06-16T23:10:00Z">
        <w:r w:rsidRPr="00B86404" w:rsidDel="00C668F1">
          <w:rPr>
            <w:rFonts w:ascii="Times New Roman" w:hAnsi="Times New Roman" w:cs="Times New Roman"/>
            <w:sz w:val="24"/>
            <w:szCs w:val="24"/>
            <w:lang w:val="en-US"/>
          </w:rPr>
          <w:delText xml:space="preserve"> This explain why we have many lineages of Tyrannidae in South America (324 species) and a few in North America (125 species of Tyrannidae) </w:delText>
        </w:r>
        <w:r w:rsidRPr="00B86404" w:rsidDel="00C668F1">
          <w:rPr>
            <w:rFonts w:ascii="Times New Roman" w:hAnsi="Times New Roman" w:cs="Times New Roman"/>
            <w:sz w:val="24"/>
            <w:szCs w:val="24"/>
            <w:lang w:val="en-US"/>
          </w:rPr>
          <w:fldChar w:fldCharType="begin" w:fldLock="1"/>
        </w:r>
        <w:r w:rsidR="006D7A4B" w:rsidRPr="00C668F1" w:rsidDel="00C668F1">
          <w:rPr>
            <w:rFonts w:ascii="Times New Roman" w:hAnsi="Times New Roman" w:cs="Times New Roman"/>
            <w:sz w:val="24"/>
            <w:szCs w:val="24"/>
            <w:lang w:val="en-US"/>
          </w:rPr>
          <w:del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Sciences","id":"ITEM-1","issue":"51","issued":{"date-parts":[["2009","12"]]},"page":"21737-21742","publisher":"Proceedings of the National Academy of Sciences","title":"The Great American Biotic Interchange in birds","type":"article-journal","volume":"106"},"uris":["http://www.mendeley.com/documents/?uuid=bc689e23-ca01-3625-ab7b-3c77d12cccae","http://www.mendeley.com/documents/?uuid=ffadf54c-9a9f-42fd-944e-f33314a0186f"]}],"mendeley":{"formattedCitation":"(Weir et al. 2009)","plainTextFormattedCitation":"(Weir et al. 2009)","previouslyFormattedCitation":"(Weir et al. 2009)"},"properties":{"noteIndex":0},"schema":"https://github.com/citation-style-language/schema/raw/master/csl-citation.json"}</w:delInstrText>
        </w:r>
        <w:r w:rsidRPr="00B86404" w:rsidDel="00C668F1">
          <w:rPr>
            <w:rFonts w:ascii="Times New Roman" w:hAnsi="Times New Roman" w:cs="Times New Roman"/>
            <w:sz w:val="24"/>
            <w:szCs w:val="24"/>
            <w:lang w:val="en-US"/>
          </w:rPr>
          <w:fldChar w:fldCharType="separate"/>
        </w:r>
        <w:r w:rsidRPr="00C668F1" w:rsidDel="00C668F1">
          <w:rPr>
            <w:rFonts w:ascii="Times New Roman" w:hAnsi="Times New Roman" w:cs="Times New Roman"/>
            <w:noProof/>
            <w:sz w:val="24"/>
            <w:szCs w:val="24"/>
            <w:lang w:val="en-US"/>
          </w:rPr>
          <w:delText>(Weir et al. 2009)</w:delText>
        </w:r>
        <w:r w:rsidRPr="00B86404" w:rsidDel="00C668F1">
          <w:rPr>
            <w:rFonts w:ascii="Times New Roman" w:hAnsi="Times New Roman" w:cs="Times New Roman"/>
            <w:sz w:val="24"/>
            <w:szCs w:val="24"/>
            <w:lang w:val="en-US"/>
          </w:rPr>
          <w:fldChar w:fldCharType="end"/>
        </w:r>
      </w:del>
      <w:ins w:id="747" w:author="Gabriel Nakamura" w:date="2020-06-16T23:10:00Z">
        <w:r w:rsidR="00C668F1">
          <w:rPr>
            <w:rFonts w:ascii="Times New Roman" w:hAnsi="Times New Roman" w:cs="Times New Roman"/>
            <w:sz w:val="24"/>
            <w:szCs w:val="24"/>
            <w:lang w:val="en-US"/>
          </w:rPr>
          <w:t xml:space="preserve"> </w:t>
        </w:r>
        <w:r w:rsidR="00B53933">
          <w:rPr>
            <w:rFonts w:ascii="Times New Roman" w:hAnsi="Times New Roman" w:cs="Times New Roman"/>
            <w:sz w:val="24"/>
            <w:szCs w:val="24"/>
            <w:lang w:val="en-US"/>
          </w:rPr>
          <w:t>Our r</w:t>
        </w:r>
      </w:ins>
      <w:ins w:id="748" w:author="Gabriel Nakamura" w:date="2020-06-16T23:11:00Z">
        <w:r w:rsidR="00B53933">
          <w:rPr>
            <w:rFonts w:ascii="Times New Roman" w:hAnsi="Times New Roman" w:cs="Times New Roman"/>
            <w:sz w:val="24"/>
            <w:szCs w:val="24"/>
            <w:lang w:val="en-US"/>
          </w:rPr>
          <w:t xml:space="preserve">esults are concordant to the history of colonization of </w:t>
        </w:r>
        <w:proofErr w:type="spellStart"/>
        <w:r w:rsidR="00B53933">
          <w:rPr>
            <w:rFonts w:ascii="Times New Roman" w:hAnsi="Times New Roman" w:cs="Times New Roman"/>
            <w:sz w:val="24"/>
            <w:szCs w:val="24"/>
            <w:lang w:val="en-US"/>
          </w:rPr>
          <w:t>Tyranidae</w:t>
        </w:r>
        <w:proofErr w:type="spellEnd"/>
        <w:r w:rsidR="00B53933">
          <w:rPr>
            <w:rFonts w:ascii="Times New Roman" w:hAnsi="Times New Roman" w:cs="Times New Roman"/>
            <w:sz w:val="24"/>
            <w:szCs w:val="24"/>
            <w:lang w:val="en-US"/>
          </w:rPr>
          <w:t xml:space="preserve"> family, since we can note </w:t>
        </w:r>
      </w:ins>
      <w:ins w:id="749" w:author="Gabriel Nakamura" w:date="2020-06-16T23:12:00Z">
        <w:r w:rsidR="009E6B1A">
          <w:rPr>
            <w:rFonts w:ascii="Times New Roman" w:hAnsi="Times New Roman" w:cs="Times New Roman"/>
            <w:sz w:val="24"/>
            <w:szCs w:val="24"/>
            <w:lang w:val="en-US"/>
          </w:rPr>
          <w:t xml:space="preserve">older assemblages in South America (with approximately 35Mya) and newer assemblages in North </w:t>
        </w:r>
      </w:ins>
      <w:ins w:id="750" w:author="Gabriel Nakamura" w:date="2020-06-16T23:13:00Z">
        <w:r w:rsidR="007273F5">
          <w:rPr>
            <w:rFonts w:ascii="Times New Roman" w:hAnsi="Times New Roman" w:cs="Times New Roman"/>
            <w:sz w:val="24"/>
            <w:szCs w:val="24"/>
            <w:lang w:val="en-US"/>
          </w:rPr>
          <w:t>A</w:t>
        </w:r>
      </w:ins>
      <w:ins w:id="751" w:author="Gabriel Nakamura" w:date="2020-06-16T23:12:00Z">
        <w:r w:rsidR="009E6B1A">
          <w:rPr>
            <w:rFonts w:ascii="Times New Roman" w:hAnsi="Times New Roman" w:cs="Times New Roman"/>
            <w:sz w:val="24"/>
            <w:szCs w:val="24"/>
            <w:lang w:val="en-US"/>
          </w:rPr>
          <w:t xml:space="preserve">merica </w:t>
        </w:r>
      </w:ins>
      <w:ins w:id="752" w:author="Gabriel Nakamura" w:date="2020-06-16T23:13:00Z">
        <w:r w:rsidR="007273F5">
          <w:rPr>
            <w:rFonts w:ascii="Times New Roman" w:hAnsi="Times New Roman" w:cs="Times New Roman"/>
            <w:sz w:val="24"/>
            <w:szCs w:val="24"/>
            <w:lang w:val="en-US"/>
          </w:rPr>
          <w:t xml:space="preserve">(~3Mya) with an transition area </w:t>
        </w:r>
        <w:r w:rsidR="001002D4">
          <w:rPr>
            <w:rFonts w:ascii="Times New Roman" w:hAnsi="Times New Roman" w:cs="Times New Roman"/>
            <w:sz w:val="24"/>
            <w:szCs w:val="24"/>
            <w:lang w:val="en-US"/>
          </w:rPr>
          <w:t xml:space="preserve">containing assemblages with </w:t>
        </w:r>
      </w:ins>
      <w:ins w:id="753" w:author="Gabriel Nakamura" w:date="2020-06-16T23:14:00Z">
        <w:r w:rsidR="001002D4">
          <w:rPr>
            <w:rFonts w:ascii="Times New Roman" w:hAnsi="Times New Roman" w:cs="Times New Roman"/>
            <w:sz w:val="24"/>
            <w:szCs w:val="24"/>
            <w:lang w:val="en-US"/>
          </w:rPr>
          <w:t xml:space="preserve">intermediate ages </w:t>
        </w:r>
      </w:ins>
      <w:ins w:id="754" w:author="Gabriel Nakamura" w:date="2020-06-16T23:13:00Z">
        <w:r w:rsidR="001002D4">
          <w:rPr>
            <w:rFonts w:ascii="Times New Roman" w:hAnsi="Times New Roman" w:cs="Times New Roman"/>
            <w:sz w:val="24"/>
            <w:szCs w:val="24"/>
            <w:lang w:val="en-US"/>
          </w:rPr>
          <w:t>among these two continents</w:t>
        </w:r>
      </w:ins>
      <w:ins w:id="755" w:author="Gabriel Nakamura" w:date="2020-06-16T23:14:00Z">
        <w:r w:rsidR="001002D4">
          <w:rPr>
            <w:rFonts w:ascii="Times New Roman" w:hAnsi="Times New Roman" w:cs="Times New Roman"/>
            <w:sz w:val="24"/>
            <w:szCs w:val="24"/>
            <w:lang w:val="en-US"/>
          </w:rPr>
          <w:t xml:space="preserve"> (Figure 4b). This result evidence the importance of in situ speciation in South America continent and historical mig</w:t>
        </w:r>
      </w:ins>
      <w:ins w:id="756" w:author="Gabriel Nakamura" w:date="2020-06-16T23:15:00Z">
        <w:r w:rsidR="001002D4">
          <w:rPr>
            <w:rFonts w:ascii="Times New Roman" w:hAnsi="Times New Roman" w:cs="Times New Roman"/>
            <w:sz w:val="24"/>
            <w:szCs w:val="24"/>
            <w:lang w:val="en-US"/>
          </w:rPr>
          <w:t>rations in North America.</w:t>
        </w:r>
      </w:ins>
      <w:del w:id="757" w:author="Gabriel Nakamura" w:date="2020-06-16T23:10:00Z">
        <w:r w:rsidRPr="00B86404" w:rsidDel="00C668F1">
          <w:rPr>
            <w:rFonts w:ascii="Times New Roman" w:hAnsi="Times New Roman" w:cs="Times New Roman"/>
            <w:sz w:val="24"/>
            <w:szCs w:val="24"/>
            <w:lang w:val="en-US"/>
          </w:rPr>
          <w:delText>.</w:delText>
        </w:r>
      </w:del>
    </w:p>
    <w:p w14:paraId="5C1ED804" w14:textId="7F3C103D" w:rsidR="00B86404" w:rsidRPr="00B86404" w:rsidRDefault="00B86404">
      <w:pPr>
        <w:spacing w:after="0" w:line="480" w:lineRule="auto"/>
        <w:ind w:firstLine="708"/>
        <w:rPr>
          <w:rFonts w:ascii="Times New Roman" w:hAnsi="Times New Roman" w:cs="Times New Roman"/>
          <w:sz w:val="24"/>
          <w:szCs w:val="24"/>
          <w:lang w:val="en-US"/>
        </w:rPr>
        <w:pPrChange w:id="758" w:author="Gabriel Nakamura" w:date="2020-06-12T15:52:00Z">
          <w:pPr>
            <w:spacing w:after="0" w:line="480" w:lineRule="auto"/>
          </w:pPr>
        </w:pPrChange>
      </w:pPr>
      <w:del w:id="759" w:author="Gabriel Nakamura" w:date="2020-06-16T23:14:00Z">
        <w:r w:rsidRPr="00B86404" w:rsidDel="001002D4">
          <w:rPr>
            <w:rFonts w:ascii="Times New Roman" w:hAnsi="Times New Roman" w:cs="Times New Roman"/>
            <w:sz w:val="24"/>
            <w:szCs w:val="24"/>
            <w:lang w:val="en-US"/>
          </w:rPr>
          <w:delText xml:space="preserve"> </w:delText>
        </w:r>
      </w:del>
      <w:r w:rsidRPr="00B86404">
        <w:rPr>
          <w:rFonts w:ascii="Times New Roman" w:hAnsi="Times New Roman" w:cs="Times New Roman"/>
          <w:sz w:val="24"/>
          <w:szCs w:val="24"/>
          <w:lang w:val="en-US"/>
        </w:rPr>
        <w:t xml:space="preserve">The ability to colonize new regions should be difficulty for Tyrannidae because this family have a tropical forest-inhabiting and most families that have tropical forest-inhabiting required a completed land to cross </w:t>
      </w:r>
      <w:r w:rsidRPr="00B86404">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Sciences","id":"ITEM-1","issue":"51","issued":{"date-parts":[["2009","12"]]},"page":"21737-21742","publisher":"Proceedings of the National Academy of Sciences","title":"The Great American Biotic Interchange in birds","type":"article-journal","volume":"106"},"uris":["http://www.mendeley.com/documents/?uuid=ffadf54c-9a9f-42fd-944e-f33314a0186f","http://www.mendeley.com/documents/?uuid=bc689e23-ca01-3625-ab7b-3c77d12cccae"]}],"mendeley":{"formattedCitation":"(Weir et al. 2009)","plainTextFormattedCitation":"(Weir et al. 2009)","previouslyFormattedCitation":"(Weir et al. 2009)"},"properties":{"noteIndex":0},"schema":"https://github.com/citation-style-language/schema/raw/master/csl-citation.json"}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(Weir et al. 2009)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So, the interchange of species between South America to North America only succeeds when the Isthmus of Panama was closed since this event creates a completed land to cross</w:t>
      </w:r>
      <w:ins w:id="760" w:author="Gabriel Nakamura" w:date="2020-06-16T22:56:00Z">
        <w:r w:rsidR="00E546FB">
          <w:rPr>
            <w:rFonts w:ascii="Times New Roman" w:hAnsi="Times New Roman" w:cs="Times New Roman"/>
            <w:sz w:val="24"/>
            <w:szCs w:val="24"/>
            <w:lang w:val="en-US"/>
          </w:rPr>
          <w:t xml:space="preserve"> (</w:t>
        </w:r>
        <w:proofErr w:type="spellStart"/>
        <w:r w:rsidR="00E546FB">
          <w:rPr>
            <w:rFonts w:ascii="Times New Roman" w:hAnsi="Times New Roman" w:cs="Times New Roman"/>
            <w:sz w:val="24"/>
            <w:szCs w:val="24"/>
            <w:lang w:val="en-US"/>
          </w:rPr>
          <w:t>precisa</w:t>
        </w:r>
        <w:proofErr w:type="spellEnd"/>
        <w:r w:rsidR="00E546FB">
          <w:rPr>
            <w:rFonts w:ascii="Times New Roman" w:hAnsi="Times New Roman" w:cs="Times New Roman"/>
            <w:sz w:val="24"/>
            <w:szCs w:val="24"/>
            <w:lang w:val="en-US"/>
          </w:rPr>
          <w:t xml:space="preserve"> de ref </w:t>
        </w:r>
        <w:proofErr w:type="spellStart"/>
        <w:r w:rsidR="00E546FB">
          <w:rPr>
            <w:rFonts w:ascii="Times New Roman" w:hAnsi="Times New Roman" w:cs="Times New Roman"/>
            <w:sz w:val="24"/>
            <w:szCs w:val="24"/>
            <w:lang w:val="en-US"/>
          </w:rPr>
          <w:t>aqui</w:t>
        </w:r>
        <w:proofErr w:type="spellEnd"/>
        <w:r w:rsidR="00E546FB">
          <w:rPr>
            <w:rFonts w:ascii="Times New Roman" w:hAnsi="Times New Roman" w:cs="Times New Roman"/>
            <w:sz w:val="24"/>
            <w:szCs w:val="24"/>
            <w:lang w:val="en-US"/>
          </w:rPr>
          <w:t>)</w:t>
        </w:r>
      </w:ins>
      <w:r w:rsidRPr="00B86404">
        <w:rPr>
          <w:rFonts w:ascii="Times New Roman" w:hAnsi="Times New Roman" w:cs="Times New Roman"/>
          <w:sz w:val="24"/>
          <w:szCs w:val="24"/>
          <w:lang w:val="en-US"/>
        </w:rPr>
        <w:t xml:space="preserve">. Also, the characteristic of the most Suboscines, is </w:t>
      </w:r>
      <w:ins w:id="761" w:author="Gabriel Nakamura" w:date="2020-06-16T22:56:00Z">
        <w:r w:rsidR="00E546FB">
          <w:rPr>
            <w:rFonts w:ascii="Times New Roman" w:hAnsi="Times New Roman" w:cs="Times New Roman"/>
            <w:sz w:val="24"/>
            <w:szCs w:val="24"/>
            <w:lang w:val="en-US"/>
          </w:rPr>
          <w:t xml:space="preserve">that </w:t>
        </w:r>
      </w:ins>
      <w:r w:rsidRPr="00B86404">
        <w:rPr>
          <w:rFonts w:ascii="Times New Roman" w:hAnsi="Times New Roman" w:cs="Times New Roman"/>
          <w:sz w:val="24"/>
          <w:szCs w:val="24"/>
          <w:lang w:val="en-US"/>
        </w:rPr>
        <w:t>they are restricted to rain</w:t>
      </w:r>
      <w:del w:id="762" w:author="Gabriel Nakamura" w:date="2020-06-16T22:56:00Z">
        <w:r w:rsidRPr="00B86404" w:rsidDel="00E546FB">
          <w:rPr>
            <w:rFonts w:ascii="Times New Roman" w:hAnsi="Times New Roman" w:cs="Times New Roman"/>
            <w:sz w:val="24"/>
            <w:szCs w:val="24"/>
            <w:lang w:val="en-US"/>
          </w:rPr>
          <w:delText xml:space="preserve"> </w:delText>
        </w:r>
      </w:del>
      <w:r w:rsidRPr="00B86404">
        <w:rPr>
          <w:rFonts w:ascii="Times New Roman" w:hAnsi="Times New Roman" w:cs="Times New Roman"/>
          <w:sz w:val="24"/>
          <w:szCs w:val="24"/>
          <w:lang w:val="en-US"/>
        </w:rPr>
        <w:t xml:space="preserve">forest interiors </w:t>
      </w:r>
      <w:r w:rsidRPr="00B86404">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birds","type":"article-journal"},"uris":["http://www.mendeley.com/documents/?uuid=9604450f-9b6f-4b9d-9235-6ab906b18ccc","http://www.mendeley.com/documents/?uuid=02728680-7463-39ba-bcb2-b2b3ae796860"]}],"mendeley":{"formattedCitation":"(Kennedy et al. 2014)","plainTextFormattedCitation":"(Kennedy et al. 2014)","previouslyFormattedCitation":"(Kennedy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(Kennedy et al. 2014)</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and explain why the dispersal event occur only when the </w:t>
      </w:r>
      <w:proofErr w:type="spellStart"/>
      <w:r w:rsidRPr="00B86404">
        <w:rPr>
          <w:rFonts w:ascii="Times New Roman" w:hAnsi="Times New Roman" w:cs="Times New Roman"/>
          <w:sz w:val="24"/>
          <w:szCs w:val="24"/>
          <w:lang w:val="en-US"/>
        </w:rPr>
        <w:t>Istmo</w:t>
      </w:r>
      <w:proofErr w:type="spellEnd"/>
      <w:r w:rsidRPr="00B86404">
        <w:rPr>
          <w:rFonts w:ascii="Times New Roman" w:hAnsi="Times New Roman" w:cs="Times New Roman"/>
          <w:sz w:val="24"/>
          <w:szCs w:val="24"/>
          <w:lang w:val="en-US"/>
        </w:rPr>
        <w:t xml:space="preserve"> of Panama are closed, even though bird have the capability of flying </w:t>
      </w:r>
      <w:r w:rsidRPr="00B86404">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Sciences","id":"ITEM-1","issue":"51","issued":{"date-parts":[["2009","12"]]},"page":"21737-21742","publisher":"Proceedings of the National Academy of Sciences","title":"The Great American Biotic Interchange in birds","type":"article-journal","volume":"106"},"uris":["http://www.mendeley.com/documents/?uuid=ffadf54c-9a9f-42fd-944e-f33314a0186f","http://www.mendeley.com/documents/?uuid=bc689e23-ca01-3625-ab7b-3c77d12cccae"]}],"mendeley":{"formattedCitation":"(Weir et al. 2009)","plainTextFormattedCitation":"(Weir et al. 2009)","previouslyFormattedCitation":"(Weir et al. 2009)"},"properties":{"noteIndex":0},"schema":"https://github.com/citation-style-language/schema/raw/master/csl-citation.json"}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(Weir et al. 2009)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Thus </w:t>
      </w:r>
      <w:del w:id="763" w:author="Gabriel Nakamura" w:date="2020-06-16T22:56:00Z">
        <w:r w:rsidRPr="00B86404" w:rsidDel="00E546FB">
          <w:rPr>
            <w:rFonts w:ascii="Times New Roman" w:hAnsi="Times New Roman" w:cs="Times New Roman"/>
            <w:sz w:val="24"/>
            <w:szCs w:val="24"/>
            <w:lang w:val="en-US"/>
          </w:rPr>
          <w:delText xml:space="preserve">cluster </w:delText>
        </w:r>
      </w:del>
      <w:ins w:id="764" w:author="Gabriel Nakamura" w:date="2020-06-16T22:56:00Z">
        <w:r w:rsidR="00E546FB">
          <w:rPr>
            <w:rFonts w:ascii="Times New Roman" w:hAnsi="Times New Roman" w:cs="Times New Roman"/>
            <w:sz w:val="24"/>
            <w:szCs w:val="24"/>
            <w:lang w:val="en-US"/>
          </w:rPr>
          <w:t>phylogenetically clustered</w:t>
        </w:r>
        <w:r w:rsidR="00E546FB" w:rsidRPr="00B86404">
          <w:rPr>
            <w:rFonts w:ascii="Times New Roman" w:hAnsi="Times New Roman" w:cs="Times New Roman"/>
            <w:sz w:val="24"/>
            <w:szCs w:val="24"/>
            <w:lang w:val="en-US"/>
          </w:rPr>
          <w:t xml:space="preserve"> </w:t>
        </w:r>
      </w:ins>
      <w:ins w:id="765" w:author="Gabriel Nakamura" w:date="2020-06-16T23:17:00Z">
        <w:r w:rsidR="00A25913">
          <w:rPr>
            <w:rFonts w:ascii="Times New Roman" w:hAnsi="Times New Roman" w:cs="Times New Roman"/>
            <w:sz w:val="24"/>
            <w:szCs w:val="24"/>
            <w:lang w:val="en-US"/>
          </w:rPr>
          <w:t xml:space="preserve">and recent </w:t>
        </w:r>
      </w:ins>
      <w:r w:rsidRPr="00B86404">
        <w:rPr>
          <w:rFonts w:ascii="Times New Roman" w:hAnsi="Times New Roman" w:cs="Times New Roman"/>
          <w:sz w:val="24"/>
          <w:szCs w:val="24"/>
          <w:lang w:val="en-US"/>
        </w:rPr>
        <w:t xml:space="preserve">assemblages in temperate </w:t>
      </w:r>
      <w:r w:rsidRPr="00B86404">
        <w:rPr>
          <w:rFonts w:ascii="Times New Roman" w:hAnsi="Times New Roman" w:cs="Times New Roman"/>
          <w:sz w:val="24"/>
          <w:szCs w:val="24"/>
          <w:lang w:val="en-US"/>
        </w:rPr>
        <w:lastRenderedPageBreak/>
        <w:t xml:space="preserve">biomes </w:t>
      </w:r>
      <w:del w:id="766" w:author="Gabriel Nakamura" w:date="2020-06-16T23:21:00Z">
        <w:r w:rsidRPr="00B86404" w:rsidDel="00190FBA">
          <w:rPr>
            <w:rFonts w:ascii="Times New Roman" w:hAnsi="Times New Roman" w:cs="Times New Roman"/>
            <w:sz w:val="24"/>
            <w:szCs w:val="24"/>
            <w:lang w:val="en-US"/>
          </w:rPr>
          <w:delText xml:space="preserve">show </w:delText>
        </w:r>
      </w:del>
      <w:ins w:id="767" w:author="Gabriel Nakamura" w:date="2020-06-16T23:21:00Z">
        <w:r w:rsidR="00190FBA">
          <w:rPr>
            <w:rFonts w:ascii="Times New Roman" w:hAnsi="Times New Roman" w:cs="Times New Roman"/>
            <w:sz w:val="24"/>
            <w:szCs w:val="24"/>
            <w:lang w:val="en-US"/>
          </w:rPr>
          <w:t>evidence</w:t>
        </w:r>
        <w:r w:rsidR="00190FBA" w:rsidRPr="00B86404">
          <w:rPr>
            <w:rFonts w:ascii="Times New Roman" w:hAnsi="Times New Roman" w:cs="Times New Roman"/>
            <w:sz w:val="24"/>
            <w:szCs w:val="24"/>
            <w:lang w:val="en-US"/>
          </w:rPr>
          <w:t xml:space="preserve"> </w:t>
        </w:r>
      </w:ins>
      <w:r w:rsidRPr="00B86404">
        <w:rPr>
          <w:rFonts w:ascii="Times New Roman" w:hAnsi="Times New Roman" w:cs="Times New Roman"/>
          <w:sz w:val="24"/>
          <w:szCs w:val="24"/>
          <w:lang w:val="en-US"/>
        </w:rPr>
        <w:t xml:space="preserve">that a few lineages managed to cross to North America </w:t>
      </w:r>
      <w:ins w:id="768" w:author="Gabriel Nakamura" w:date="2020-06-16T23:17:00Z">
        <w:r w:rsidR="00A25913">
          <w:rPr>
            <w:rFonts w:ascii="Times New Roman" w:hAnsi="Times New Roman" w:cs="Times New Roman"/>
            <w:sz w:val="24"/>
            <w:szCs w:val="24"/>
            <w:lang w:val="en-US"/>
          </w:rPr>
          <w:t xml:space="preserve">after the </w:t>
        </w:r>
      </w:ins>
      <w:ins w:id="769" w:author="Gabriel Nakamura" w:date="2020-06-16T23:18:00Z">
        <w:r w:rsidR="00D34387">
          <w:rPr>
            <w:rFonts w:ascii="Times New Roman" w:hAnsi="Times New Roman" w:cs="Times New Roman"/>
            <w:sz w:val="24"/>
            <w:szCs w:val="24"/>
            <w:lang w:val="en-US"/>
          </w:rPr>
          <w:t>con</w:t>
        </w:r>
      </w:ins>
      <w:ins w:id="770" w:author="Gabriel Nakamura" w:date="2020-06-16T23:21:00Z">
        <w:r w:rsidR="00190FBA">
          <w:rPr>
            <w:rFonts w:ascii="Times New Roman" w:hAnsi="Times New Roman" w:cs="Times New Roman"/>
            <w:sz w:val="24"/>
            <w:szCs w:val="24"/>
            <w:lang w:val="en-US"/>
          </w:rPr>
          <w:t>n</w:t>
        </w:r>
      </w:ins>
      <w:ins w:id="771" w:author="Gabriel Nakamura" w:date="2020-06-16T23:18:00Z">
        <w:r w:rsidR="00D34387">
          <w:rPr>
            <w:rFonts w:ascii="Times New Roman" w:hAnsi="Times New Roman" w:cs="Times New Roman"/>
            <w:sz w:val="24"/>
            <w:szCs w:val="24"/>
            <w:lang w:val="en-US"/>
          </w:rPr>
          <w:t xml:space="preserve">ection with South America </w:t>
        </w:r>
        <w:r w:rsidR="00685A23">
          <w:rPr>
            <w:rFonts w:ascii="Times New Roman" w:hAnsi="Times New Roman" w:cs="Times New Roman"/>
            <w:sz w:val="24"/>
            <w:szCs w:val="24"/>
            <w:lang w:val="en-US"/>
          </w:rPr>
          <w:t xml:space="preserve">allowed by the </w:t>
        </w:r>
        <w:proofErr w:type="spellStart"/>
        <w:r w:rsidR="00685A23">
          <w:rPr>
            <w:rFonts w:ascii="Times New Roman" w:hAnsi="Times New Roman" w:cs="Times New Roman"/>
            <w:sz w:val="24"/>
            <w:szCs w:val="24"/>
            <w:lang w:val="en-US"/>
          </w:rPr>
          <w:t>Istmo</w:t>
        </w:r>
        <w:proofErr w:type="spellEnd"/>
        <w:r w:rsidR="00685A23">
          <w:rPr>
            <w:rFonts w:ascii="Times New Roman" w:hAnsi="Times New Roman" w:cs="Times New Roman"/>
            <w:sz w:val="24"/>
            <w:szCs w:val="24"/>
            <w:lang w:val="en-US"/>
          </w:rPr>
          <w:t xml:space="preserve"> of </w:t>
        </w:r>
      </w:ins>
      <w:ins w:id="772" w:author="Gabriel Nakamura" w:date="2020-06-16T23:19:00Z">
        <w:r w:rsidR="00685A23">
          <w:rPr>
            <w:rFonts w:ascii="Times New Roman" w:hAnsi="Times New Roman" w:cs="Times New Roman"/>
            <w:sz w:val="24"/>
            <w:szCs w:val="24"/>
            <w:lang w:val="en-US"/>
          </w:rPr>
          <w:t xml:space="preserve">Panama </w:t>
        </w:r>
      </w:ins>
      <w:r w:rsidRPr="00B86404">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ADDIN CSL_CITATION {"citationItems":[{"id":"ITEM-1","itemData":{"DOI":"10.1111/j.1463-6409.2008.00325.x","ISSN":"03003256","abstract":"Tyrant flycatchers constitute a substantial component of the land bird fauna in all South American habitats. Past interpretations of the morphological and ecological evolution in the group have been hampered by the lack of a well-resolved hypothesis of their phylogenetic interrelationships. Here, we present a well-resolved phylogeny based on DNA sequences from three nuclear introns for 128 taxa. Our results confirm much of the overall picture of Tyrannidae relationships, and also identify several novel relationships. The genera Onychorhynchus, Myiobius and Terenotriccus are placed outside Tyrannidae and may be more closely related to Tityridae. Tyrannidae consists of two main lineages. An expanded pipromorphine clade includes flatbills, tody-tyrants and antpipits, and also Phylloscartes and Pogonotriccus. The spadebills, Neopipo and Tachuris are their closest relatives. The remainder of the tyrant flycatchers forms a well-supported clade, subdivided in two large subclades, which differ consistently in foraging behaviour, the perch-gleaning elaeniines and the sallying myiarchines, tyrannines and fluvicolines. A third clade is formed by the genera Myiotriccus, Pyrrhomyias, Hirundinea and three species currently placed in Myiophobus. Ancestral habitat reconstruction and divergence date estimation suggest that early divergence events in Tyrannida took place in a humid forest environment during the Oligocene. Large-scale diversification in open habitats is confined to the clade consisting of the elaeniines, myiarchines, tyrannines and fluvicolines. This radiation correlates in time to the expansion of semi-open and open habitats from the mid-Miocene (c. 15 Mya) onwards. The pipromorphine, elaeniine and myiarchine-tyrannine-fluvicoline clades each employ distinct foraging strategies (upward striking, perch-gleaning and sallying, respectively), but the degree of diversity in morphology and microhabitat exploitation is markedly different between these clades. While the pipromorphines and elaeniines each are remarkably homogenous in morphology and exploit a restricted range of microhabitats, the myiarchine-tyrannine-fluvicoline clade is more diverse in these respects. This greater ecological diversity, especially as manifested in their success in colonizing a wider spectrum of open habitats, appears to be connected to a greater adaptive flexibility of the search-and-sally foraging behaviour.","author":[{"dropping-particle":"","family":"Ohlson","given":"Jan","non-dropping-particle":"","parse-names":false,"suffix":""},{"dropping-particle":"","family":"Fjeldså","given":"Jon","non-dropping-particle":"","parse-names":false,"suffix":""},{"dropping-particle":"","family":"Ericson","given":"Per G.P.","non-dropping-particle":"","parse-names":false,"suffix":""}],"container-title":"Zoologica Scripta","id":"ITEM-1","issue":"3","issued":{"date-parts":[["2008"]]},"page":"315-335","title":"Tyrant flycatchers coming out in the open: Phylogeny and ecological radiation of Tyrannidae (Aves, Passeriformes)","type":"article-journal","volume":"37"},"uris":["http://www.mendeley.com/documents/?uuid=545d4402-e6b4-4157-bd95-e3d18edbb2eb","http://www.mendeley.com/documents/?uuid=60fea7de-de69-439a-97e5-e460896aa92f"]}],"mendeley":{"formattedCitation":"(Ohlson et al. 2008)","plainTextFormattedCitation":"(Ohlson et al. 2008)","previouslyFormattedCitation":"(Ohlson et al. 2008)"},"properties":{"noteIndex":0},"schema":"https://github.com/citation-style-language/schema/raw/master/csl-citation.json"}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(Ohlson et al. 2008)</w:t>
      </w:r>
      <w:r w:rsidRPr="00B86404">
        <w:rPr>
          <w:rFonts w:ascii="Times New Roman" w:hAnsi="Times New Roman" w:cs="Times New Roman"/>
          <w:sz w:val="24"/>
          <w:szCs w:val="24"/>
          <w:lang w:val="en-US"/>
        </w:rPr>
        <w:fldChar w:fldCharType="end"/>
      </w:r>
      <w:ins w:id="773" w:author="Gabriel Nakamura" w:date="2020-06-16T23:19:00Z">
        <w:r w:rsidR="00685A23">
          <w:rPr>
            <w:rFonts w:ascii="Times New Roman" w:hAnsi="Times New Roman" w:cs="Times New Roman"/>
            <w:sz w:val="24"/>
            <w:szCs w:val="24"/>
            <w:lang w:val="en-US"/>
          </w:rPr>
          <w:t>. Our study brings a</w:t>
        </w:r>
      </w:ins>
      <w:ins w:id="774" w:author="Gabriel Nakamura" w:date="2020-06-16T23:16:00Z">
        <w:r w:rsidR="00FF7CFA">
          <w:rPr>
            <w:rFonts w:ascii="Times New Roman" w:hAnsi="Times New Roman" w:cs="Times New Roman"/>
            <w:sz w:val="24"/>
            <w:szCs w:val="24"/>
            <w:lang w:val="en-US"/>
          </w:rPr>
          <w:t xml:space="preserve"> different</w:t>
        </w:r>
      </w:ins>
      <w:ins w:id="775" w:author="Gabriel Nakamura" w:date="2020-06-16T23:19:00Z">
        <w:r w:rsidR="0023513F">
          <w:rPr>
            <w:rFonts w:ascii="Times New Roman" w:hAnsi="Times New Roman" w:cs="Times New Roman"/>
            <w:sz w:val="24"/>
            <w:szCs w:val="24"/>
            <w:lang w:val="en-US"/>
          </w:rPr>
          <w:t xml:space="preserve"> interpretation </w:t>
        </w:r>
      </w:ins>
      <w:ins w:id="776" w:author="Gabriel Nakamura" w:date="2020-06-16T23:21:00Z">
        <w:r w:rsidR="00190FBA">
          <w:rPr>
            <w:rFonts w:ascii="Times New Roman" w:hAnsi="Times New Roman" w:cs="Times New Roman"/>
            <w:sz w:val="24"/>
            <w:szCs w:val="24"/>
            <w:lang w:val="en-US"/>
          </w:rPr>
          <w:t xml:space="preserve">to </w:t>
        </w:r>
      </w:ins>
      <w:ins w:id="777" w:author="Gabriel Nakamura" w:date="2020-06-16T23:19:00Z">
        <w:r w:rsidR="0023513F">
          <w:rPr>
            <w:rFonts w:ascii="Times New Roman" w:hAnsi="Times New Roman" w:cs="Times New Roman"/>
            <w:sz w:val="24"/>
            <w:szCs w:val="24"/>
            <w:lang w:val="en-US"/>
          </w:rPr>
          <w:t xml:space="preserve">explain the phylogenetic structure of </w:t>
        </w:r>
        <w:proofErr w:type="spellStart"/>
        <w:r w:rsidR="0023513F">
          <w:rPr>
            <w:rFonts w:ascii="Times New Roman" w:hAnsi="Times New Roman" w:cs="Times New Roman"/>
            <w:sz w:val="24"/>
            <w:szCs w:val="24"/>
            <w:lang w:val="en-US"/>
          </w:rPr>
          <w:t>Tyranidae</w:t>
        </w:r>
        <w:proofErr w:type="spellEnd"/>
        <w:r w:rsidR="0023513F">
          <w:rPr>
            <w:rFonts w:ascii="Times New Roman" w:hAnsi="Times New Roman" w:cs="Times New Roman"/>
            <w:sz w:val="24"/>
            <w:szCs w:val="24"/>
            <w:lang w:val="en-US"/>
          </w:rPr>
          <w:t xml:space="preserve"> assemblages</w:t>
        </w:r>
      </w:ins>
      <w:ins w:id="778" w:author="Gabriel Nakamura" w:date="2020-06-16T23:16:00Z">
        <w:r w:rsidR="00FF7CFA">
          <w:rPr>
            <w:rFonts w:ascii="Times New Roman" w:hAnsi="Times New Roman" w:cs="Times New Roman"/>
            <w:sz w:val="24"/>
            <w:szCs w:val="24"/>
            <w:lang w:val="en-US"/>
          </w:rPr>
          <w:t xml:space="preserve"> bring by Crouch et al (2019), in which the authors asserts that phylogenetic clus</w:t>
        </w:r>
      </w:ins>
      <w:ins w:id="779" w:author="Gabriel Nakamura" w:date="2020-06-16T23:17:00Z">
        <w:r w:rsidR="00FF7CFA">
          <w:rPr>
            <w:rFonts w:ascii="Times New Roman" w:hAnsi="Times New Roman" w:cs="Times New Roman"/>
            <w:sz w:val="24"/>
            <w:szCs w:val="24"/>
            <w:lang w:val="en-US"/>
          </w:rPr>
          <w:t xml:space="preserve">tering is an indicative of </w:t>
        </w:r>
        <w:r w:rsidR="00A25913">
          <w:rPr>
            <w:rFonts w:ascii="Times New Roman" w:hAnsi="Times New Roman" w:cs="Times New Roman"/>
            <w:sz w:val="24"/>
            <w:szCs w:val="24"/>
            <w:lang w:val="en-US"/>
          </w:rPr>
          <w:t>in situ speciation process</w:t>
        </w:r>
      </w:ins>
      <w:r w:rsidRPr="00B86404">
        <w:rPr>
          <w:rFonts w:ascii="Times New Roman" w:hAnsi="Times New Roman" w:cs="Times New Roman"/>
          <w:sz w:val="24"/>
          <w:szCs w:val="24"/>
          <w:lang w:val="en-US"/>
        </w:rPr>
        <w:t>.</w:t>
      </w:r>
      <w:del w:id="780" w:author="Gabriel Nakamura" w:date="2020-06-16T23:21:00Z">
        <w:r w:rsidRPr="00B86404" w:rsidDel="00EE0F91">
          <w:rPr>
            <w:rFonts w:ascii="Times New Roman" w:hAnsi="Times New Roman" w:cs="Times New Roman"/>
            <w:sz w:val="24"/>
            <w:szCs w:val="24"/>
            <w:lang w:val="en-US"/>
          </w:rPr>
          <w:delText xml:space="preserve"> </w:delText>
        </w:r>
      </w:del>
      <w:del w:id="781" w:author="Gabriel Nakamura" w:date="2020-06-16T22:57:00Z">
        <w:r w:rsidRPr="00B86404" w:rsidDel="003507B2">
          <w:rPr>
            <w:rFonts w:ascii="Times New Roman" w:hAnsi="Times New Roman" w:cs="Times New Roman"/>
            <w:sz w:val="24"/>
            <w:szCs w:val="24"/>
            <w:lang w:val="en-US"/>
          </w:rPr>
          <w:delText>The old age of the</w:delText>
        </w:r>
      </w:del>
      <w:del w:id="782" w:author="Gabriel Nakamura" w:date="2020-06-16T23:19:00Z">
        <w:r w:rsidRPr="00B86404" w:rsidDel="0023513F">
          <w:rPr>
            <w:rFonts w:ascii="Times New Roman" w:hAnsi="Times New Roman" w:cs="Times New Roman"/>
            <w:sz w:val="24"/>
            <w:szCs w:val="24"/>
            <w:lang w:val="en-US"/>
          </w:rPr>
          <w:delText xml:space="preserve"> assemblage in the tropics found </w:delText>
        </w:r>
      </w:del>
      <w:del w:id="783" w:author="Gabriel Nakamura" w:date="2020-06-16T22:57:00Z">
        <w:r w:rsidRPr="00B86404" w:rsidDel="003507B2">
          <w:rPr>
            <w:rFonts w:ascii="Times New Roman" w:hAnsi="Times New Roman" w:cs="Times New Roman"/>
            <w:sz w:val="24"/>
            <w:szCs w:val="24"/>
            <w:lang w:val="en-US"/>
          </w:rPr>
          <w:delText xml:space="preserve">could </w:delText>
        </w:r>
      </w:del>
      <w:del w:id="784" w:author="Gabriel Nakamura" w:date="2020-06-16T22:58:00Z">
        <w:r w:rsidRPr="00B86404" w:rsidDel="003507B2">
          <w:rPr>
            <w:rFonts w:ascii="Times New Roman" w:hAnsi="Times New Roman" w:cs="Times New Roman"/>
            <w:sz w:val="24"/>
            <w:szCs w:val="24"/>
            <w:lang w:val="en-US"/>
          </w:rPr>
          <w:delText xml:space="preserve">be explained by the fact that </w:delText>
        </w:r>
      </w:del>
      <w:del w:id="785" w:author="Gabriel Nakamura" w:date="2020-06-16T23:19:00Z">
        <w:r w:rsidRPr="00B86404" w:rsidDel="0023513F">
          <w:rPr>
            <w:rFonts w:ascii="Times New Roman" w:hAnsi="Times New Roman" w:cs="Times New Roman"/>
            <w:sz w:val="24"/>
            <w:szCs w:val="24"/>
            <w:lang w:val="en-US"/>
          </w:rPr>
          <w:delText xml:space="preserve">the origin of </w:delText>
        </w:r>
      </w:del>
      <w:del w:id="786" w:author="Gabriel Nakamura" w:date="2020-06-16T22:58:00Z">
        <w:r w:rsidRPr="00B86404" w:rsidDel="003507B2">
          <w:rPr>
            <w:rFonts w:ascii="Times New Roman" w:hAnsi="Times New Roman" w:cs="Times New Roman"/>
            <w:sz w:val="24"/>
            <w:szCs w:val="24"/>
            <w:lang w:val="en-US"/>
          </w:rPr>
          <w:delText xml:space="preserve">this </w:delText>
        </w:r>
      </w:del>
      <w:del w:id="787" w:author="Gabriel Nakamura" w:date="2020-06-16T23:19:00Z">
        <w:r w:rsidRPr="00B86404" w:rsidDel="0023513F">
          <w:rPr>
            <w:rFonts w:ascii="Times New Roman" w:hAnsi="Times New Roman" w:cs="Times New Roman"/>
            <w:sz w:val="24"/>
            <w:szCs w:val="24"/>
            <w:lang w:val="en-US"/>
          </w:rPr>
          <w:delText xml:space="preserve">family is in South America, more specifically,  inside tropical rainforests </w:delText>
        </w:r>
        <w:r w:rsidRPr="00B86404" w:rsidDel="0023513F">
          <w:rPr>
            <w:rFonts w:ascii="Times New Roman" w:hAnsi="Times New Roman" w:cs="Times New Roman"/>
            <w:sz w:val="24"/>
            <w:szCs w:val="24"/>
            <w:lang w:val="en-US"/>
          </w:rPr>
          <w:fldChar w:fldCharType="begin" w:fldLock="1"/>
        </w:r>
        <w:r w:rsidR="006D7A4B" w:rsidRPr="0023513F" w:rsidDel="0023513F">
          <w:rPr>
            <w:rFonts w:ascii="Times New Roman" w:hAnsi="Times New Roman" w:cs="Times New Roman"/>
            <w:sz w:val="24"/>
            <w:szCs w:val="24"/>
            <w:lang w:val="en-US"/>
          </w:rPr>
          <w:delInstrText>ADDIN CSL_CITATION {"citationItems":[{"id":"ITEM-1","itemData":{"DOI":"10.1111/j.1463-6409.2008.00325.x","ISSN":"03003256","abstract":"Tyrant flycatchers constitute a substantial component of the land bird fauna in all South American habitats. Past interpretations of the morphological and ecological evolution in the group have been hampered by the lack of a well-resolved hypothesis of their phylogenetic interrelationships. Here, we present a well-resolved phylogeny based on DNA sequences from three nuclear introns for 128 taxa. Our results confirm much of the overall picture of Tyrannidae relationships, and also identify several novel relationships. The genera Onychorhynchus, Myiobius and Terenotriccus are placed outside Tyrannidae and may be more closely related to Tityridae. Tyrannidae consists of two main lineages. An expanded pipromorphine clade includes flatbills, tody-tyrants and antpipits, and also Phylloscartes and Pogonotriccus. The spadebills, Neopipo and Tachuris are their closest relatives. The remainder of the tyrant flycatchers forms a well-supported clade, subdivided in two large subclades, which differ consistently in foraging behaviour, the perch-gleaning elaeniines and the sallying myiarchines, tyrannines and fluvicolines. A third clade is formed by the genera Myiotriccus, Pyrrhomyias, Hirundinea and three species currently placed in Myiophobus. Ancestral habitat reconstruction and divergence date estimation suggest that early divergence events in Tyrannida took place in a humid forest environment during the Oligocene. Large-scale diversification in open habitats is confined to the clade consisting of the elaeniines, myiarchines, tyrannines and fluvicolines. This radiation correlates in time to the expansion of semi-open and open habitats from the mid-Miocene (c. 15 Mya) onwards. The pipromorphine, elaeniine and myiarchine-tyrannine-fluvicoline clades each employ distinct foraging strategies (upward striking, perch-gleaning and sallying, respectively), but the degree of diversity in morphology and microhabitat exploitation is markedly different between these clades. While the pipromorphines and elaeniines each are remarkably homogenous in morphology and exploit a restricted range of microhabitats, the myiarchine-tyrannine-fluvicoline clade is more diverse in these respects. This greater ecological diversity, especially as manifested in their success in colonizing a wider spectrum of open habitats, appears to be connected to a greater adaptive flexibility of the search-and-sally foraging behaviour.","author":[{"dropping-particle":"","family":"Ohlson","given":"Jan","non-dropping-particle":"","parse-names":false,"suffix":""},{"dropping-particle":"","family":"Fjeldså","given":"Jon","non-dropping-particle":"","parse-names":false,"suffix":""},{"dropping-particle":"","family":"Ericson","given":"Per G.P.","non-dropping-particle":"","parse-names":false,"suffix":""}],"container-title":"Zoologica Scripta","id":"ITEM-1","issue":"3","issued":{"date-parts":[["2008"]]},"page":"315-335","title":"Tyrant flycatchers coming out in the open: Phylogeny and ecological radiation of Tyrannidae (Aves, Passeriformes)","type":"article-journal","volume":"37"},"uris":["http://www.mendeley.com/documents/?uuid=545d4402-e6b4-4157-bd95-e3d18edbb2eb","http://www.mendeley.com/documents/?uuid=60fea7de-de69-439a-97e5-e460896aa92f"]}],"mendeley":{"formattedCitation":"(Ohlson et al. 2008)","plainTextFormattedCitation":"(Ohlson et al. 2008)","previouslyFormattedCitation":"(Ohlson et al. 2008)"},"properties":{"noteIndex":0},"schema":"https://github.com/citation-style-language/schema/raw/master/csl-citation.json"}</w:delInstrText>
        </w:r>
        <w:r w:rsidRPr="00B86404" w:rsidDel="0023513F">
          <w:rPr>
            <w:rFonts w:ascii="Times New Roman" w:hAnsi="Times New Roman" w:cs="Times New Roman"/>
            <w:sz w:val="24"/>
            <w:szCs w:val="24"/>
            <w:lang w:val="en-US"/>
          </w:rPr>
          <w:fldChar w:fldCharType="separate"/>
        </w:r>
        <w:r w:rsidRPr="0023513F" w:rsidDel="0023513F">
          <w:rPr>
            <w:rFonts w:ascii="Times New Roman" w:hAnsi="Times New Roman" w:cs="Times New Roman"/>
            <w:noProof/>
            <w:sz w:val="24"/>
            <w:szCs w:val="24"/>
            <w:lang w:val="en-US"/>
          </w:rPr>
          <w:delText>(Ohlson et al. 2008)</w:delText>
        </w:r>
        <w:r w:rsidRPr="00B86404" w:rsidDel="0023513F">
          <w:rPr>
            <w:rFonts w:ascii="Times New Roman" w:hAnsi="Times New Roman" w:cs="Times New Roman"/>
            <w:sz w:val="24"/>
            <w:szCs w:val="24"/>
            <w:lang w:val="en-US"/>
          </w:rPr>
          <w:fldChar w:fldCharType="end"/>
        </w:r>
        <w:r w:rsidRPr="00B86404" w:rsidDel="0023513F">
          <w:rPr>
            <w:rFonts w:ascii="Times New Roman" w:hAnsi="Times New Roman" w:cs="Times New Roman"/>
            <w:sz w:val="24"/>
            <w:szCs w:val="24"/>
            <w:lang w:val="en-US"/>
          </w:rPr>
          <w:delText>.</w:delText>
        </w:r>
      </w:del>
      <w:del w:id="788" w:author="Gabriel Nakamura" w:date="2020-06-16T23:20:00Z">
        <w:r w:rsidRPr="00B86404" w:rsidDel="0023513F">
          <w:rPr>
            <w:rFonts w:ascii="Times New Roman" w:hAnsi="Times New Roman" w:cs="Times New Roman"/>
            <w:sz w:val="24"/>
            <w:szCs w:val="24"/>
            <w:lang w:val="en-US"/>
          </w:rPr>
          <w:delText xml:space="preserve"> </w:delText>
        </w:r>
      </w:del>
    </w:p>
    <w:p w14:paraId="2651E85F" w14:textId="5E3F1825" w:rsidR="00B86404" w:rsidRPr="00B86404" w:rsidDel="00E42A76" w:rsidRDefault="00B86404">
      <w:pPr>
        <w:spacing w:after="0" w:line="480" w:lineRule="auto"/>
        <w:ind w:firstLine="708"/>
        <w:rPr>
          <w:del w:id="789" w:author="Gabriel Nakamura" w:date="2020-06-15T19:50:00Z"/>
          <w:rFonts w:ascii="Times New Roman" w:hAnsi="Times New Roman" w:cs="Times New Roman"/>
          <w:sz w:val="24"/>
          <w:szCs w:val="24"/>
          <w:lang w:val="en-US"/>
        </w:rPr>
        <w:pPrChange w:id="790" w:author="Gabriel Nakamura" w:date="2020-06-12T15:53:00Z">
          <w:pPr>
            <w:spacing w:after="0" w:line="480" w:lineRule="auto"/>
          </w:pPr>
        </w:pPrChange>
      </w:pPr>
      <w:del w:id="791" w:author="Gabriel Nakamura" w:date="2020-06-15T19:48:00Z">
        <w:r w:rsidRPr="00B86404" w:rsidDel="003924AA">
          <w:rPr>
            <w:rFonts w:ascii="Times New Roman" w:hAnsi="Times New Roman" w:cs="Times New Roman"/>
            <w:sz w:val="24"/>
            <w:szCs w:val="24"/>
            <w:lang w:val="en-US"/>
          </w:rPr>
          <w:delText>To conclude, our work comes with two</w:delText>
        </w:r>
      </w:del>
      <w:ins w:id="792" w:author="Gabriel Nakamura" w:date="2020-06-15T19:48:00Z">
        <w:r w:rsidR="003924AA">
          <w:rPr>
            <w:rFonts w:ascii="Times New Roman" w:hAnsi="Times New Roman" w:cs="Times New Roman"/>
            <w:sz w:val="24"/>
            <w:szCs w:val="24"/>
            <w:lang w:val="en-US"/>
          </w:rPr>
          <w:t>Some</w:t>
        </w:r>
      </w:ins>
      <w:r w:rsidRPr="00B86404">
        <w:rPr>
          <w:rFonts w:ascii="Times New Roman" w:hAnsi="Times New Roman" w:cs="Times New Roman"/>
          <w:sz w:val="24"/>
          <w:szCs w:val="24"/>
          <w:lang w:val="en-US"/>
        </w:rPr>
        <w:t xml:space="preserve"> caveats</w:t>
      </w:r>
      <w:ins w:id="793" w:author="Gabriel Nakamura" w:date="2020-06-15T19:48:00Z">
        <w:r w:rsidR="003924AA">
          <w:rPr>
            <w:rFonts w:ascii="Times New Roman" w:hAnsi="Times New Roman" w:cs="Times New Roman"/>
            <w:sz w:val="24"/>
            <w:szCs w:val="24"/>
            <w:lang w:val="en-US"/>
          </w:rPr>
          <w:t xml:space="preserve"> must be highlighted</w:t>
        </w:r>
      </w:ins>
      <w:r w:rsidRPr="00B86404">
        <w:rPr>
          <w:rFonts w:ascii="Times New Roman" w:hAnsi="Times New Roman" w:cs="Times New Roman"/>
          <w:sz w:val="24"/>
          <w:szCs w:val="24"/>
          <w:lang w:val="en-US"/>
        </w:rPr>
        <w:t xml:space="preserve">. First, the estimation of the ancestral area is based on the results of </w:t>
      </w:r>
      <w:proofErr w:type="spellStart"/>
      <w:r w:rsidRPr="00B86404">
        <w:rPr>
          <w:rFonts w:ascii="Times New Roman" w:hAnsi="Times New Roman" w:cs="Times New Roman"/>
          <w:sz w:val="24"/>
          <w:szCs w:val="24"/>
          <w:lang w:val="en-US"/>
        </w:rPr>
        <w:t>BioGEOBEARS</w:t>
      </w:r>
      <w:proofErr w:type="spellEnd"/>
      <w:del w:id="794" w:author="Gabriel Nakamura" w:date="2020-06-16T23:22:00Z">
        <w:r w:rsidRPr="00B86404" w:rsidDel="00441088">
          <w:rPr>
            <w:rFonts w:ascii="Times New Roman" w:hAnsi="Times New Roman" w:cs="Times New Roman"/>
            <w:sz w:val="24"/>
            <w:szCs w:val="24"/>
            <w:lang w:val="en-US"/>
          </w:rPr>
          <w:delText xml:space="preserve"> </w:delText>
        </w:r>
      </w:del>
      <w:ins w:id="795" w:author="Gabriel Nakamura" w:date="2020-06-16T23:22:00Z">
        <w:r w:rsidR="00441088">
          <w:rPr>
            <w:rFonts w:ascii="Times New Roman" w:hAnsi="Times New Roman" w:cs="Times New Roman"/>
            <w:sz w:val="24"/>
            <w:szCs w:val="24"/>
            <w:lang w:val="en-US"/>
          </w:rPr>
          <w:t xml:space="preserve"> that can present different outcomes depending on the model choose to perform the character reconstruction</w:t>
        </w:r>
      </w:ins>
      <w:del w:id="796" w:author="Gabriel Nakamura" w:date="2020-06-16T23:22:00Z">
        <w:r w:rsidRPr="00B86404" w:rsidDel="00441088">
          <w:rPr>
            <w:rFonts w:ascii="Times New Roman" w:hAnsi="Times New Roman" w:cs="Times New Roman"/>
            <w:sz w:val="24"/>
            <w:szCs w:val="24"/>
            <w:lang w:val="en-US"/>
          </w:rPr>
          <w:delText>what could be controversial</w:delText>
        </w:r>
      </w:del>
      <w:r w:rsidRPr="00B86404">
        <w:rPr>
          <w:rFonts w:ascii="Times New Roman" w:hAnsi="Times New Roman" w:cs="Times New Roman"/>
          <w:sz w:val="24"/>
          <w:szCs w:val="24"/>
          <w:lang w:val="en-US"/>
        </w:rPr>
        <w:t xml:space="preserve">. In our case, the </w:t>
      </w:r>
      <w:ins w:id="797" w:author="Gabriel Nakamura" w:date="2020-06-16T23:22:00Z">
        <w:r w:rsidR="00441088">
          <w:rPr>
            <w:rFonts w:ascii="Times New Roman" w:hAnsi="Times New Roman" w:cs="Times New Roman"/>
            <w:sz w:val="24"/>
            <w:szCs w:val="24"/>
            <w:lang w:val="en-US"/>
          </w:rPr>
          <w:t xml:space="preserve">best support </w:t>
        </w:r>
      </w:ins>
      <w:del w:id="798" w:author="Gabriel Nakamura" w:date="2020-06-16T23:22:00Z">
        <w:r w:rsidRPr="00B86404" w:rsidDel="00441088">
          <w:rPr>
            <w:rFonts w:ascii="Times New Roman" w:hAnsi="Times New Roman" w:cs="Times New Roman"/>
            <w:sz w:val="24"/>
            <w:szCs w:val="24"/>
            <w:lang w:val="en-US"/>
          </w:rPr>
          <w:delText xml:space="preserve">best probability of the data </w:delText>
        </w:r>
      </w:del>
      <w:ins w:id="799" w:author="Gabriel Nakamura" w:date="2020-06-16T23:22:00Z">
        <w:r w:rsidR="00441088">
          <w:rPr>
            <w:rFonts w:ascii="Times New Roman" w:hAnsi="Times New Roman" w:cs="Times New Roman"/>
            <w:sz w:val="24"/>
            <w:szCs w:val="24"/>
            <w:lang w:val="en-US"/>
          </w:rPr>
          <w:t>was f</w:t>
        </w:r>
      </w:ins>
      <w:ins w:id="800" w:author="Gabriel Nakamura" w:date="2020-06-16T23:23:00Z">
        <w:r w:rsidR="00441088">
          <w:rPr>
            <w:rFonts w:ascii="Times New Roman" w:hAnsi="Times New Roman" w:cs="Times New Roman"/>
            <w:sz w:val="24"/>
            <w:szCs w:val="24"/>
            <w:lang w:val="en-US"/>
          </w:rPr>
          <w:t xml:space="preserve">ound for </w:t>
        </w:r>
      </w:ins>
      <w:del w:id="801" w:author="Gabriel Nakamura" w:date="2020-06-16T23:22:00Z">
        <w:r w:rsidRPr="00B86404" w:rsidDel="00441088">
          <w:rPr>
            <w:rFonts w:ascii="Times New Roman" w:hAnsi="Times New Roman" w:cs="Times New Roman"/>
            <w:sz w:val="24"/>
            <w:szCs w:val="24"/>
            <w:lang w:val="en-US"/>
          </w:rPr>
          <w:delText xml:space="preserve">given the model was </w:delText>
        </w:r>
      </w:del>
      <w:proofErr w:type="spellStart"/>
      <w:r w:rsidRPr="00B86404">
        <w:rPr>
          <w:rFonts w:ascii="Times New Roman" w:hAnsi="Times New Roman" w:cs="Times New Roman"/>
          <w:sz w:val="24"/>
          <w:szCs w:val="24"/>
          <w:lang w:val="en-US"/>
        </w:rPr>
        <w:t>BayArea+J</w:t>
      </w:r>
      <w:proofErr w:type="spellEnd"/>
      <w:ins w:id="802" w:author="Gabriel Nakamura" w:date="2020-06-16T23:23:00Z">
        <w:r w:rsidR="00441088">
          <w:rPr>
            <w:rFonts w:ascii="Times New Roman" w:hAnsi="Times New Roman" w:cs="Times New Roman"/>
            <w:sz w:val="24"/>
            <w:szCs w:val="24"/>
            <w:lang w:val="en-US"/>
          </w:rPr>
          <w:t xml:space="preserve"> model</w:t>
        </w:r>
      </w:ins>
      <w:r w:rsidRPr="00B86404">
        <w:rPr>
          <w:rFonts w:ascii="Times New Roman" w:hAnsi="Times New Roman" w:cs="Times New Roman"/>
          <w:sz w:val="24"/>
          <w:szCs w:val="24"/>
          <w:lang w:val="en-US"/>
        </w:rPr>
        <w:t>. We assumed that no range evolution occurs at cladogenesis, which means that the ancestral range is copied to both daughters’ lineages</w:t>
      </w:r>
      <w:ins w:id="803" w:author="Gabriel Nakamura" w:date="2020-06-16T23:23:00Z">
        <w:r w:rsidR="00441088">
          <w:rPr>
            <w:rFonts w:ascii="Times New Roman" w:hAnsi="Times New Roman" w:cs="Times New Roman"/>
            <w:sz w:val="24"/>
            <w:szCs w:val="24"/>
            <w:lang w:val="en-US"/>
          </w:rPr>
          <w:t xml:space="preserve">. Despite this caveat, our framework allows to </w:t>
        </w:r>
        <w:r w:rsidR="004C03A3">
          <w:rPr>
            <w:rFonts w:ascii="Times New Roman" w:hAnsi="Times New Roman" w:cs="Times New Roman"/>
            <w:sz w:val="24"/>
            <w:szCs w:val="24"/>
            <w:lang w:val="en-US"/>
          </w:rPr>
          <w:t>use the results came from</w:t>
        </w:r>
      </w:ins>
      <w:ins w:id="804" w:author="Gabriel Nakamura" w:date="2020-06-15T19:49:00Z">
        <w:r w:rsidR="00CE46E7">
          <w:rPr>
            <w:rFonts w:ascii="Times New Roman" w:hAnsi="Times New Roman" w:cs="Times New Roman"/>
            <w:sz w:val="24"/>
            <w:szCs w:val="24"/>
            <w:lang w:val="en-US"/>
          </w:rPr>
          <w:t xml:space="preserve"> other models</w:t>
        </w:r>
      </w:ins>
      <w:ins w:id="805" w:author="Gabriel Nakamura" w:date="2020-06-16T23:23:00Z">
        <w:r w:rsidR="004C03A3">
          <w:rPr>
            <w:rFonts w:ascii="Times New Roman" w:hAnsi="Times New Roman" w:cs="Times New Roman"/>
            <w:sz w:val="24"/>
            <w:szCs w:val="24"/>
            <w:lang w:val="en-US"/>
          </w:rPr>
          <w:t xml:space="preserve"> of </w:t>
        </w:r>
      </w:ins>
      <w:ins w:id="806" w:author="Gabriel Nakamura" w:date="2020-06-16T23:24:00Z">
        <w:r w:rsidR="004C03A3">
          <w:rPr>
            <w:rFonts w:ascii="Times New Roman" w:hAnsi="Times New Roman" w:cs="Times New Roman"/>
            <w:sz w:val="24"/>
            <w:szCs w:val="24"/>
            <w:lang w:val="en-US"/>
          </w:rPr>
          <w:t>character reconstruction, however the test of different models and its effects on the estimates of ages of assemblages is out of the scope of the present work</w:t>
        </w:r>
      </w:ins>
      <w:ins w:id="807" w:author="Gabriel Nakamura" w:date="2020-06-15T19:49:00Z">
        <w:r w:rsidR="00E42A76">
          <w:rPr>
            <w:rFonts w:ascii="Times New Roman" w:hAnsi="Times New Roman" w:cs="Times New Roman"/>
            <w:sz w:val="24"/>
            <w:szCs w:val="24"/>
            <w:lang w:val="en-US"/>
          </w:rPr>
          <w:t>.</w:t>
        </w:r>
      </w:ins>
      <w:del w:id="808" w:author="Gabriel Nakamura" w:date="2020-06-15T19:49:00Z">
        <w:r w:rsidRPr="00B86404" w:rsidDel="00CE46E7">
          <w:rPr>
            <w:rFonts w:ascii="Times New Roman" w:hAnsi="Times New Roman" w:cs="Times New Roman"/>
            <w:sz w:val="24"/>
            <w:szCs w:val="24"/>
            <w:lang w:val="en-US"/>
          </w:rPr>
          <w:delText xml:space="preserve">. </w:delText>
        </w:r>
      </w:del>
      <w:del w:id="809" w:author="Gabriel Nakamura" w:date="2020-06-16T23:25:00Z">
        <w:r w:rsidRPr="00B86404" w:rsidDel="00A376BA">
          <w:rPr>
            <w:rFonts w:ascii="Times New Roman" w:hAnsi="Times New Roman" w:cs="Times New Roman"/>
            <w:sz w:val="24"/>
            <w:szCs w:val="24"/>
            <w:lang w:val="en-US"/>
          </w:rPr>
          <w:delText xml:space="preserve">Also, prior to the ancestral range estimation, we had to classify the biomes. It is </w:delText>
        </w:r>
        <w:r w:rsidRPr="00B86404" w:rsidDel="002D093D">
          <w:rPr>
            <w:rFonts w:ascii="Times New Roman" w:hAnsi="Times New Roman" w:cs="Times New Roman"/>
            <w:sz w:val="24"/>
            <w:szCs w:val="24"/>
            <w:lang w:val="en-US"/>
          </w:rPr>
          <w:delText xml:space="preserve">essential </w:delText>
        </w:r>
        <w:r w:rsidRPr="00B86404" w:rsidDel="00A376BA">
          <w:rPr>
            <w:rFonts w:ascii="Times New Roman" w:hAnsi="Times New Roman" w:cs="Times New Roman"/>
            <w:sz w:val="24"/>
            <w:szCs w:val="24"/>
            <w:lang w:val="en-US"/>
          </w:rPr>
          <w:delText xml:space="preserve">to note that the classification used </w:delText>
        </w:r>
        <w:r w:rsidRPr="00B86404" w:rsidDel="00A376BA">
          <w:rPr>
            <w:rFonts w:ascii="Times New Roman" w:hAnsi="Times New Roman" w:cs="Times New Roman"/>
            <w:sz w:val="24"/>
            <w:szCs w:val="24"/>
            <w:lang w:val="en-US"/>
          </w:rPr>
          <w:fldChar w:fldCharType="begin" w:fldLock="1"/>
        </w:r>
        <w:r w:rsidR="006D7A4B" w:rsidRPr="00A376BA" w:rsidDel="00A376BA">
          <w:rPr>
            <w:rFonts w:ascii="Times New Roman" w:hAnsi="Times New Roman" w:cs="Times New Roman"/>
            <w:sz w:val="24"/>
            <w:szCs w:val="24"/>
            <w:lang w:val="en-US"/>
          </w:rPr>
          <w:delInstrText>ADDIN CSL_CITATION {"citationItems":[{"id":"ITEM-1","itemData":{"DOI":"10.1641/0006-3568(2001)051[0933:TEOTWA]2.0.CO;2","ISBN":"0006-3568","ISSN":"0006-3568","PMID":"437","abstract":"A NEW GLOBAL MAP OF TERRESTRIAL ECOREGIONS PROVIDES AN INNOVATIVE TOOL FOR CONSERVING BIODIVERSITY","author":[{"dropping-particle":"","family":"Olson","given":"David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C.","non-dropping-particle":"","parse-names":false,"suffix":""},{"dropping-particle":"","family":"Loucks","given":"Colby J.","non-dropping-particle":"","parse-names":false,"suffix":""},{"dropping-particle":"","family":"Allnutt","given":"Thomas F.","non-dropping-particle":"","parse-names":false,"suffix":""},{"dropping-particle":"","family":"Ricketts","given":"Taylor H.","non-dropping-particle":"","parse-names":false,"suffix":""},{"dropping-particle":"","family":"Kura","given":"Yumiko","non-dropping-particle":"","parse-names":false,"suffix":""},{"dropping-particle":"","family":"Lamoreux","given":"John F.","non-dropping-particle":"","parse-names":false,"suffix":""},{"dropping-particle":"","family":"Wettengel","given":"Wesley W.","non-dropping-particle":"","parse-names":false,"suffix":""},{"dropping-particle":"","family":"Hedao","given":"Prashant","non-dropping-particle":"","parse-names":false,"suffix":""},{"dropping-particle":"","family":"Kassem","given":"Kenneth R.","non-dropping-particle":"","parse-names":false,"suffix":""}],"container-title":"BioScience","id":"ITEM-1","issued":{"date-parts":[["2001"]]},"title":"Terrestrial Ecoregions of the World: A New Map of Life on Earth","type":"article-journal"},"uris":["http://www.mendeley.com/documents/?uuid=6269abd8-83f9-3560-b304-13a2332c9e83","http://www.mendeley.com/documents/?uuid=997b1c6c-5b0c-4abe-ba90-11c1e83d3df0"]}],"mendeley":{"formattedCitation":"(Olson et al. 2001b)","plainTextFormattedCitation":"(Olson et al. 2001b)","previouslyFormattedCitation":"(Olson et al. 2001b)"},"properties":{"noteIndex":0},"schema":"https://github.com/citation-style-language/schema/raw/master/csl-citation.json"}</w:delInstrText>
        </w:r>
        <w:r w:rsidRPr="00B86404" w:rsidDel="00A376BA">
          <w:rPr>
            <w:rFonts w:ascii="Times New Roman" w:hAnsi="Times New Roman" w:cs="Times New Roman"/>
            <w:sz w:val="24"/>
            <w:szCs w:val="24"/>
            <w:lang w:val="en-US"/>
          </w:rPr>
          <w:fldChar w:fldCharType="separate"/>
        </w:r>
        <w:r w:rsidR="001D4832" w:rsidRPr="00A376BA" w:rsidDel="00A376BA">
          <w:rPr>
            <w:rFonts w:ascii="Times New Roman" w:hAnsi="Times New Roman" w:cs="Times New Roman"/>
            <w:noProof/>
            <w:sz w:val="24"/>
            <w:szCs w:val="24"/>
            <w:lang w:val="en-US"/>
          </w:rPr>
          <w:delText>(Olson et al. 2001b)</w:delText>
        </w:r>
        <w:r w:rsidRPr="00B86404" w:rsidDel="00A376BA">
          <w:rPr>
            <w:rFonts w:ascii="Times New Roman" w:hAnsi="Times New Roman" w:cs="Times New Roman"/>
            <w:sz w:val="24"/>
            <w:szCs w:val="24"/>
            <w:lang w:val="en-US"/>
          </w:rPr>
          <w:fldChar w:fldCharType="end"/>
        </w:r>
        <w:r w:rsidRPr="00B86404" w:rsidDel="00A376BA">
          <w:rPr>
            <w:rFonts w:ascii="Times New Roman" w:hAnsi="Times New Roman" w:cs="Times New Roman"/>
            <w:sz w:val="24"/>
            <w:szCs w:val="24"/>
            <w:lang w:val="en-US"/>
          </w:rPr>
          <w:delText xml:space="preserve"> could express the history of occupation of the ancestor or not. Therefore, the first caveat is that the ancestral range estimation is based on the result of BioGEOBEARS which is a result of the biome classification adopted and the model used</w:delText>
        </w:r>
      </w:del>
      <w:del w:id="810" w:author="Gabriel Nakamura" w:date="2020-06-16T23:26:00Z">
        <w:r w:rsidRPr="00B86404" w:rsidDel="00A376BA">
          <w:rPr>
            <w:rFonts w:ascii="Times New Roman" w:hAnsi="Times New Roman" w:cs="Times New Roman"/>
            <w:sz w:val="24"/>
            <w:szCs w:val="24"/>
            <w:lang w:val="en-US"/>
          </w:rPr>
          <w:delText>.</w:delText>
        </w:r>
      </w:del>
      <w:r w:rsidRPr="00B86404">
        <w:rPr>
          <w:rFonts w:ascii="Times New Roman" w:hAnsi="Times New Roman" w:cs="Times New Roman"/>
          <w:sz w:val="24"/>
          <w:szCs w:val="24"/>
          <w:lang w:val="en-US"/>
        </w:rPr>
        <w:t xml:space="preserve"> </w:t>
      </w:r>
    </w:p>
    <w:p w14:paraId="671F4AD6" w14:textId="080454FB" w:rsidR="00E42A76" w:rsidRDefault="00B86404" w:rsidP="00E42A76">
      <w:pPr>
        <w:spacing w:after="0" w:line="480" w:lineRule="auto"/>
        <w:ind w:firstLine="708"/>
        <w:rPr>
          <w:ins w:id="811" w:author="Gabriel Nakamura" w:date="2020-06-15T19:50:00Z"/>
          <w:rFonts w:ascii="Times New Roman" w:hAnsi="Times New Roman" w:cs="Times New Roman"/>
          <w:sz w:val="24"/>
          <w:szCs w:val="24"/>
          <w:lang w:val="en-US"/>
        </w:rPr>
      </w:pPr>
      <w:r w:rsidRPr="00B86404">
        <w:rPr>
          <w:rFonts w:ascii="Times New Roman" w:hAnsi="Times New Roman" w:cs="Times New Roman"/>
          <w:sz w:val="24"/>
          <w:szCs w:val="24"/>
          <w:lang w:val="en-US"/>
        </w:rPr>
        <w:t xml:space="preserve">The second caveat is the lack of good fossil record, particularly in tropical biomes </w:t>
      </w:r>
      <w:r w:rsidRPr="00B86404">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Sciences","id":"ITEM-1","issue":"51","issued":{"date-parts":[["2009","12"]]},"page":"21737-21742","publisher":"Proceedings of the National Academy of Sciences","title":"The Great American Biotic Interchange in birds","type":"article-journal","volume":"106"},"uris":["http://www.mendeley.com/documents/?uuid=ffadf54c-9a9f-42fd-944e-f33314a0186f","http://www.mendeley.com/documents/?uuid=bc689e23-ca01-3625-ab7b-3c77d12cccae"]}],"mendeley":{"formattedCitation":"(Weir et al. 2009)","plainTextFormattedCitation":"(Weir et al. 2009)","previouslyFormattedCitation":"(Weir et al. 2009)"},"properties":{"noteIndex":0},"schema":"https://github.com/citation-style-language/schema/raw/master/csl-citation.json"}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(Weir et al. 2009)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since avian bones are thin and light as a consequence fossilize poorly </w:t>
      </w:r>
      <w:r w:rsidRPr="00B86404">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ADDIN CSL_CITATION {"citationItems":[{"id":"ITEM-1","itemData":{"DOI":"10.1111/j.1600-0587.2009.06335.x","ISSN":"09067590","abstract":"Separated throughout most of the Cenozoic era, North and South America were joined during the mid-Pliocene when the uplift of Panama formed a land bridge between these two continents. The fossil record indicates that this connection allowed an unprecedented degree of inter-continental exchange to occur between unique, previously isolated biotic assemblages, a phenomenon now recognized as the ‘‘Great American Biotic Interchange’’. However, a relatively poor avian fossil record has prevented our understanding the role of the land bridge in shaping New World avian communities. To address the question of avian participation in the GABI, we compiled 64 avian phylogenetic studies and applied a relaxed molecular clock to estimate the timing of trans-isthmus diversification events. Here, we show that a significant pulse of avian interchange occurred in concert with the isthmus uplift. The avian exchange was temporally consistent with the well understood mammalian interchange, despite the presumed greater vagility of birds. Birds inhabiting a variety of habitats and elevational zones responded to the newly available corridor. Within the tropics, exchange was equal in both directions although between extratropical and tropical regions it was not. Avian lineages with Nearctic origins have repeatedly invaded the tropics and radiated throughout South America; whereas, lineages with South American tropical origins remain largely restricted to the confines of the Neotropical region. This previously unrecognized pattern of asymmetric niche conservatism may represent an important and underappreciated contributor to the latitude diversity gradient.","author":[{"dropping-particle":"","family":"Smith","given":"Brian Tilston","non-dropping-particle":"","parse-names":false,"suffix":""},{"dropping-particle":"","family":"Klicka","given":"John","non-dropping-particle":"","parse-names":false,"suffix":""}],"container-title":"Ecography","id":"ITEM-1","issue":"2","issued":{"date-parts":[["2010","5"]]},"page":"333-342","title":"The profound influence of the late Pliocene Panamanian uplift on the exchange, diversification, and distribution of new world birds","type":"article-journal","volume":"33"},"uris":["http://www.mendeley.com/documents/?uuid=90b12f4e-bb06-44c3-b0a9-51d7965be39a","http://www.mendeley.com/documents/?uuid=20e75252-4f0f-323d-955f-534f3e4d88f7"]}],"mendeley":{"formattedCitation":"(Smith and Klicka 2010)","plainTextFormattedCitation":"(Smith and Klicka 2010)","previouslyFormattedCitation":"(Smith and Klicka 2010)"},"properties":{"noteIndex":0},"schema":"https://github.com/citation-style-language/schema/raw/master/csl-citation.json"}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001D4832" w:rsidRPr="001D4832">
        <w:rPr>
          <w:rFonts w:ascii="Times New Roman" w:hAnsi="Times New Roman" w:cs="Times New Roman"/>
          <w:noProof/>
          <w:sz w:val="24"/>
          <w:szCs w:val="24"/>
          <w:lang w:val="en-US"/>
        </w:rPr>
        <w:t>(Smith and Klicka 2010)</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Also, more specifically, the fossil record of New World Suboscines is very sparse </w:t>
      </w:r>
      <w:r w:rsidRPr="00B86404">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ADDIN CSL_CITATION {"citationItems":[{"id":"ITEM-1","itemData":{"DOI":"10.1016/j.ympev.2014.06.025","ISSN":"10959513","abstract":"We inferred the phylogenetic relationships, divergence time and biogeography of Conopophagidae (gnateaters) based on sequence data of mitochondrial genes (ND2, ND3 and cytb) and nuclear introns (TGFB2 and G3PDH) from 45 tissue samples (43 Conopophaga and 2 Pittasoma) representing all currently recognized species of the family and the majority of subspecies. Phylogenetic relationships were estimated by maximum likelihood and Bayesian inference. Divergence time estimates were obtained based on a Bayesian relaxed clock model. These chronograms were used to calculate diversification rates and reconstruct ancestral areas of the genus Conopophaga. The phylogenetic analyses support the reciprocal monophyly of the two genera, Conopophaga and Pittasoma. All species were monophyletic with the exception of C. lineata, as C. lineata cearae did not cluster with the other two C. lineata subspecies. Divergence time estimates for Conopophagidae suggested that diversification took place during the Neogene, and that the diversification rate within Conopophaga clade was highest in the late Miocene, followed by a slower diversification rate, suggesting a diversity-dependent pattern. Our analyses of the diversification of family Conopophagidae provided a scenario for evolution in Terra Firme forest across tropical South America. The spatio-temporal pattern suggests that Conopophaga originated in the Brazilian Shield and that a complex sequence of events possibly related to the Andean uplift and infilling of former sedimentation basins and erosion cycles shaped the current distribution and diversity of this genus. © 2014 Elsevier Inc.","author":[{"dropping-particle":"","family":"Batalha-Filho","given":"Henrique","non-dropping-particle":"","parse-names":false,"suffix":""},{"dropping-particle":"","family":"Pessoa","given":"Rodrigo O.","non-dropping-particle":"","parse-names":false,"suffix":""},{"dropping-particle":"","family":"Fabre","given":"Pierre Henri","non-dropping-particle":"","parse-names":false,"suffix":""},{"dropping-particle":"","family":"Fjeldså","given":"Jon","non-dropping-particle":"","parse-names":false,"suffix":""},{"dropping-particle":"","family":"Irestedt","given":"Martin","non-dropping-particle":"","parse-names":false,"suffix":""},{"dropping-particle":"","family":"Ericson","given":"Per G.P.","non-dropping-particle":"","parse-names":false,"suffix":""},{"dropping-particle":"","family":"Silveira","given":"Luís F.","non-dropping-particle":"","parse-names":false,"suffix":""},{"dropping-particle":"","family":"Miyaki","given":"Cristina Y.","non-dropping-particle":"","parse-names":false,"suffix":""}],"container-title":"Molecular Phylogenetics and Evolution","id":"ITEM-1","issue":"1","issued":{"date-parts":[["2014"]]},"page":"422-432","publisher":"Elsevier Inc.","title":"Phylogeny and historical biogeography of gnateaters (Passeriformes, Conopophagidae) in the South America forests","type":"article-journal","volume":"79"},"uris":["http://www.mendeley.com/documents/?uuid=b6a33097-7228-46b5-900b-1bad2a07ee37","http://www.mendeley.com/documents/?uuid=d0134903-5e38-416f-89d8-547ee6215bbb"]}],"mendeley":{"formattedCitation":"(Batalha-Filho et al. 2014)","plainTextFormattedCitation":"(Batalha-Filho et al. 2014)","previouslyFormattedCitation":"(Batalha-Filho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(Batalha-Filho et al. 2014)</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For example, the results of </w:t>
      </w:r>
      <w:r w:rsidRPr="00B86404">
        <w:rPr>
          <w:rFonts w:ascii="Times New Roman" w:hAnsi="Times New Roman" w:cs="Times New Roman"/>
          <w:sz w:val="24"/>
          <w:szCs w:val="24"/>
          <w:lang w:val="en-US"/>
        </w:rPr>
        <w:fldChar w:fldCharType="begin" w:fldLock="1"/>
      </w:r>
      <w:r w:rsidR="006D7A4B">
        <w:rPr>
          <w:rFonts w:ascii="Times New Roman" w:hAnsi="Times New Roman" w:cs="Times New Roman"/>
          <w:sz w:val="24"/>
          <w:szCs w:val="24"/>
          <w:lang w:val="en-US"/>
        </w:rPr>
        <w:instrText xml:space="preserve">ADDIN CSL_CITATION {"citationItems":[{"id":"ITEM-1","itemData":{"DOI":"10.1073/pnas.1813206116","ISSN":"0027-8424","abstract":"&lt;p&gt;Avian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sidR="006D7A4B">
        <w:rPr>
          <w:rFonts w:ascii="Cambria Math" w:hAnsi="Cambria Math" w:cs="Cambria Math"/>
          <w:sz w:val="24"/>
          <w:szCs w:val="24"/>
          <w:lang w:val="en-US"/>
        </w:rPr>
        <w:instrText>∼</w:instrText>
      </w:r>
      <w:r w:rsidR="006D7A4B">
        <w:rPr>
          <w:rFonts w:ascii="Times New Roman" w:hAnsi="Times New Roman" w:cs="Times New Roman"/>
          <w:sz w:val="24"/>
          <w:szCs w:val="24"/>
          <w:lang w:val="en-US"/>
        </w:rPr>
        <w:instrText>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speciation.&lt;/p&gt;","author":[{"dropping-particle":"","family":"Oliveros","given":"Carl H.","non-dropping-particle":"","parse-names":false,"suffix":""},{"dropping-particle":"","family":"Field","given":"Daniel J.","non-dropping-particle":"","parse-names":false,"suffix":""},{"dropping-particle":"","family":"Ksepka","given":"Daniel T.","non-dropping-particle":"","parse-names":false,"suffix":""},{"dropping-particle":"","family":"Barker","given":"F. Keith","non-dropping-particle":"","parse-names":false,"suffix":""},{"dropping-particle":"","family":"Aleixo","given":"Alexandre","non-dropping-particle":"","parse-names":false,"suffix":""},{"dropping-particle":"","family":"Andersen","given":"Michael J.","non-dropping-particle":"","parse-names":false,"suffix":""},{"dropping-particle":"","family":"Alström","given":"Per","non-dropping-particle":"","parse-names":false,"suffix":""},{"dropping-particle":"","family":"Benz","given":"Brett W.","non-dropping-particle":"","parse-names":false,"suffix":""},{"dropping-particle":"","family":"Braun","given":"Edward L.","non-dropping-particle":"","parse-names":false,"suffix":""},{"dropping-particle":"","family":"Braun","given":"Michael J.","non-dropping-particle":"","parse-names":false,"suffix":""},{"dropping-particle":"","family":"Bravo","given":"Gustavo A.","non-dropping-particle":"","parse-names":false,"suffix":""},{"dropping-particle":"","family":"Brumfield","given":"Robb T.","non-dropping-particle":"","parse-names":false,"suffix":""},{"dropping-particle":"","family":"Chesser","given":"R. Terry","non-dropping-particle":"","parse-names":false,"suffix":""},{"dropping-particle":"","family":"Claramunt","given":"Santiago","non-dropping-particle":"","parse-names":false,"suffix":""},{"dropping-particle":"","family":"Cracraft","given":"Joel","non-dropping-particle":"","parse-names":false,"suffix":""},{"dropping-particle":"","family":"Cuervo","given":"Andrés M.","non-dropping-particle":"","parse-names":false,"suffix":""},{"dropping-particle":"","family":"Derryberry","given":"Elizabeth P.","non-dropping-particle":"","parse-names":false,"suffix":""},{"dropping-particle":"","family":"Glenn","given":"Travis C.","non-dropping-particle":"","parse-names":false,"suffix":""},{"dropping-particle":"","family":"Harvey","given":"Michael G.","non-dropping-particle":"","parse-names":false,"suffix":""},{"dropping-particle":"","family":"Hosner","given":"Peter A.","non-dropping-particle":"","parse-names":false,"suffix":""},{"dropping-particle":"","family":"Joseph","given":"Leo","non-dropping-particle":"","parse-names":false,"suffix":""},{"dropping-particle":"","family":"Kimball","given":"Rebecca T.","non-dropping-particle":"","parse-names":false,"suffix":""},{"dropping-particle":"","family":"Mack","given":"Andrew L.","non-dropping-particle":"","parse-names":false,"suffix":""},{"dropping-particle":"","family":"Miskelly","given":"Colin M.","non-dropping-particle":"","parse-names":false,"suffix":""},{"dropping-particle":"","family":"Peterson","given":"A. Townsend","non-dropping-particle":"","parse-names":false,"suffix":""},{"dropping-particle":"","family":"Robbins","given":"Mark B.","non-dropping-particle":"","parse-names":false,"suffix":""},{"dropping-particle":"","family":"Sheldon","given":"Frederick H.","non-dropping-particle":"","parse-names":false,"suffix":""},{"dropping-particle":"","family":"Silveira","given":"Luís Fábio","non-dropping-particle":"","parse-names":false,"suffix":""},{"dropping-particle":"","family":"Smith","given":"Brian Tilston","non-dropping-particle":"","parse-names":false,"suffix":""},{"dropping-particle":"","family":"White","given":"Noor D.","non-dropping-particle":"","parse-names":false,"suffix":""},{"dropping-particle":"","family":"Moyle","given":"Robert G.","non-dropping-particle":"","parse-names":false,"suffix":""},{"dropping-particle":"","family":"Faircloth","given":"Brant C.","non-dropping-particle":"","parse-names":false,"suffix":""}],"container-title":"Proceedings of the National Academy of Sciences","id":"ITEM-1","issued":{"date-parts":[["2019","4"]]},"page":"201813206","title":"Earth history and the passerine superradiation","type":"article-journal"},"uris":["http://www.mendeley.com/documents/?uuid=484dd563-e35a-3138-9753-769a82bfccaf","http://www.mendeley.com/documents/?uuid=55bc5680-6d71-4398-9edf-e1dd6bb95d51"]}],"mendeley":{"formattedCitation":"(Oliveros et al. 2019)","plainTextFormattedCitation":"(Oliveros et al. 2019)","previouslyFormattedCitation":"(Oliveros et al. 2019)"},"properties":{"noteIndex":0},"schema":"https://github.com/citation-style-language/schema/raw/master/csl-citation.json"}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(Oliveros et al. 2019)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indicated that the rate shift within </w:t>
      </w:r>
      <w:proofErr w:type="spellStart"/>
      <w:r w:rsidRPr="00B86404">
        <w:rPr>
          <w:rFonts w:ascii="Times New Roman" w:hAnsi="Times New Roman" w:cs="Times New Roman"/>
          <w:sz w:val="24"/>
          <w:szCs w:val="24"/>
          <w:lang w:val="en-US"/>
        </w:rPr>
        <w:t>Passerida</w:t>
      </w:r>
      <w:proofErr w:type="spellEnd"/>
      <w:r w:rsidRPr="00B86404">
        <w:rPr>
          <w:rFonts w:ascii="Times New Roman" w:hAnsi="Times New Roman" w:cs="Times New Roman"/>
          <w:sz w:val="24"/>
          <w:szCs w:val="24"/>
          <w:lang w:val="en-US"/>
        </w:rPr>
        <w:t xml:space="preserve"> occurred several million years earlier than the expected of the phylogeny of </w:t>
      </w:r>
      <w:r w:rsidRPr="00B86404">
        <w:rPr>
          <w:rFonts w:ascii="Times New Roman" w:hAnsi="Times New Roman" w:cs="Times New Roman"/>
          <w:sz w:val="24"/>
          <w:szCs w:val="24"/>
          <w:lang w:val="en-US"/>
        </w:rPr>
        <w:fldChar w:fldCharType="begin" w:fldLock="1"/>
      </w:r>
      <w:r w:rsidR="000F7E4C">
        <w:rPr>
          <w:rFonts w:ascii="Times New Roman" w:hAnsi="Times New Roman" w:cs="Times New Roman"/>
          <w:sz w:val="24"/>
          <w:szCs w:val="24"/>
          <w:lang w:val="en-US"/>
        </w:rPr>
        <w:instrText>ADDIN CSL_CITATION {"citationItems":[{"id":"ITEM-1","itemData":{"DOI":"10.1038/nature11631","ISBN":"1476-4687 (Electronic)\\r0028-0836 (Linking)","ISSN":"00280836","PMID":"23123857","abstract":"Current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time","type":"article-journal","volume":"491"},"uris":["http://www.mendeley.com/documents/?uuid=a71b576b-4c48-44e7-81f0-0a4261aa4145"]}],"mendeley":{"formattedCitation":"(Jetz et al. 2012b)","plainTextFormattedCitation":"(Jetz et al. 2012b)","previouslyFormattedCitation":"(Jetz et al. 2012)"},"properties":{"noteIndex":0},"schema":"https://github.com/citation-style-language/schema/raw/master/csl-citation.json"}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000F7E4C" w:rsidRPr="000F7E4C">
        <w:rPr>
          <w:rFonts w:ascii="Times New Roman" w:hAnsi="Times New Roman" w:cs="Times New Roman"/>
          <w:noProof/>
          <w:sz w:val="24"/>
          <w:szCs w:val="24"/>
          <w:lang w:val="en-US"/>
        </w:rPr>
        <w:t>(Jetz et al. 2012b)</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w:t>
      </w:r>
      <w:ins w:id="812" w:author="Gabriel Nakamura" w:date="2020-06-15T19:50:00Z">
        <w:r w:rsidR="00E42A76">
          <w:rPr>
            <w:rFonts w:ascii="Times New Roman" w:hAnsi="Times New Roman" w:cs="Times New Roman"/>
            <w:sz w:val="24"/>
            <w:szCs w:val="24"/>
            <w:lang w:val="en-US"/>
          </w:rPr>
          <w:t>Finally</w:t>
        </w:r>
        <w:r w:rsidR="00DB11B3">
          <w:rPr>
            <w:rFonts w:ascii="Times New Roman" w:hAnsi="Times New Roman" w:cs="Times New Roman"/>
            <w:sz w:val="24"/>
            <w:szCs w:val="24"/>
            <w:lang w:val="en-US"/>
          </w:rPr>
          <w:t xml:space="preserve">, </w:t>
        </w:r>
      </w:ins>
      <w:del w:id="813" w:author="Gabriel Nakamura" w:date="2020-06-15T19:50:00Z">
        <w:r w:rsidRPr="00B86404" w:rsidDel="00E42A76">
          <w:rPr>
            <w:rFonts w:ascii="Times New Roman" w:hAnsi="Times New Roman" w:cs="Times New Roman"/>
            <w:sz w:val="24"/>
            <w:szCs w:val="24"/>
            <w:lang w:val="en-US"/>
          </w:rPr>
          <w:delText xml:space="preserve">In conclusion, </w:delText>
        </w:r>
      </w:del>
      <w:r w:rsidRPr="00B86404">
        <w:rPr>
          <w:rFonts w:ascii="Times New Roman" w:hAnsi="Times New Roman" w:cs="Times New Roman"/>
          <w:sz w:val="24"/>
          <w:szCs w:val="24"/>
          <w:lang w:val="en-US"/>
        </w:rPr>
        <w:t xml:space="preserve">the time-calibrated tree used in this study could express different information if we had more fossils in our backbone and, as a result, the time of the arrival of the ancestor could be early that we expected and maybe affect the results founded. </w:t>
      </w:r>
    </w:p>
    <w:p w14:paraId="2F4C52F7" w14:textId="11F84EF4" w:rsidR="00B86404" w:rsidRDefault="006D3041" w:rsidP="00E42A76">
      <w:pPr>
        <w:spacing w:after="0" w:line="480" w:lineRule="auto"/>
        <w:ind w:firstLine="708"/>
        <w:rPr>
          <w:ins w:id="814" w:author="Gabriel Nakamura" w:date="2020-06-15T23:06:00Z"/>
          <w:rFonts w:ascii="Times New Roman" w:hAnsi="Times New Roman" w:cs="Times New Roman"/>
          <w:color w:val="000000"/>
          <w:sz w:val="24"/>
          <w:szCs w:val="24"/>
          <w:lang w:val="en-US" w:eastAsia="pt-BR"/>
        </w:rPr>
      </w:pPr>
      <w:ins w:id="815" w:author="Gabriel Nakamura" w:date="2020-06-15T19:50:00Z">
        <w:r>
          <w:rPr>
            <w:rFonts w:ascii="Times New Roman" w:hAnsi="Times New Roman" w:cs="Times New Roman"/>
            <w:sz w:val="24"/>
            <w:szCs w:val="24"/>
            <w:lang w:val="en-US"/>
          </w:rPr>
          <w:t>In summary, our wo</w:t>
        </w:r>
      </w:ins>
      <w:ins w:id="816" w:author="Gabriel Nakamura" w:date="2020-06-15T19:51:00Z">
        <w:r>
          <w:rPr>
            <w:rFonts w:ascii="Times New Roman" w:hAnsi="Times New Roman" w:cs="Times New Roman"/>
            <w:sz w:val="24"/>
            <w:szCs w:val="24"/>
            <w:lang w:val="en-US"/>
          </w:rPr>
          <w:t xml:space="preserve">rk overcome an </w:t>
        </w:r>
        <w:r w:rsidR="00A50D5D">
          <w:rPr>
            <w:rFonts w:ascii="Times New Roman" w:hAnsi="Times New Roman" w:cs="Times New Roman"/>
            <w:sz w:val="24"/>
            <w:szCs w:val="24"/>
            <w:lang w:val="en-US"/>
          </w:rPr>
          <w:t xml:space="preserve">problem relating to the use of pattern-to-process </w:t>
        </w:r>
      </w:ins>
      <w:ins w:id="817" w:author="Gabriel Nakamura" w:date="2020-06-15T19:52:00Z">
        <w:r w:rsidR="000008E9">
          <w:rPr>
            <w:rFonts w:ascii="Times New Roman" w:hAnsi="Times New Roman" w:cs="Times New Roman"/>
            <w:sz w:val="24"/>
            <w:szCs w:val="24"/>
            <w:lang w:val="en-US"/>
          </w:rPr>
          <w:t>approach</w:t>
        </w:r>
      </w:ins>
      <w:ins w:id="818" w:author="Gabriel Nakamura" w:date="2020-06-15T19:51:00Z">
        <w:r w:rsidR="00A50D5D">
          <w:rPr>
            <w:rFonts w:ascii="Times New Roman" w:hAnsi="Times New Roman" w:cs="Times New Roman"/>
            <w:sz w:val="24"/>
            <w:szCs w:val="24"/>
            <w:lang w:val="en-US"/>
          </w:rPr>
          <w:t xml:space="preserve"> </w:t>
        </w:r>
        <w:r w:rsidR="000008E9">
          <w:rPr>
            <w:rFonts w:ascii="Times New Roman" w:hAnsi="Times New Roman" w:cs="Times New Roman"/>
            <w:sz w:val="24"/>
            <w:szCs w:val="24"/>
            <w:lang w:val="en-US"/>
          </w:rPr>
          <w:t xml:space="preserve">to </w:t>
        </w:r>
      </w:ins>
      <w:ins w:id="819" w:author="Gabriel Nakamura" w:date="2020-06-15T19:52:00Z">
        <w:r w:rsidR="000008E9">
          <w:rPr>
            <w:rFonts w:ascii="Times New Roman" w:hAnsi="Times New Roman" w:cs="Times New Roman"/>
            <w:sz w:val="24"/>
            <w:szCs w:val="24"/>
            <w:lang w:val="en-US"/>
          </w:rPr>
          <w:t xml:space="preserve">infer the role of historical mechanisms to </w:t>
        </w:r>
        <w:r w:rsidR="000F5405">
          <w:rPr>
            <w:rFonts w:ascii="Times New Roman" w:hAnsi="Times New Roman" w:cs="Times New Roman"/>
            <w:sz w:val="24"/>
            <w:szCs w:val="24"/>
            <w:lang w:val="en-US"/>
          </w:rPr>
          <w:t xml:space="preserve">shape ecological communities (in situ speciation and historical dispersal), by explicitly consider the </w:t>
        </w:r>
      </w:ins>
      <w:ins w:id="820" w:author="Gabriel Nakamura" w:date="2020-06-15T19:53:00Z">
        <w:r w:rsidR="000F5405">
          <w:rPr>
            <w:rFonts w:ascii="Times New Roman" w:hAnsi="Times New Roman" w:cs="Times New Roman"/>
            <w:sz w:val="24"/>
            <w:szCs w:val="24"/>
            <w:lang w:val="en-US"/>
          </w:rPr>
          <w:lastRenderedPageBreak/>
          <w:t>information of ancestral states of species to interpret the present day phylogenetic information</w:t>
        </w:r>
      </w:ins>
      <w:del w:id="821" w:author="Gabriel Nakamura" w:date="2020-06-15T19:50:00Z">
        <w:r w:rsidR="00B86404" w:rsidRPr="00B86404" w:rsidDel="006D3041">
          <w:rPr>
            <w:rFonts w:ascii="Times New Roman" w:hAnsi="Times New Roman" w:cs="Times New Roman"/>
            <w:sz w:val="24"/>
            <w:szCs w:val="24"/>
            <w:lang w:val="en-US"/>
          </w:rPr>
          <w:delText xml:space="preserve">Although we have these caveats, using </w:delText>
        </w:r>
        <w:r w:rsidR="00B86404" w:rsidRPr="00B86404" w:rsidDel="006D3041">
          <w:rPr>
            <w:rFonts w:ascii="Times New Roman" w:hAnsi="Times New Roman" w:cs="Times New Roman"/>
            <w:color w:val="000000"/>
            <w:sz w:val="24"/>
            <w:szCs w:val="24"/>
            <w:lang w:val="en-US" w:eastAsia="pt-BR"/>
          </w:rPr>
          <w:delText>phylogenetic plus biogeographical areas of occurrence, we estimated the time and the directions of occurrence shifts over time. These estimates permitted accessed the age of the assemblage and properly test the OTT and TNC hypotheses</w:delText>
        </w:r>
      </w:del>
      <w:r w:rsidR="00B86404" w:rsidRPr="00B86404">
        <w:rPr>
          <w:rFonts w:ascii="Times New Roman" w:hAnsi="Times New Roman" w:cs="Times New Roman"/>
          <w:color w:val="000000"/>
          <w:sz w:val="24"/>
          <w:szCs w:val="24"/>
          <w:lang w:val="en-US" w:eastAsia="pt-BR"/>
        </w:rPr>
        <w:t xml:space="preserve">. </w:t>
      </w:r>
      <w:ins w:id="822" w:author="Gabriel Nakamura" w:date="2020-06-15T19:53:00Z">
        <w:r w:rsidR="000F5405">
          <w:rPr>
            <w:rFonts w:ascii="Times New Roman" w:hAnsi="Times New Roman" w:cs="Times New Roman"/>
            <w:color w:val="000000"/>
            <w:sz w:val="24"/>
            <w:szCs w:val="24"/>
            <w:lang w:val="en-US" w:eastAsia="pt-BR"/>
          </w:rPr>
          <w:t xml:space="preserve">This improvement allows to </w:t>
        </w:r>
      </w:ins>
      <w:ins w:id="823" w:author="Gabriel Nakamura" w:date="2020-06-15T19:54:00Z">
        <w:r w:rsidR="000F5405">
          <w:rPr>
            <w:rFonts w:ascii="Times New Roman" w:hAnsi="Times New Roman" w:cs="Times New Roman"/>
            <w:color w:val="000000"/>
            <w:sz w:val="24"/>
            <w:szCs w:val="24"/>
            <w:lang w:val="en-US" w:eastAsia="pt-BR"/>
          </w:rPr>
          <w:t xml:space="preserve">evidence that TNC is the most probable </w:t>
        </w:r>
        <w:r w:rsidR="00CA5EB9">
          <w:rPr>
            <w:rFonts w:ascii="Times New Roman" w:hAnsi="Times New Roman" w:cs="Times New Roman"/>
            <w:color w:val="000000"/>
            <w:sz w:val="24"/>
            <w:szCs w:val="24"/>
            <w:lang w:val="en-US" w:eastAsia="pt-BR"/>
          </w:rPr>
          <w:t xml:space="preserve">process to explain the differences in phylogenetic patterns presented among temperate and tropical regions for </w:t>
        </w:r>
        <w:proofErr w:type="spellStart"/>
        <w:r w:rsidR="00CA5EB9">
          <w:rPr>
            <w:rFonts w:ascii="Times New Roman" w:hAnsi="Times New Roman" w:cs="Times New Roman"/>
            <w:color w:val="000000"/>
            <w:sz w:val="24"/>
            <w:szCs w:val="24"/>
            <w:lang w:val="en-US" w:eastAsia="pt-BR"/>
          </w:rPr>
          <w:t>Tyranidae</w:t>
        </w:r>
        <w:proofErr w:type="spellEnd"/>
        <w:r w:rsidR="00CA5EB9">
          <w:rPr>
            <w:rFonts w:ascii="Times New Roman" w:hAnsi="Times New Roman" w:cs="Times New Roman"/>
            <w:color w:val="000000"/>
            <w:sz w:val="24"/>
            <w:szCs w:val="24"/>
            <w:lang w:val="en-US" w:eastAsia="pt-BR"/>
          </w:rPr>
          <w:t>.</w:t>
        </w:r>
      </w:ins>
    </w:p>
    <w:p w14:paraId="7DF99D8F" w14:textId="77777777" w:rsidR="00E85F70" w:rsidRPr="00B86404" w:rsidRDefault="00E85F70">
      <w:pPr>
        <w:spacing w:after="0" w:line="480" w:lineRule="auto"/>
        <w:ind w:firstLine="708"/>
        <w:rPr>
          <w:rFonts w:ascii="Times New Roman" w:hAnsi="Times New Roman" w:cs="Times New Roman"/>
          <w:color w:val="000000"/>
          <w:sz w:val="24"/>
          <w:szCs w:val="24"/>
          <w:lang w:val="en-US" w:eastAsia="pt-BR"/>
        </w:rPr>
        <w:pPrChange w:id="824" w:author="Gabriel Nakamura" w:date="2020-06-15T19:50:00Z">
          <w:pPr>
            <w:spacing w:after="0" w:line="480" w:lineRule="auto"/>
          </w:pPr>
        </w:pPrChange>
      </w:pPr>
    </w:p>
    <w:p w14:paraId="6B070B68" w14:textId="5F3050D3" w:rsidR="00B86404" w:rsidRPr="00B86404" w:rsidRDefault="00140523">
      <w:pPr>
        <w:rPr>
          <w:rFonts w:ascii="Times New Roman" w:hAnsi="Times New Roman" w:cs="Times New Roman"/>
          <w:bCs/>
          <w:sz w:val="24"/>
          <w:szCs w:val="24"/>
          <w:lang w:val="en-US"/>
        </w:rPr>
        <w:pPrChange w:id="825" w:author="Gabriel Nakamura" w:date="2020-06-12T13:52:00Z">
          <w:pPr>
            <w:spacing w:after="0" w:line="480" w:lineRule="auto"/>
          </w:pPr>
        </w:pPrChange>
      </w:pPr>
      <w:ins w:id="826" w:author="Gabriel Nakamura" w:date="2020-06-12T13:52:00Z">
        <w:r>
          <w:rPr>
            <w:rFonts w:ascii="Times New Roman" w:hAnsi="Times New Roman" w:cs="Times New Roman"/>
            <w:bCs/>
            <w:sz w:val="24"/>
            <w:szCs w:val="24"/>
            <w:lang w:val="en-US"/>
          </w:rPr>
          <w:br w:type="page"/>
        </w:r>
      </w:ins>
    </w:p>
    <w:p w14:paraId="4A0776F4" w14:textId="1B883969" w:rsidR="00F60081" w:rsidRPr="00B86404" w:rsidRDefault="00F60081" w:rsidP="00B86404">
      <w:pPr>
        <w:spacing w:after="0" w:line="480" w:lineRule="auto"/>
        <w:rPr>
          <w:rFonts w:ascii="Times New Roman" w:eastAsia="Times New Roman" w:hAnsi="Times New Roman" w:cs="Times New Roman"/>
          <w:b/>
          <w:bCs/>
          <w:sz w:val="24"/>
          <w:szCs w:val="24"/>
          <w:lang w:val="en-US"/>
        </w:rPr>
      </w:pPr>
      <w:r w:rsidRPr="00B86404">
        <w:rPr>
          <w:rFonts w:ascii="Times New Roman" w:eastAsia="Times New Roman" w:hAnsi="Times New Roman" w:cs="Times New Roman"/>
          <w:b/>
          <w:bCs/>
          <w:sz w:val="24"/>
          <w:szCs w:val="24"/>
          <w:lang w:val="en-US"/>
        </w:rPr>
        <w:lastRenderedPageBreak/>
        <w:t>References</w:t>
      </w:r>
    </w:p>
    <w:p w14:paraId="595D8785" w14:textId="7A83C296" w:rsidR="00B86404" w:rsidRPr="00B86404" w:rsidDel="002C3E83" w:rsidRDefault="00B86404" w:rsidP="00B86404">
      <w:pPr>
        <w:spacing w:after="0" w:line="480" w:lineRule="auto"/>
        <w:rPr>
          <w:del w:id="827" w:author="Gabriel Nakamura" w:date="2020-06-12T19:35:00Z"/>
          <w:rFonts w:ascii="Times New Roman" w:eastAsia="Times New Roman" w:hAnsi="Times New Roman" w:cs="Times New Roman"/>
          <w:b/>
          <w:bCs/>
          <w:sz w:val="24"/>
          <w:szCs w:val="24"/>
          <w:lang w:val="en-US"/>
        </w:rPr>
      </w:pPr>
      <w:del w:id="828" w:author="Gabriel Nakamura" w:date="2020-06-12T19:35:00Z">
        <w:r w:rsidRPr="00B86404" w:rsidDel="002C3E83">
          <w:rPr>
            <w:rFonts w:ascii="Times New Roman" w:eastAsia="Times New Roman" w:hAnsi="Times New Roman" w:cs="Times New Roman"/>
            <w:b/>
            <w:bCs/>
            <w:sz w:val="24"/>
            <w:szCs w:val="24"/>
            <w:highlight w:val="yellow"/>
            <w:lang w:val="en-US"/>
          </w:rPr>
          <w:delText>REVER, INCLUIR DA DISSERTAÇÃO</w:delText>
        </w:r>
      </w:del>
    </w:p>
    <w:p w14:paraId="601DCB02" w14:textId="77777777" w:rsidR="00F129D7" w:rsidRPr="00B86404" w:rsidRDefault="00F129D7" w:rsidP="00B86404">
      <w:pPr>
        <w:widowControl w:val="0"/>
        <w:autoSpaceDE w:val="0"/>
        <w:autoSpaceDN w:val="0"/>
        <w:adjustRightInd w:val="0"/>
        <w:spacing w:after="0" w:line="480" w:lineRule="auto"/>
        <w:ind w:left="480" w:hanging="480"/>
        <w:rPr>
          <w:rFonts w:ascii="Times New Roman" w:eastAsia="Times New Roman" w:hAnsi="Times New Roman" w:cs="Times New Roman"/>
          <w:sz w:val="24"/>
          <w:szCs w:val="24"/>
          <w:lang w:val="en-US"/>
        </w:rPr>
      </w:pPr>
      <w:r w:rsidRPr="00B86404">
        <w:rPr>
          <w:rFonts w:ascii="Times New Roman" w:eastAsia="Times New Roman" w:hAnsi="Times New Roman" w:cs="Times New Roman"/>
          <w:sz w:val="24"/>
          <w:szCs w:val="24"/>
          <w:lang w:val="en-US"/>
        </w:rPr>
        <w:t xml:space="preserve">Fitzpatrick, J.W. (1980). Foraging behavior of neotropical tyrant flycatchers. cooper </w:t>
      </w:r>
      <w:proofErr w:type="spellStart"/>
      <w:r w:rsidRPr="00B86404">
        <w:rPr>
          <w:rFonts w:ascii="Times New Roman" w:eastAsia="Times New Roman" w:hAnsi="Times New Roman" w:cs="Times New Roman"/>
          <w:i/>
          <w:iCs/>
          <w:sz w:val="24"/>
          <w:szCs w:val="24"/>
          <w:lang w:val="en-US"/>
        </w:rPr>
        <w:t>Ornithol</w:t>
      </w:r>
      <w:proofErr w:type="spellEnd"/>
      <w:r w:rsidRPr="00B86404">
        <w:rPr>
          <w:rFonts w:ascii="Times New Roman" w:eastAsia="Times New Roman" w:hAnsi="Times New Roman" w:cs="Times New Roman"/>
          <w:i/>
          <w:iCs/>
          <w:sz w:val="24"/>
          <w:szCs w:val="24"/>
          <w:lang w:val="en-US"/>
        </w:rPr>
        <w:t>. Soc</w:t>
      </w:r>
      <w:r w:rsidRPr="00B86404">
        <w:rPr>
          <w:rFonts w:ascii="Times New Roman" w:eastAsia="Times New Roman" w:hAnsi="Times New Roman" w:cs="Times New Roman"/>
          <w:sz w:val="24"/>
          <w:szCs w:val="24"/>
          <w:lang w:val="en-US"/>
        </w:rPr>
        <w:t>., 43–57.</w:t>
      </w:r>
    </w:p>
    <w:p w14:paraId="463FD285" w14:textId="01BD0474" w:rsidR="000F7E4C" w:rsidRPr="000F7E4C" w:rsidRDefault="00F60081"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B86404">
        <w:rPr>
          <w:rFonts w:ascii="Times New Roman" w:eastAsia="Times New Roman" w:hAnsi="Times New Roman" w:cs="Times New Roman"/>
          <w:sz w:val="24"/>
          <w:szCs w:val="24"/>
          <w:lang w:val="en-US"/>
        </w:rPr>
        <w:fldChar w:fldCharType="begin" w:fldLock="1"/>
      </w:r>
      <w:r w:rsidRPr="00B86404">
        <w:rPr>
          <w:rFonts w:ascii="Times New Roman" w:eastAsia="Times New Roman" w:hAnsi="Times New Roman" w:cs="Times New Roman"/>
          <w:sz w:val="24"/>
          <w:szCs w:val="24"/>
          <w:lang w:val="en-US"/>
        </w:rPr>
        <w:instrText xml:space="preserve">ADDIN Mendeley Bibliography CSL_BIBLIOGRAPHY </w:instrText>
      </w:r>
      <w:r w:rsidRPr="00B86404">
        <w:rPr>
          <w:rFonts w:ascii="Times New Roman" w:eastAsia="Times New Roman" w:hAnsi="Times New Roman" w:cs="Times New Roman"/>
          <w:sz w:val="24"/>
          <w:szCs w:val="24"/>
          <w:lang w:val="en-US"/>
        </w:rPr>
        <w:fldChar w:fldCharType="separate"/>
      </w:r>
      <w:r w:rsidR="000F7E4C" w:rsidRPr="000F7E4C">
        <w:rPr>
          <w:rFonts w:ascii="Times New Roman" w:hAnsi="Times New Roman" w:cs="Times New Roman"/>
          <w:noProof/>
          <w:sz w:val="24"/>
        </w:rPr>
        <w:t>Batalha-Filho, H. et al. 2014. Phylogeny and historical biogeography of gnateaters (Passeriformes, Conopophagidae) in the South America forests. - Mol. Phylogenet. Evol. 79: 422–432.</w:t>
      </w:r>
    </w:p>
    <w:p w14:paraId="197C16F4"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Crouch, N. M. A. et al. 2019. Evaluating the contribution of dispersal to community structure in Neotropical passerine birds. - Ecography (Cop.). 42: 390–399.</w:t>
      </w:r>
    </w:p>
    <w:p w14:paraId="488951ED"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Duchêne, D. A. and Cardillo, M. 2015. Phylogenetic patterns in the geographic distributions of birds support the tropical conservatism hypothesis. - Glob. Ecol. Biogeogr. in press.</w:t>
      </w:r>
    </w:p>
    <w:p w14:paraId="5718CF48"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Gerhold, P. et al. 2015. Phylogenetic patterns are not proxies of community assembly mechanisms (they are far better). - Funct. Ecol. 29: 600–614.</w:t>
      </w:r>
    </w:p>
    <w:p w14:paraId="6DD4E35B"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Gerhold, P. et al. 2018. The Deep Past Controls the Phylogenetic Structure of Present, Local Communities. - Annu. Rev. Ecol. Evol. Syst. 49: 477–497.</w:t>
      </w:r>
    </w:p>
    <w:p w14:paraId="1B2310F9"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Hawkins, B. A. 2001. Ecology’s oldest pattern? - Trends Ecol. Evol. in press.</w:t>
      </w:r>
    </w:p>
    <w:p w14:paraId="2B4EDE20"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Heled, J. and Bouckaert, R. R. 2013. Looking for trees in the forest: Summary tree from posterior samples. - BMC Evol. Biol. in press.</w:t>
      </w:r>
    </w:p>
    <w:p w14:paraId="0BAC37E9"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Hillebrand, H. 2004. On the Generality of the Latitudinal Diversity Gradient. - Am. Nat 163: 192–211.</w:t>
      </w:r>
    </w:p>
    <w:p w14:paraId="68E9A7A7"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Jablonski, D. et al. 2006. Out of the tropics: Evolutionary dynamics of the latitudinal diversity gradient. - Science (80-. ). in press.</w:t>
      </w:r>
    </w:p>
    <w:p w14:paraId="66D1B2D8"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Jetz, W. et al. 2012a. The global diversity of birds in space and time. - Nature 491: 444–448.</w:t>
      </w:r>
    </w:p>
    <w:p w14:paraId="15C6E801"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Jetz, W. et al. 2012b. The global diversity of birds in space and time. - Nature 491: 444–</w:t>
      </w:r>
      <w:r w:rsidRPr="000F7E4C">
        <w:rPr>
          <w:rFonts w:ascii="Times New Roman" w:hAnsi="Times New Roman" w:cs="Times New Roman"/>
          <w:noProof/>
          <w:sz w:val="24"/>
        </w:rPr>
        <w:lastRenderedPageBreak/>
        <w:t>448.</w:t>
      </w:r>
    </w:p>
    <w:p w14:paraId="0ABF388C"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Kembel, S. W. et al. 2010. Picante: R tools for integrating phylogenies and ecology. - Bioinformatics 26: 1463–1464.</w:t>
      </w:r>
    </w:p>
    <w:p w14:paraId="64E8FF97"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Kennedy, J. D. et al. 2014. Into and out of the tropics: The generation of the latitudinal gradient among New World passerine birds. - J. Biogeogr. in press.</w:t>
      </w:r>
    </w:p>
    <w:p w14:paraId="59A22E8D"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Kerkhoff, A. J. et al. 2014. The latitudinal species richness gradient in New World woody angiosperms is consistent with the tropical conservatism hypothesis. - PNAS 111: 8125–8130.</w:t>
      </w:r>
    </w:p>
    <w:p w14:paraId="3DE0CA3D"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Landis, M. J. et al. 2013. Bayesian analysis of biogeography when the number of areas is large. - Syst. Biol. 62: 789–804.</w:t>
      </w:r>
    </w:p>
    <w:p w14:paraId="73BB5907"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Manegold, A. et al. 2014. Miocene Songbirds and the Composition of the European Passeriform Avifauna. - Auk 121: 1155–1160.</w:t>
      </w:r>
    </w:p>
    <w:p w14:paraId="75535DB2"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Matzke, N. J. 2013. Probabilistic historical biogeography: new models for founder-event speciation, imperfect detection, and fossils allow improved accuracy and model-testing. - Front. Biogeogr. in press.</w:t>
      </w:r>
    </w:p>
    <w:p w14:paraId="1A3E751F"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Mayr, G. 2004. Old World Fossil Record of Modern-Type Hummingbirds. - Science (80-. ). 304: 861–864.</w:t>
      </w:r>
    </w:p>
    <w:p w14:paraId="691FD8B0"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Ohlson, J. et al. 2008. Tyrant flycatchers coming out in the open: Phylogeny and ecological radiation of Tyrannidae (Aves, Passeriformes). - Zool. Scr. 37: 315–335.</w:t>
      </w:r>
    </w:p>
    <w:p w14:paraId="05C8BB25"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Oliveros, C. H. et al. 2019. Earth history and the passerine superradiation. - Proc. Natl. Acad. Sci.: 201813206.</w:t>
      </w:r>
    </w:p>
    <w:p w14:paraId="00C040CE"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Olson, D. M. et al. 2001a. Terrestrial Ecoregions of the World: A New Map of Life on Earth. - Bioscience 51: 933.</w:t>
      </w:r>
    </w:p>
    <w:p w14:paraId="6A82C173"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 xml:space="preserve">Olson, D. M. et al. 2001b. Terrestrial Ecoregions of the World: A New Map of Life on </w:t>
      </w:r>
      <w:r w:rsidRPr="000F7E4C">
        <w:rPr>
          <w:rFonts w:ascii="Times New Roman" w:hAnsi="Times New Roman" w:cs="Times New Roman"/>
          <w:noProof/>
          <w:sz w:val="24"/>
        </w:rPr>
        <w:lastRenderedPageBreak/>
        <w:t>Earth. - Bioscience in press.</w:t>
      </w:r>
    </w:p>
    <w:p w14:paraId="354455D6"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Pinto-Ledezma, J. N. et al. 2019. Drivers of phylogenetic assemblage structure of the furnariides, a widespread clade of lowland neotropical birds. - Am. Nat. 193: E41–E56.</w:t>
      </w:r>
    </w:p>
    <w:p w14:paraId="199DB7C1"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Ree, R. H. and Smith, S. A. 2008. Maximum likelihood inference of geographic range evolution by dispersal, local extinction, and cladogenesis. - Syst. Biol. 57: 4–14.</w:t>
      </w:r>
    </w:p>
    <w:p w14:paraId="529F25C1"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Ricklefs, R. E. 2002. Splendid isolation: Historical ecology of the South American passerine fauna. - J. Avian Biol. in press.</w:t>
      </w:r>
    </w:p>
    <w:p w14:paraId="3E783142"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Ronquist, F. 1997. Dispersal-vicariance analysis: A new approach to the quantification of historical biogeography. - Syst. Biol. 46: 195–203.</w:t>
      </w:r>
    </w:p>
    <w:p w14:paraId="24068A25"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Smith, B. T. and Klicka, J. 2010. The profound influence of the late Pliocene Panamanian uplift on the exchange, diversification, and distribution of new world birds. - Ecography (Cop.). 33: 333–342.</w:t>
      </w:r>
    </w:p>
    <w:p w14:paraId="29EE66C3"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Team, R. C. 2018. R: A language and environment for statistical computing. - R Found. Stat. Comput. Vienna, Austria. in press.</w:t>
      </w:r>
    </w:p>
    <w:p w14:paraId="39E91EF5"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Webb, C. O. et al. 2002. Phylogenies and Community Ecology. - Annu. Rev. Ecol. Syst. 33: 475–505.</w:t>
      </w:r>
    </w:p>
    <w:p w14:paraId="3F5567DC"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Weir, J. T. et al. 2009. The Great American Biotic Interchange in birds. - Proc. Natl. Acad. Sci. 106: 21737–21742.</w:t>
      </w:r>
    </w:p>
    <w:p w14:paraId="4A7E2801" w14:textId="77777777" w:rsidR="000F7E4C" w:rsidRPr="000F7E4C" w:rsidRDefault="000F7E4C" w:rsidP="000F7E4C">
      <w:pPr>
        <w:widowControl w:val="0"/>
        <w:autoSpaceDE w:val="0"/>
        <w:autoSpaceDN w:val="0"/>
        <w:adjustRightInd w:val="0"/>
        <w:spacing w:after="0" w:line="480" w:lineRule="auto"/>
        <w:ind w:left="480" w:hanging="480"/>
        <w:rPr>
          <w:rFonts w:ascii="Times New Roman" w:hAnsi="Times New Roman" w:cs="Times New Roman"/>
          <w:noProof/>
          <w:sz w:val="24"/>
        </w:rPr>
      </w:pPr>
      <w:r w:rsidRPr="000F7E4C">
        <w:rPr>
          <w:rFonts w:ascii="Times New Roman" w:hAnsi="Times New Roman" w:cs="Times New Roman"/>
          <w:noProof/>
          <w:sz w:val="24"/>
        </w:rPr>
        <w:t>Wiens, J. J. and Graham, C. H. 2005. Niche Conservatism: Integrating Evolution, Ecology, and Conservation Biology. - Annu. Rev. Ecol. Evol. Syst. 36: 519–539.</w:t>
      </w:r>
    </w:p>
    <w:p w14:paraId="01545687" w14:textId="64D19A55" w:rsidR="00F60081" w:rsidRPr="00B86404" w:rsidRDefault="00F60081" w:rsidP="000F7E4C">
      <w:pPr>
        <w:widowControl w:val="0"/>
        <w:autoSpaceDE w:val="0"/>
        <w:autoSpaceDN w:val="0"/>
        <w:adjustRightInd w:val="0"/>
        <w:spacing w:after="0" w:line="480" w:lineRule="auto"/>
        <w:ind w:left="480" w:hanging="480"/>
        <w:rPr>
          <w:rFonts w:ascii="Times New Roman" w:eastAsia="Times New Roman" w:hAnsi="Times New Roman" w:cs="Times New Roman"/>
          <w:sz w:val="24"/>
          <w:szCs w:val="24"/>
          <w:lang w:val="en-US"/>
        </w:rPr>
      </w:pPr>
      <w:r w:rsidRPr="00B86404">
        <w:rPr>
          <w:rFonts w:ascii="Times New Roman" w:eastAsia="Times New Roman" w:hAnsi="Times New Roman" w:cs="Times New Roman"/>
          <w:sz w:val="24"/>
          <w:szCs w:val="24"/>
          <w:lang w:val="en-US"/>
        </w:rPr>
        <w:fldChar w:fldCharType="end"/>
      </w:r>
    </w:p>
    <w:sectPr w:rsidR="00F60081" w:rsidRPr="00B86404" w:rsidSect="00B15785">
      <w:headerReference w:type="default" r:id="rId21"/>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abriel Nakamura" w:date="2020-06-12T15:56:00Z" w:initials="GN">
    <w:p w14:paraId="27FAC33F" w14:textId="6E176CE8" w:rsidR="00C80F1A" w:rsidRDefault="00C80F1A">
      <w:pPr>
        <w:pStyle w:val="Textodecomentrio"/>
      </w:pPr>
      <w:r>
        <w:rPr>
          <w:rStyle w:val="Refdecomentrio"/>
        </w:rPr>
        <w:annotationRef/>
      </w:r>
      <w:r>
        <w:t>Ainda não refiz o Abstract. Vou fazer por último.</w:t>
      </w:r>
    </w:p>
  </w:comment>
  <w:comment w:id="236" w:author="Gabriel Nakamura" w:date="2019-11-05T14:52:00Z" w:initials="GN">
    <w:p w14:paraId="6FCB9EC5" w14:textId="2862A32A" w:rsidR="00EF74FE" w:rsidRDefault="00EF74FE">
      <w:pPr>
        <w:pStyle w:val="Textodecomentrio"/>
      </w:pPr>
      <w:r>
        <w:rPr>
          <w:rStyle w:val="Refdecomentrio"/>
        </w:rPr>
        <w:annotationRef/>
      </w:r>
      <w:r>
        <w:t>Esta frase está certa? Fiquei confuso, foi ela afirma que a queda de 5C na temperatura permitiu espécies tropicais dispersarem para regiões temperadas. Não seria o contrário? O aumento de temperatura permitindo a invasão de espécies tropicais?</w:t>
      </w:r>
    </w:p>
  </w:comment>
  <w:comment w:id="242" w:author="Renan Maestri" w:date="2019-11-05T13:56:00Z" w:initials="RM">
    <w:p w14:paraId="1DCD3EFD" w14:textId="6A657EF9" w:rsidR="00E00C4E" w:rsidRDefault="00E00C4E">
      <w:pPr>
        <w:pStyle w:val="Textodecomentrio"/>
      </w:pPr>
      <w:r>
        <w:rPr>
          <w:rStyle w:val="Refdecomentrio"/>
        </w:rPr>
        <w:annotationRef/>
      </w:r>
      <w:r>
        <w:t>Acho que ou a figura ou a tabela já está bem, elas contam a mesma</w:t>
      </w:r>
      <w:r w:rsidR="004E20B9">
        <w:t xml:space="preserve"> coisa. Eu ficaria com a tabela... talvez colocar a figura como suplementar? Que lhes parece?</w:t>
      </w:r>
    </w:p>
  </w:comment>
  <w:comment w:id="267" w:author="Renan Maestri" w:date="2019-11-05T14:02:00Z" w:initials="RM">
    <w:p w14:paraId="28A79FB2" w14:textId="7A4476C4" w:rsidR="004E20B9" w:rsidRDefault="004E20B9">
      <w:pPr>
        <w:pStyle w:val="Textodecomentrio"/>
      </w:pPr>
      <w:r>
        <w:rPr>
          <w:rStyle w:val="Refdecomentrio"/>
        </w:rPr>
        <w:annotationRef/>
      </w:r>
      <w:r>
        <w:t xml:space="preserve">Muito </w:t>
      </w:r>
      <w:r w:rsidR="005B518A">
        <w:t xml:space="preserve">espaço </w:t>
      </w:r>
      <w:r>
        <w:t>em branco na tabela</w:t>
      </w:r>
    </w:p>
  </w:comment>
  <w:comment w:id="298" w:author="Renan Maestri" w:date="2019-11-05T14:03:00Z" w:initials="RM">
    <w:p w14:paraId="0B0F0A76" w14:textId="5F6AC00B" w:rsidR="005B518A" w:rsidRDefault="005B518A">
      <w:pPr>
        <w:pStyle w:val="Textodecomentrio"/>
      </w:pPr>
      <w:r>
        <w:rPr>
          <w:rStyle w:val="Refdecomentrio"/>
        </w:rPr>
        <w:annotationRef/>
      </w:r>
      <w:r>
        <w:t>Material suplementar?</w:t>
      </w:r>
    </w:p>
  </w:comment>
  <w:comment w:id="322" w:author="arthur rodrigues" w:date="2019-11-04T13:10:00Z" w:initials="A">
    <w:p w14:paraId="18E16909" w14:textId="77777777" w:rsidR="005E1914" w:rsidRDefault="005E1914" w:rsidP="005E1914">
      <w:pPr>
        <w:pStyle w:val="Textodecomentrio"/>
      </w:pPr>
      <w:r>
        <w:rPr>
          <w:rStyle w:val="Refdecomentrio"/>
        </w:rPr>
        <w:annotationRef/>
      </w:r>
      <w:r>
        <w:t>Esses foram os únicos critérios?</w:t>
      </w:r>
      <w:r>
        <w:br/>
        <w:t>Ou além de próximos e pequenos esses biomas deveriam ser ecossistemas similares?</w:t>
      </w:r>
    </w:p>
  </w:comment>
  <w:comment w:id="330" w:author="Gabriel Nakamura" w:date="2020-06-12T14:39:00Z" w:initials="GN">
    <w:p w14:paraId="610E583B" w14:textId="6A8208D3" w:rsidR="00307842" w:rsidRDefault="00307842">
      <w:pPr>
        <w:pStyle w:val="Textodecomentrio"/>
      </w:pPr>
      <w:r>
        <w:rPr>
          <w:rStyle w:val="Refdecomentrio"/>
        </w:rPr>
        <w:annotationRef/>
      </w:r>
      <w:r>
        <w:t>Te</w:t>
      </w:r>
      <w:r w:rsidR="00DF357A">
        <w:t>n</w:t>
      </w:r>
      <w:r>
        <w:t>ho que ver como isso foi feito com mais detalhe, para colocar aqui no texto</w:t>
      </w:r>
      <w:r w:rsidR="00F51D53">
        <w:t>, está muito superficial</w:t>
      </w:r>
    </w:p>
  </w:comment>
  <w:comment w:id="345" w:author="arthur rodrigues" w:date="2019-11-04T13:10:00Z" w:initials="A">
    <w:p w14:paraId="7967557D" w14:textId="77777777" w:rsidR="00B60582" w:rsidRDefault="00B60582" w:rsidP="00B60582">
      <w:pPr>
        <w:pStyle w:val="Textodecomentrio"/>
      </w:pPr>
      <w:r>
        <w:rPr>
          <w:rStyle w:val="Refdecomentrio"/>
        </w:rPr>
        <w:annotationRef/>
      </w:r>
      <w:r>
        <w:t>Esses foram os únicos critérios?</w:t>
      </w:r>
      <w:r>
        <w:br/>
        <w:t>Ou além de próximos e pequenos esses biomas deveriam ser ecossistemas similares?</w:t>
      </w:r>
    </w:p>
  </w:comment>
  <w:comment w:id="468" w:author="arthur rodrigues" w:date="2019-11-04T15:06:00Z" w:initials="A">
    <w:p w14:paraId="1A8730A0" w14:textId="77777777" w:rsidR="005E1914" w:rsidRDefault="005E1914" w:rsidP="005E1914">
      <w:pPr>
        <w:pStyle w:val="Textodecomentrio"/>
      </w:pPr>
      <w:r>
        <w:rPr>
          <w:rStyle w:val="Refdecomentrio"/>
        </w:rPr>
        <w:annotationRef/>
      </w:r>
      <w:r>
        <w:t>Acho que seria interessante ter uma curva modelada para a figura 3</w:t>
      </w:r>
    </w:p>
  </w:comment>
  <w:comment w:id="506" w:author="Renan Maestri" w:date="2019-11-05T14:08:00Z" w:initials="RM">
    <w:p w14:paraId="4607F850" w14:textId="5DC8D143" w:rsidR="00F73B4D" w:rsidRDefault="00F73B4D">
      <w:pPr>
        <w:pStyle w:val="Textodecomentrio"/>
      </w:pPr>
      <w:r>
        <w:rPr>
          <w:rStyle w:val="Refdecomentrio"/>
        </w:rPr>
        <w:annotationRef/>
      </w:r>
      <w:r>
        <w:t>Se invertermos a ordem com a idade precisa ser invertido aqui também</w:t>
      </w:r>
    </w:p>
  </w:comment>
  <w:comment w:id="543" w:author="Renan Maestri" w:date="2019-11-05T14:13:00Z" w:initials="RM">
    <w:p w14:paraId="258D08AE" w14:textId="065229AE" w:rsidR="00910126" w:rsidRDefault="00910126">
      <w:pPr>
        <w:pStyle w:val="Textodecomentrio"/>
      </w:pPr>
      <w:r>
        <w:rPr>
          <w:rStyle w:val="Refdecomentrio"/>
        </w:rPr>
        <w:annotationRef/>
      </w:r>
      <w:r>
        <w:t>A figura pode ser melhorada. O título pode ser removido, as legendas e valores aumentados.</w:t>
      </w:r>
    </w:p>
  </w:comment>
  <w:comment w:id="544" w:author="Renan Maestri" w:date="2019-11-05T14:12:00Z" w:initials="RM">
    <w:p w14:paraId="042D23C9" w14:textId="583F4E18" w:rsidR="00910126" w:rsidRDefault="00910126">
      <w:pPr>
        <w:pStyle w:val="Textodecomentrio"/>
      </w:pPr>
      <w:r>
        <w:rPr>
          <w:rStyle w:val="Refdecomentrio"/>
        </w:rPr>
        <w:annotationRef/>
      </w:r>
      <w:r>
        <w:t>As latitudes negativas foram tornadas positivas certo?</w:t>
      </w:r>
    </w:p>
  </w:comment>
  <w:comment w:id="729" w:author="Gabriel Nakamura" w:date="2020-06-15T19:47:00Z" w:initials="GN">
    <w:p w14:paraId="57352C02" w14:textId="693FC384" w:rsidR="0098383D" w:rsidRDefault="0098383D">
      <w:pPr>
        <w:pStyle w:val="Textodecomentrio"/>
      </w:pPr>
      <w:r>
        <w:rPr>
          <w:rStyle w:val="Refdecomentrio"/>
        </w:rPr>
        <w:annotationRef/>
      </w:r>
      <w:r>
        <w:t xml:space="preserve">Aqui tinha uma ideia completamente contrária, de que a </w:t>
      </w:r>
      <w:r w:rsidR="00F55D82">
        <w:t xml:space="preserve">região temperada tinha </w:t>
      </w:r>
      <w:proofErr w:type="gramStart"/>
      <w:r w:rsidR="00F55D82">
        <w:t>evidencia</w:t>
      </w:r>
      <w:proofErr w:type="gramEnd"/>
      <w:r w:rsidR="00F55D82">
        <w:t xml:space="preserve"> de especiação in situ. Mas me parece que isso não faz </w:t>
      </w:r>
      <w:proofErr w:type="spellStart"/>
      <w:r w:rsidR="00F55D82">
        <w:t>semtido</w:t>
      </w:r>
      <w:proofErr w:type="spellEnd"/>
      <w:r w:rsidR="00F55D82">
        <w:t xml:space="preserve"> frente aos nossos resultados. Me corrijam se eu estiver errado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FAC33F" w15:done="0"/>
  <w15:commentEx w15:paraId="6FCB9EC5" w15:done="0"/>
  <w15:commentEx w15:paraId="1DCD3EFD" w15:done="0"/>
  <w15:commentEx w15:paraId="28A79FB2" w15:done="0"/>
  <w15:commentEx w15:paraId="0B0F0A76" w15:done="0"/>
  <w15:commentEx w15:paraId="18E16909" w15:done="0"/>
  <w15:commentEx w15:paraId="610E583B" w15:done="0"/>
  <w15:commentEx w15:paraId="7967557D" w15:done="0"/>
  <w15:commentEx w15:paraId="1A8730A0" w15:done="0"/>
  <w15:commentEx w15:paraId="4607F850" w15:done="0"/>
  <w15:commentEx w15:paraId="258D08AE" w15:done="0"/>
  <w15:commentEx w15:paraId="042D23C9" w15:done="0"/>
  <w15:commentEx w15:paraId="57352C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E2411" w16cex:dateUtc="2020-06-12T18:56:00Z"/>
  <w16cex:commentExtensible w16cex:durableId="228E1231" w16cex:dateUtc="2020-06-12T17:39:00Z"/>
  <w16cex:commentExtensible w16cex:durableId="22924EBC" w16cex:dateUtc="2020-06-15T2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FAC33F" w16cid:durableId="228E2411"/>
  <w16cid:commentId w16cid:paraId="6FCB9EC5" w16cid:durableId="216C0B1D"/>
  <w16cid:commentId w16cid:paraId="1DCD3EFD" w16cid:durableId="216C08D8"/>
  <w16cid:commentId w16cid:paraId="28A79FB2" w16cid:durableId="216C08D9"/>
  <w16cid:commentId w16cid:paraId="0B0F0A76" w16cid:durableId="216C08DA"/>
  <w16cid:commentId w16cid:paraId="18E16909" w16cid:durableId="216AA1D1"/>
  <w16cid:commentId w16cid:paraId="610E583B" w16cid:durableId="228E1231"/>
  <w16cid:commentId w16cid:paraId="7967557D" w16cid:durableId="228E07E1"/>
  <w16cid:commentId w16cid:paraId="1A8730A0" w16cid:durableId="216ABCFD"/>
  <w16cid:commentId w16cid:paraId="4607F850" w16cid:durableId="216C08E0"/>
  <w16cid:commentId w16cid:paraId="258D08AE" w16cid:durableId="216C08E1"/>
  <w16cid:commentId w16cid:paraId="042D23C9" w16cid:durableId="216C08E2"/>
  <w16cid:commentId w16cid:paraId="57352C02" w16cid:durableId="22924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CAE5BD" w14:textId="77777777" w:rsidR="00BD60E8" w:rsidRDefault="00BD60E8" w:rsidP="00B86404">
      <w:pPr>
        <w:spacing w:after="0" w:line="240" w:lineRule="auto"/>
      </w:pPr>
      <w:r>
        <w:separator/>
      </w:r>
    </w:p>
  </w:endnote>
  <w:endnote w:type="continuationSeparator" w:id="0">
    <w:p w14:paraId="76FDFB00" w14:textId="77777777" w:rsidR="00BD60E8" w:rsidRDefault="00BD60E8" w:rsidP="00B86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
    <w:altName w:val="Arial Unicode MS"/>
    <w:panose1 w:val="020B0604020202020204"/>
    <w:charset w:val="81"/>
    <w:family w:val="auto"/>
    <w:notTrueType/>
    <w:pitch w:val="default"/>
    <w:sig w:usb0="00000003" w:usb1="09060000" w:usb2="00000010"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3DCBB" w14:textId="77777777" w:rsidR="00BD60E8" w:rsidRDefault="00BD60E8" w:rsidP="00B86404">
      <w:pPr>
        <w:spacing w:after="0" w:line="240" w:lineRule="auto"/>
      </w:pPr>
      <w:r>
        <w:separator/>
      </w:r>
    </w:p>
  </w:footnote>
  <w:footnote w:type="continuationSeparator" w:id="0">
    <w:p w14:paraId="71ADB92A" w14:textId="77777777" w:rsidR="00BD60E8" w:rsidRDefault="00BD60E8" w:rsidP="00B86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066664"/>
      <w:docPartObj>
        <w:docPartGallery w:val="Page Numbers (Top of Page)"/>
        <w:docPartUnique/>
      </w:docPartObj>
    </w:sdtPr>
    <w:sdtEndPr/>
    <w:sdtContent>
      <w:p w14:paraId="339C20D5" w14:textId="44EC33A2" w:rsidR="00E00C4E" w:rsidRDefault="00E00C4E">
        <w:pPr>
          <w:pStyle w:val="Cabealho"/>
          <w:jc w:val="right"/>
        </w:pPr>
        <w:r>
          <w:fldChar w:fldCharType="begin"/>
        </w:r>
        <w:r>
          <w:instrText>PAGE   \* MERGEFORMAT</w:instrText>
        </w:r>
        <w:r>
          <w:fldChar w:fldCharType="separate"/>
        </w:r>
        <w:r w:rsidR="00A04A62">
          <w:rPr>
            <w:noProof/>
          </w:rPr>
          <w:t>1</w:t>
        </w:r>
        <w:r>
          <w:fldChar w:fldCharType="end"/>
        </w:r>
      </w:p>
    </w:sdtContent>
  </w:sdt>
  <w:p w14:paraId="12854648" w14:textId="77777777" w:rsidR="00E00C4E" w:rsidRDefault="00E00C4E">
    <w:pPr>
      <w:pStyle w:val="Cabealho"/>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 Nakamura">
    <w15:presenceInfo w15:providerId="Windows Live" w15:userId="1da8a255b971a0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56D"/>
    <w:rsid w:val="00000615"/>
    <w:rsid w:val="000008E9"/>
    <w:rsid w:val="000016CD"/>
    <w:rsid w:val="00013EBF"/>
    <w:rsid w:val="0001637D"/>
    <w:rsid w:val="000353EC"/>
    <w:rsid w:val="00046EC6"/>
    <w:rsid w:val="000501BC"/>
    <w:rsid w:val="0005437E"/>
    <w:rsid w:val="000565C3"/>
    <w:rsid w:val="00094AFD"/>
    <w:rsid w:val="000A71FF"/>
    <w:rsid w:val="000C3D17"/>
    <w:rsid w:val="000F1A8F"/>
    <w:rsid w:val="000F258D"/>
    <w:rsid w:val="000F5405"/>
    <w:rsid w:val="000F7E4C"/>
    <w:rsid w:val="001002D4"/>
    <w:rsid w:val="0010356D"/>
    <w:rsid w:val="00112F60"/>
    <w:rsid w:val="00113196"/>
    <w:rsid w:val="001131B5"/>
    <w:rsid w:val="001139F6"/>
    <w:rsid w:val="001174F9"/>
    <w:rsid w:val="00120A68"/>
    <w:rsid w:val="00126FD8"/>
    <w:rsid w:val="001350EF"/>
    <w:rsid w:val="00140523"/>
    <w:rsid w:val="00141BCE"/>
    <w:rsid w:val="00144BDD"/>
    <w:rsid w:val="00146556"/>
    <w:rsid w:val="001539B0"/>
    <w:rsid w:val="001566BE"/>
    <w:rsid w:val="001573FB"/>
    <w:rsid w:val="001633B7"/>
    <w:rsid w:val="00166033"/>
    <w:rsid w:val="0017507D"/>
    <w:rsid w:val="00180876"/>
    <w:rsid w:val="0018324F"/>
    <w:rsid w:val="001861C6"/>
    <w:rsid w:val="00190FBA"/>
    <w:rsid w:val="0019609D"/>
    <w:rsid w:val="001A37D8"/>
    <w:rsid w:val="001A6E89"/>
    <w:rsid w:val="001B1484"/>
    <w:rsid w:val="001C6BFD"/>
    <w:rsid w:val="001D101D"/>
    <w:rsid w:val="001D4832"/>
    <w:rsid w:val="00202B43"/>
    <w:rsid w:val="0021275F"/>
    <w:rsid w:val="00223178"/>
    <w:rsid w:val="002232BC"/>
    <w:rsid w:val="0023130F"/>
    <w:rsid w:val="00234781"/>
    <w:rsid w:val="0023513F"/>
    <w:rsid w:val="002354FA"/>
    <w:rsid w:val="00236596"/>
    <w:rsid w:val="0024197E"/>
    <w:rsid w:val="00270F6C"/>
    <w:rsid w:val="0027411E"/>
    <w:rsid w:val="00275567"/>
    <w:rsid w:val="00292B7E"/>
    <w:rsid w:val="00294B82"/>
    <w:rsid w:val="002A6261"/>
    <w:rsid w:val="002B347E"/>
    <w:rsid w:val="002C3E83"/>
    <w:rsid w:val="002C57AA"/>
    <w:rsid w:val="002D093D"/>
    <w:rsid w:val="002E11A8"/>
    <w:rsid w:val="002E3730"/>
    <w:rsid w:val="002E49B5"/>
    <w:rsid w:val="002F2BE9"/>
    <w:rsid w:val="002F5CB6"/>
    <w:rsid w:val="002F6629"/>
    <w:rsid w:val="003006A3"/>
    <w:rsid w:val="00304607"/>
    <w:rsid w:val="00307842"/>
    <w:rsid w:val="00307A26"/>
    <w:rsid w:val="00313107"/>
    <w:rsid w:val="003253EB"/>
    <w:rsid w:val="003279C7"/>
    <w:rsid w:val="00337C57"/>
    <w:rsid w:val="00337D1D"/>
    <w:rsid w:val="00343099"/>
    <w:rsid w:val="0034346F"/>
    <w:rsid w:val="003507B2"/>
    <w:rsid w:val="00363132"/>
    <w:rsid w:val="00365515"/>
    <w:rsid w:val="003657C3"/>
    <w:rsid w:val="00390DEA"/>
    <w:rsid w:val="003924AA"/>
    <w:rsid w:val="00393317"/>
    <w:rsid w:val="00396616"/>
    <w:rsid w:val="003A29AA"/>
    <w:rsid w:val="003A2AA6"/>
    <w:rsid w:val="003A41F9"/>
    <w:rsid w:val="003A6F6A"/>
    <w:rsid w:val="003B5173"/>
    <w:rsid w:val="003D481E"/>
    <w:rsid w:val="003E0B95"/>
    <w:rsid w:val="003E7F51"/>
    <w:rsid w:val="003F3687"/>
    <w:rsid w:val="00405832"/>
    <w:rsid w:val="00406149"/>
    <w:rsid w:val="004205CC"/>
    <w:rsid w:val="00420EC1"/>
    <w:rsid w:val="00431EA9"/>
    <w:rsid w:val="00433342"/>
    <w:rsid w:val="00434F6D"/>
    <w:rsid w:val="00435BD1"/>
    <w:rsid w:val="00441088"/>
    <w:rsid w:val="004548E2"/>
    <w:rsid w:val="00462026"/>
    <w:rsid w:val="00463AA5"/>
    <w:rsid w:val="00465012"/>
    <w:rsid w:val="004729FB"/>
    <w:rsid w:val="00474B5E"/>
    <w:rsid w:val="00475080"/>
    <w:rsid w:val="00491493"/>
    <w:rsid w:val="004B2A6D"/>
    <w:rsid w:val="004B3200"/>
    <w:rsid w:val="004B534F"/>
    <w:rsid w:val="004B747A"/>
    <w:rsid w:val="004B7EBA"/>
    <w:rsid w:val="004C03A3"/>
    <w:rsid w:val="004C1E6B"/>
    <w:rsid w:val="004C2510"/>
    <w:rsid w:val="004C40FB"/>
    <w:rsid w:val="004C477A"/>
    <w:rsid w:val="004C4D2B"/>
    <w:rsid w:val="004E20B9"/>
    <w:rsid w:val="004F6CFE"/>
    <w:rsid w:val="005213DF"/>
    <w:rsid w:val="00524440"/>
    <w:rsid w:val="00524D74"/>
    <w:rsid w:val="005254AE"/>
    <w:rsid w:val="00530A0A"/>
    <w:rsid w:val="0053761B"/>
    <w:rsid w:val="00544152"/>
    <w:rsid w:val="00546F02"/>
    <w:rsid w:val="0055356F"/>
    <w:rsid w:val="00556B3A"/>
    <w:rsid w:val="00556B85"/>
    <w:rsid w:val="005603D5"/>
    <w:rsid w:val="00560C0E"/>
    <w:rsid w:val="0057530C"/>
    <w:rsid w:val="0058293A"/>
    <w:rsid w:val="00590833"/>
    <w:rsid w:val="0059398C"/>
    <w:rsid w:val="005A7BF7"/>
    <w:rsid w:val="005B1D42"/>
    <w:rsid w:val="005B518A"/>
    <w:rsid w:val="005C797F"/>
    <w:rsid w:val="005E1914"/>
    <w:rsid w:val="00600F20"/>
    <w:rsid w:val="00602574"/>
    <w:rsid w:val="00605F61"/>
    <w:rsid w:val="00607AFD"/>
    <w:rsid w:val="00614AC3"/>
    <w:rsid w:val="0062344D"/>
    <w:rsid w:val="0062345D"/>
    <w:rsid w:val="00625D18"/>
    <w:rsid w:val="006310BA"/>
    <w:rsid w:val="0063441A"/>
    <w:rsid w:val="006351D5"/>
    <w:rsid w:val="006523D9"/>
    <w:rsid w:val="006539D7"/>
    <w:rsid w:val="00655A9F"/>
    <w:rsid w:val="0065608F"/>
    <w:rsid w:val="00657C1E"/>
    <w:rsid w:val="0066107F"/>
    <w:rsid w:val="00667E68"/>
    <w:rsid w:val="00670DCF"/>
    <w:rsid w:val="0068266C"/>
    <w:rsid w:val="00684DCB"/>
    <w:rsid w:val="00685A23"/>
    <w:rsid w:val="00687B1B"/>
    <w:rsid w:val="006940C1"/>
    <w:rsid w:val="00695DB5"/>
    <w:rsid w:val="006B6006"/>
    <w:rsid w:val="006B71B9"/>
    <w:rsid w:val="006D018E"/>
    <w:rsid w:val="006D3041"/>
    <w:rsid w:val="006D4B06"/>
    <w:rsid w:val="006D4C7A"/>
    <w:rsid w:val="006D7A4B"/>
    <w:rsid w:val="006F0BAD"/>
    <w:rsid w:val="00704BB8"/>
    <w:rsid w:val="00707391"/>
    <w:rsid w:val="00711837"/>
    <w:rsid w:val="00720807"/>
    <w:rsid w:val="00723559"/>
    <w:rsid w:val="0072436B"/>
    <w:rsid w:val="007273F5"/>
    <w:rsid w:val="0073560A"/>
    <w:rsid w:val="0074255A"/>
    <w:rsid w:val="00743D1A"/>
    <w:rsid w:val="00752940"/>
    <w:rsid w:val="00753848"/>
    <w:rsid w:val="0075779A"/>
    <w:rsid w:val="007608C3"/>
    <w:rsid w:val="007716F4"/>
    <w:rsid w:val="007738A1"/>
    <w:rsid w:val="0078017B"/>
    <w:rsid w:val="00790AA7"/>
    <w:rsid w:val="00791227"/>
    <w:rsid w:val="007A2B7D"/>
    <w:rsid w:val="007A3BF1"/>
    <w:rsid w:val="007B103B"/>
    <w:rsid w:val="007B12AB"/>
    <w:rsid w:val="007B7320"/>
    <w:rsid w:val="007C1E66"/>
    <w:rsid w:val="007C25B7"/>
    <w:rsid w:val="007C79D2"/>
    <w:rsid w:val="007E5AE8"/>
    <w:rsid w:val="007F0647"/>
    <w:rsid w:val="007F332E"/>
    <w:rsid w:val="007F3FC1"/>
    <w:rsid w:val="0080194E"/>
    <w:rsid w:val="00801CB3"/>
    <w:rsid w:val="00802B76"/>
    <w:rsid w:val="00821322"/>
    <w:rsid w:val="00827B19"/>
    <w:rsid w:val="00841625"/>
    <w:rsid w:val="008422F5"/>
    <w:rsid w:val="00844D68"/>
    <w:rsid w:val="008472B0"/>
    <w:rsid w:val="00850F26"/>
    <w:rsid w:val="00854A06"/>
    <w:rsid w:val="00861907"/>
    <w:rsid w:val="0086501D"/>
    <w:rsid w:val="00865181"/>
    <w:rsid w:val="008711DA"/>
    <w:rsid w:val="00882EAD"/>
    <w:rsid w:val="008840F7"/>
    <w:rsid w:val="00885848"/>
    <w:rsid w:val="008923DD"/>
    <w:rsid w:val="00893066"/>
    <w:rsid w:val="00897B44"/>
    <w:rsid w:val="00897E2E"/>
    <w:rsid w:val="008C3A03"/>
    <w:rsid w:val="008C67B8"/>
    <w:rsid w:val="008D4028"/>
    <w:rsid w:val="008E0C47"/>
    <w:rsid w:val="008E43EB"/>
    <w:rsid w:val="008E5E84"/>
    <w:rsid w:val="008E5FFC"/>
    <w:rsid w:val="008F3135"/>
    <w:rsid w:val="00902E2E"/>
    <w:rsid w:val="00905A0D"/>
    <w:rsid w:val="00905A4F"/>
    <w:rsid w:val="00910126"/>
    <w:rsid w:val="009124E1"/>
    <w:rsid w:val="0091671B"/>
    <w:rsid w:val="00934393"/>
    <w:rsid w:val="0093443F"/>
    <w:rsid w:val="00952A0E"/>
    <w:rsid w:val="009618FE"/>
    <w:rsid w:val="00965102"/>
    <w:rsid w:val="00973C0B"/>
    <w:rsid w:val="009779DF"/>
    <w:rsid w:val="0098383D"/>
    <w:rsid w:val="00985BA4"/>
    <w:rsid w:val="00993FF1"/>
    <w:rsid w:val="009979C5"/>
    <w:rsid w:val="009A1A11"/>
    <w:rsid w:val="009B1CE9"/>
    <w:rsid w:val="009C2875"/>
    <w:rsid w:val="009C4504"/>
    <w:rsid w:val="009C719A"/>
    <w:rsid w:val="009C72B9"/>
    <w:rsid w:val="009D5C53"/>
    <w:rsid w:val="009E216E"/>
    <w:rsid w:val="009E2F99"/>
    <w:rsid w:val="009E6B1A"/>
    <w:rsid w:val="009E7245"/>
    <w:rsid w:val="009E7E73"/>
    <w:rsid w:val="009F10E4"/>
    <w:rsid w:val="009F1677"/>
    <w:rsid w:val="009F667C"/>
    <w:rsid w:val="00A04A62"/>
    <w:rsid w:val="00A140F9"/>
    <w:rsid w:val="00A25913"/>
    <w:rsid w:val="00A36B5A"/>
    <w:rsid w:val="00A376BA"/>
    <w:rsid w:val="00A37E69"/>
    <w:rsid w:val="00A47CB5"/>
    <w:rsid w:val="00A50D5D"/>
    <w:rsid w:val="00A56052"/>
    <w:rsid w:val="00A60011"/>
    <w:rsid w:val="00A6162E"/>
    <w:rsid w:val="00A62A36"/>
    <w:rsid w:val="00A70357"/>
    <w:rsid w:val="00A70A30"/>
    <w:rsid w:val="00A87976"/>
    <w:rsid w:val="00A9197A"/>
    <w:rsid w:val="00A970A1"/>
    <w:rsid w:val="00AA141E"/>
    <w:rsid w:val="00AB2973"/>
    <w:rsid w:val="00AC281B"/>
    <w:rsid w:val="00AC427B"/>
    <w:rsid w:val="00AC49FE"/>
    <w:rsid w:val="00AC5A80"/>
    <w:rsid w:val="00AD0B2F"/>
    <w:rsid w:val="00AD194B"/>
    <w:rsid w:val="00AE090C"/>
    <w:rsid w:val="00AE24BA"/>
    <w:rsid w:val="00AF16CA"/>
    <w:rsid w:val="00AF4C26"/>
    <w:rsid w:val="00AF63FA"/>
    <w:rsid w:val="00AF790E"/>
    <w:rsid w:val="00B001C7"/>
    <w:rsid w:val="00B00813"/>
    <w:rsid w:val="00B15785"/>
    <w:rsid w:val="00B20FF2"/>
    <w:rsid w:val="00B238BE"/>
    <w:rsid w:val="00B2709D"/>
    <w:rsid w:val="00B3122B"/>
    <w:rsid w:val="00B37BF9"/>
    <w:rsid w:val="00B43631"/>
    <w:rsid w:val="00B47F83"/>
    <w:rsid w:val="00B53933"/>
    <w:rsid w:val="00B60582"/>
    <w:rsid w:val="00B630BD"/>
    <w:rsid w:val="00B73E7E"/>
    <w:rsid w:val="00B86404"/>
    <w:rsid w:val="00B903FB"/>
    <w:rsid w:val="00B9650E"/>
    <w:rsid w:val="00BA6BFA"/>
    <w:rsid w:val="00BC1B01"/>
    <w:rsid w:val="00BC3792"/>
    <w:rsid w:val="00BD60E8"/>
    <w:rsid w:val="00BD74BB"/>
    <w:rsid w:val="00BE3C66"/>
    <w:rsid w:val="00BE4B08"/>
    <w:rsid w:val="00C01443"/>
    <w:rsid w:val="00C06EB5"/>
    <w:rsid w:val="00C123F9"/>
    <w:rsid w:val="00C1432A"/>
    <w:rsid w:val="00C2289B"/>
    <w:rsid w:val="00C253BE"/>
    <w:rsid w:val="00C33616"/>
    <w:rsid w:val="00C3540C"/>
    <w:rsid w:val="00C414EE"/>
    <w:rsid w:val="00C479C7"/>
    <w:rsid w:val="00C5111E"/>
    <w:rsid w:val="00C54157"/>
    <w:rsid w:val="00C56DCB"/>
    <w:rsid w:val="00C65189"/>
    <w:rsid w:val="00C668F1"/>
    <w:rsid w:val="00C72DA5"/>
    <w:rsid w:val="00C77EBB"/>
    <w:rsid w:val="00C77F35"/>
    <w:rsid w:val="00C80F1A"/>
    <w:rsid w:val="00C85216"/>
    <w:rsid w:val="00C87DA3"/>
    <w:rsid w:val="00C92575"/>
    <w:rsid w:val="00C94144"/>
    <w:rsid w:val="00C9539F"/>
    <w:rsid w:val="00CA19B0"/>
    <w:rsid w:val="00CA5EB9"/>
    <w:rsid w:val="00CB1A87"/>
    <w:rsid w:val="00CB1DC5"/>
    <w:rsid w:val="00CC16AE"/>
    <w:rsid w:val="00CE30EE"/>
    <w:rsid w:val="00CE3B1E"/>
    <w:rsid w:val="00CE46E7"/>
    <w:rsid w:val="00CF37AA"/>
    <w:rsid w:val="00CF6F87"/>
    <w:rsid w:val="00D10D34"/>
    <w:rsid w:val="00D21E3A"/>
    <w:rsid w:val="00D27C4D"/>
    <w:rsid w:val="00D333AC"/>
    <w:rsid w:val="00D34387"/>
    <w:rsid w:val="00D41A74"/>
    <w:rsid w:val="00D44161"/>
    <w:rsid w:val="00D5241E"/>
    <w:rsid w:val="00D53C7F"/>
    <w:rsid w:val="00D5699A"/>
    <w:rsid w:val="00D7252D"/>
    <w:rsid w:val="00D815DA"/>
    <w:rsid w:val="00D93BA0"/>
    <w:rsid w:val="00DA3124"/>
    <w:rsid w:val="00DB11B3"/>
    <w:rsid w:val="00DB4E5C"/>
    <w:rsid w:val="00DB6ABC"/>
    <w:rsid w:val="00DC73BD"/>
    <w:rsid w:val="00DD015D"/>
    <w:rsid w:val="00DD73AB"/>
    <w:rsid w:val="00DE24ED"/>
    <w:rsid w:val="00DE302E"/>
    <w:rsid w:val="00DE790A"/>
    <w:rsid w:val="00DF357A"/>
    <w:rsid w:val="00DF469D"/>
    <w:rsid w:val="00E00C4E"/>
    <w:rsid w:val="00E27FAD"/>
    <w:rsid w:val="00E30ADA"/>
    <w:rsid w:val="00E312FD"/>
    <w:rsid w:val="00E31FB7"/>
    <w:rsid w:val="00E426E2"/>
    <w:rsid w:val="00E4277E"/>
    <w:rsid w:val="00E42A76"/>
    <w:rsid w:val="00E4519B"/>
    <w:rsid w:val="00E46503"/>
    <w:rsid w:val="00E50FCB"/>
    <w:rsid w:val="00E544DA"/>
    <w:rsid w:val="00E546FB"/>
    <w:rsid w:val="00E56DE8"/>
    <w:rsid w:val="00E60355"/>
    <w:rsid w:val="00E62919"/>
    <w:rsid w:val="00E63BF2"/>
    <w:rsid w:val="00E66006"/>
    <w:rsid w:val="00E73877"/>
    <w:rsid w:val="00E73CA1"/>
    <w:rsid w:val="00E74E9C"/>
    <w:rsid w:val="00E7723A"/>
    <w:rsid w:val="00E84388"/>
    <w:rsid w:val="00E852CD"/>
    <w:rsid w:val="00E85F70"/>
    <w:rsid w:val="00E86A73"/>
    <w:rsid w:val="00E926C9"/>
    <w:rsid w:val="00E97C98"/>
    <w:rsid w:val="00EB004A"/>
    <w:rsid w:val="00EB201A"/>
    <w:rsid w:val="00EB2F5A"/>
    <w:rsid w:val="00EB5754"/>
    <w:rsid w:val="00EB646F"/>
    <w:rsid w:val="00EB6663"/>
    <w:rsid w:val="00ED3783"/>
    <w:rsid w:val="00ED5427"/>
    <w:rsid w:val="00ED786F"/>
    <w:rsid w:val="00EE0159"/>
    <w:rsid w:val="00EE0F91"/>
    <w:rsid w:val="00EE6856"/>
    <w:rsid w:val="00EF0569"/>
    <w:rsid w:val="00EF3410"/>
    <w:rsid w:val="00EF7228"/>
    <w:rsid w:val="00EF74FE"/>
    <w:rsid w:val="00F0108E"/>
    <w:rsid w:val="00F129AA"/>
    <w:rsid w:val="00F129D7"/>
    <w:rsid w:val="00F15555"/>
    <w:rsid w:val="00F204A8"/>
    <w:rsid w:val="00F22820"/>
    <w:rsid w:val="00F2500B"/>
    <w:rsid w:val="00F2570A"/>
    <w:rsid w:val="00F366DC"/>
    <w:rsid w:val="00F37E73"/>
    <w:rsid w:val="00F51D53"/>
    <w:rsid w:val="00F55D82"/>
    <w:rsid w:val="00F567E0"/>
    <w:rsid w:val="00F60081"/>
    <w:rsid w:val="00F73B4D"/>
    <w:rsid w:val="00F81A71"/>
    <w:rsid w:val="00F857F4"/>
    <w:rsid w:val="00F85E90"/>
    <w:rsid w:val="00F86762"/>
    <w:rsid w:val="00F96943"/>
    <w:rsid w:val="00FA5E5D"/>
    <w:rsid w:val="00FA6C82"/>
    <w:rsid w:val="00FA714E"/>
    <w:rsid w:val="00FB00CE"/>
    <w:rsid w:val="00FC3A8D"/>
    <w:rsid w:val="00FC5E26"/>
    <w:rsid w:val="00FF231E"/>
    <w:rsid w:val="00FF2757"/>
    <w:rsid w:val="00FF7C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CB478"/>
  <w15:docId w15:val="{69A9F85E-11D7-664A-8B14-06474B36C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8F3135"/>
    <w:rPr>
      <w:sz w:val="16"/>
      <w:szCs w:val="16"/>
    </w:rPr>
  </w:style>
  <w:style w:type="paragraph" w:styleId="Textodecomentrio">
    <w:name w:val="annotation text"/>
    <w:basedOn w:val="Normal"/>
    <w:link w:val="TextodecomentrioChar"/>
    <w:uiPriority w:val="99"/>
    <w:unhideWhenUsed/>
    <w:rsid w:val="008F3135"/>
    <w:pPr>
      <w:spacing w:line="240" w:lineRule="auto"/>
    </w:pPr>
    <w:rPr>
      <w:sz w:val="20"/>
      <w:szCs w:val="20"/>
    </w:rPr>
  </w:style>
  <w:style w:type="character" w:customStyle="1" w:styleId="TextodecomentrioChar">
    <w:name w:val="Texto de comentário Char"/>
    <w:basedOn w:val="Fontepargpadro"/>
    <w:link w:val="Textodecomentrio"/>
    <w:uiPriority w:val="99"/>
    <w:rsid w:val="008F3135"/>
    <w:rPr>
      <w:sz w:val="20"/>
      <w:szCs w:val="20"/>
    </w:rPr>
  </w:style>
  <w:style w:type="paragraph" w:styleId="Assuntodocomentrio">
    <w:name w:val="annotation subject"/>
    <w:basedOn w:val="Textodecomentrio"/>
    <w:next w:val="Textodecomentrio"/>
    <w:link w:val="AssuntodocomentrioChar"/>
    <w:uiPriority w:val="99"/>
    <w:semiHidden/>
    <w:unhideWhenUsed/>
    <w:rsid w:val="008F3135"/>
    <w:rPr>
      <w:b/>
      <w:bCs/>
    </w:rPr>
  </w:style>
  <w:style w:type="character" w:customStyle="1" w:styleId="AssuntodocomentrioChar">
    <w:name w:val="Assunto do comentário Char"/>
    <w:basedOn w:val="TextodecomentrioChar"/>
    <w:link w:val="Assuntodocomentrio"/>
    <w:uiPriority w:val="99"/>
    <w:semiHidden/>
    <w:rsid w:val="008F3135"/>
    <w:rPr>
      <w:b/>
      <w:bCs/>
      <w:sz w:val="20"/>
      <w:szCs w:val="20"/>
    </w:rPr>
  </w:style>
  <w:style w:type="paragraph" w:styleId="Textodebalo">
    <w:name w:val="Balloon Text"/>
    <w:basedOn w:val="Normal"/>
    <w:link w:val="TextodebaloChar"/>
    <w:uiPriority w:val="99"/>
    <w:semiHidden/>
    <w:unhideWhenUsed/>
    <w:rsid w:val="008F313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F3135"/>
    <w:rPr>
      <w:rFonts w:ascii="Segoe UI" w:hAnsi="Segoe UI" w:cs="Segoe UI"/>
      <w:sz w:val="18"/>
      <w:szCs w:val="18"/>
    </w:rPr>
  </w:style>
  <w:style w:type="paragraph" w:customStyle="1" w:styleId="Default">
    <w:name w:val="Default"/>
    <w:rsid w:val="00B86404"/>
    <w:pPr>
      <w:autoSpaceDE w:val="0"/>
      <w:autoSpaceDN w:val="0"/>
      <w:adjustRightInd w:val="0"/>
      <w:spacing w:after="0" w:line="240" w:lineRule="auto"/>
    </w:pPr>
    <w:rPr>
      <w:rFonts w:ascii="Calibri" w:eastAsia="Calibri" w:hAnsi="Calibri" w:cs="Calibri"/>
      <w:color w:val="000000"/>
      <w:sz w:val="24"/>
      <w:szCs w:val="24"/>
    </w:rPr>
  </w:style>
  <w:style w:type="paragraph" w:styleId="SemEspaamento">
    <w:name w:val="No Spacing"/>
    <w:uiPriority w:val="1"/>
    <w:qFormat/>
    <w:rsid w:val="00B86404"/>
    <w:pPr>
      <w:spacing w:after="0" w:line="240" w:lineRule="auto"/>
    </w:pPr>
    <w:rPr>
      <w:rFonts w:ascii="Calibri" w:eastAsia="Calibri" w:hAnsi="Calibri" w:cs="Arial"/>
      <w:sz w:val="20"/>
      <w:szCs w:val="20"/>
      <w:lang w:val="es-ES" w:eastAsia="es-ES"/>
    </w:rPr>
  </w:style>
  <w:style w:type="paragraph" w:styleId="Textodenotaderodap">
    <w:name w:val="footnote text"/>
    <w:basedOn w:val="Normal"/>
    <w:link w:val="TextodenotaderodapChar"/>
    <w:uiPriority w:val="99"/>
    <w:semiHidden/>
    <w:unhideWhenUsed/>
    <w:rsid w:val="00B86404"/>
    <w:pPr>
      <w:spacing w:after="0" w:line="240" w:lineRule="auto"/>
      <w:ind w:firstLine="709"/>
    </w:pPr>
    <w:rPr>
      <w:rFonts w:ascii="Calibri" w:eastAsia="Calibri" w:hAnsi="Calibri" w:cs="Arial"/>
      <w:sz w:val="20"/>
      <w:szCs w:val="20"/>
      <w:lang w:eastAsia="es-ES"/>
    </w:rPr>
  </w:style>
  <w:style w:type="character" w:customStyle="1" w:styleId="TextodenotaderodapChar">
    <w:name w:val="Texto de nota de rodapé Char"/>
    <w:basedOn w:val="Fontepargpadro"/>
    <w:link w:val="Textodenotaderodap"/>
    <w:uiPriority w:val="99"/>
    <w:semiHidden/>
    <w:rsid w:val="00B86404"/>
    <w:rPr>
      <w:rFonts w:ascii="Calibri" w:eastAsia="Calibri" w:hAnsi="Calibri" w:cs="Arial"/>
      <w:sz w:val="20"/>
      <w:szCs w:val="20"/>
      <w:lang w:eastAsia="es-ES"/>
    </w:rPr>
  </w:style>
  <w:style w:type="character" w:styleId="Refdenotaderodap">
    <w:name w:val="footnote reference"/>
    <w:uiPriority w:val="99"/>
    <w:semiHidden/>
    <w:unhideWhenUsed/>
    <w:rsid w:val="00B86404"/>
    <w:rPr>
      <w:vertAlign w:val="superscript"/>
    </w:rPr>
  </w:style>
  <w:style w:type="paragraph" w:styleId="Cabealho">
    <w:name w:val="header"/>
    <w:basedOn w:val="Normal"/>
    <w:link w:val="CabealhoChar"/>
    <w:uiPriority w:val="99"/>
    <w:unhideWhenUsed/>
    <w:rsid w:val="00B8640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86404"/>
  </w:style>
  <w:style w:type="paragraph" w:styleId="Rodap">
    <w:name w:val="footer"/>
    <w:basedOn w:val="Normal"/>
    <w:link w:val="RodapChar"/>
    <w:uiPriority w:val="99"/>
    <w:unhideWhenUsed/>
    <w:rsid w:val="00B86404"/>
    <w:pPr>
      <w:tabs>
        <w:tab w:val="center" w:pos="4252"/>
        <w:tab w:val="right" w:pos="8504"/>
      </w:tabs>
      <w:spacing w:after="0" w:line="240" w:lineRule="auto"/>
    </w:pPr>
  </w:style>
  <w:style w:type="character" w:customStyle="1" w:styleId="RodapChar">
    <w:name w:val="Rodapé Char"/>
    <w:basedOn w:val="Fontepargpadro"/>
    <w:link w:val="Rodap"/>
    <w:uiPriority w:val="99"/>
    <w:rsid w:val="00B86404"/>
  </w:style>
  <w:style w:type="character" w:styleId="Nmerodelinha">
    <w:name w:val="line number"/>
    <w:basedOn w:val="Fontepargpadro"/>
    <w:uiPriority w:val="99"/>
    <w:semiHidden/>
    <w:unhideWhenUsed/>
    <w:rsid w:val="00B15785"/>
  </w:style>
  <w:style w:type="table" w:styleId="TabeladeGradeClara">
    <w:name w:val="Grid Table Light"/>
    <w:basedOn w:val="Tabelanormal"/>
    <w:uiPriority w:val="40"/>
    <w:rsid w:val="007529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30266">
      <w:bodyDiv w:val="1"/>
      <w:marLeft w:val="0"/>
      <w:marRight w:val="0"/>
      <w:marTop w:val="0"/>
      <w:marBottom w:val="0"/>
      <w:divBdr>
        <w:top w:val="none" w:sz="0" w:space="0" w:color="auto"/>
        <w:left w:val="none" w:sz="0" w:space="0" w:color="auto"/>
        <w:bottom w:val="none" w:sz="0" w:space="0" w:color="auto"/>
        <w:right w:val="none" w:sz="0" w:space="0" w:color="auto"/>
      </w:divBdr>
    </w:div>
    <w:div w:id="451171334">
      <w:bodyDiv w:val="1"/>
      <w:marLeft w:val="0"/>
      <w:marRight w:val="0"/>
      <w:marTop w:val="0"/>
      <w:marBottom w:val="0"/>
      <w:divBdr>
        <w:top w:val="none" w:sz="0" w:space="0" w:color="auto"/>
        <w:left w:val="none" w:sz="0" w:space="0" w:color="auto"/>
        <w:bottom w:val="none" w:sz="0" w:space="0" w:color="auto"/>
        <w:right w:val="none" w:sz="0" w:space="0" w:color="auto"/>
      </w:divBdr>
    </w:div>
    <w:div w:id="619411040">
      <w:bodyDiv w:val="1"/>
      <w:marLeft w:val="0"/>
      <w:marRight w:val="0"/>
      <w:marTop w:val="0"/>
      <w:marBottom w:val="0"/>
      <w:divBdr>
        <w:top w:val="none" w:sz="0" w:space="0" w:color="auto"/>
        <w:left w:val="none" w:sz="0" w:space="0" w:color="auto"/>
        <w:bottom w:val="none" w:sz="0" w:space="0" w:color="auto"/>
        <w:right w:val="none" w:sz="0" w:space="0" w:color="auto"/>
      </w:divBdr>
    </w:div>
    <w:div w:id="693044295">
      <w:bodyDiv w:val="1"/>
      <w:marLeft w:val="0"/>
      <w:marRight w:val="0"/>
      <w:marTop w:val="0"/>
      <w:marBottom w:val="0"/>
      <w:divBdr>
        <w:top w:val="none" w:sz="0" w:space="0" w:color="auto"/>
        <w:left w:val="none" w:sz="0" w:space="0" w:color="auto"/>
        <w:bottom w:val="none" w:sz="0" w:space="0" w:color="auto"/>
        <w:right w:val="none" w:sz="0" w:space="0" w:color="auto"/>
      </w:divBdr>
    </w:div>
    <w:div w:id="952637543">
      <w:bodyDiv w:val="1"/>
      <w:marLeft w:val="0"/>
      <w:marRight w:val="0"/>
      <w:marTop w:val="0"/>
      <w:marBottom w:val="0"/>
      <w:divBdr>
        <w:top w:val="none" w:sz="0" w:space="0" w:color="auto"/>
        <w:left w:val="none" w:sz="0" w:space="0" w:color="auto"/>
        <w:bottom w:val="none" w:sz="0" w:space="0" w:color="auto"/>
        <w:right w:val="none" w:sz="0" w:space="0" w:color="auto"/>
      </w:divBdr>
    </w:div>
    <w:div w:id="1701666553">
      <w:bodyDiv w:val="1"/>
      <w:marLeft w:val="0"/>
      <w:marRight w:val="0"/>
      <w:marTop w:val="0"/>
      <w:marBottom w:val="0"/>
      <w:divBdr>
        <w:top w:val="none" w:sz="0" w:space="0" w:color="auto"/>
        <w:left w:val="none" w:sz="0" w:space="0" w:color="auto"/>
        <w:bottom w:val="none" w:sz="0" w:space="0" w:color="auto"/>
        <w:right w:val="none" w:sz="0" w:space="0" w:color="auto"/>
      </w:divBdr>
    </w:div>
    <w:div w:id="202559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46253-0C2A-2C47-8BEF-2217B4BD5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19</Pages>
  <Words>48265</Words>
  <Characters>260636</Characters>
  <Application>Microsoft Office Word</Application>
  <DocSecurity>0</DocSecurity>
  <Lines>2171</Lines>
  <Paragraphs>616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rodrigues</dc:creator>
  <cp:lastModifiedBy>Gabriel Nakamura</cp:lastModifiedBy>
  <cp:revision>303</cp:revision>
  <dcterms:created xsi:type="dcterms:W3CDTF">2020-06-12T16:50:00Z</dcterms:created>
  <dcterms:modified xsi:type="dcterms:W3CDTF">2020-06-20T02:11:00Z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http://www.zotero.org/styles/ecography</vt:lpwstr>
  </property>
  <property fmtid="{D5CDD505-2E9C-101B-9397-08002B2CF9AE}" pid="3" name="Mendeley Recent Style Name 0_1">
    <vt:lpwstr>Ecography</vt:lpwstr>
  </property>
  <property fmtid="{D5CDD505-2E9C-101B-9397-08002B2CF9AE}" pid="4" name="Mendeley Recent Style Id 1_1">
    <vt:lpwstr>http://www.zotero.org/styles/ecological-indicators</vt:lpwstr>
  </property>
  <property fmtid="{D5CDD505-2E9C-101B-9397-08002B2CF9AE}" pid="5" name="Mendeley Recent Style Name 1_1">
    <vt:lpwstr>Ecological Indicators</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http://www.zotero.org/styles/journal-of-biogeography</vt:lpwstr>
  </property>
  <property fmtid="{D5CDD505-2E9C-101B-9397-08002B2CF9AE}" pid="9" name="Mendeley Recent Style Name 3_1">
    <vt:lpwstr>Journal of Biogeography</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https://csl.mendeley.com/styles/78754841/neotropical-ichthyology</vt:lpwstr>
  </property>
  <property fmtid="{D5CDD505-2E9C-101B-9397-08002B2CF9AE}" pid="13" name="Mendeley Recent Style Name 5_1">
    <vt:lpwstr>Neotropical Ichthyology - Oscar Pelaez</vt:lpwstr>
  </property>
  <property fmtid="{D5CDD505-2E9C-101B-9397-08002B2CF9AE}" pid="14" name="Mendeley Recent Style Id 6_1">
    <vt:lpwstr>http://www.zotero.org/styles/oecologia</vt:lpwstr>
  </property>
  <property fmtid="{D5CDD505-2E9C-101B-9397-08002B2CF9AE}" pid="15" name="Mendeley Recent Style Name 6_1">
    <vt:lpwstr>Oecologia</vt:lpwstr>
  </property>
  <property fmtid="{D5CDD505-2E9C-101B-9397-08002B2CF9AE}" pid="16" name="Mendeley Recent Style Id 7_1">
    <vt:lpwstr>http://www.zotero.org/styles/oecologia-australis</vt:lpwstr>
  </property>
  <property fmtid="{D5CDD505-2E9C-101B-9397-08002B2CF9AE}" pid="17" name="Mendeley Recent Style Name 7_1">
    <vt:lpwstr>Oecologia Australis</vt:lpwstr>
  </property>
  <property fmtid="{D5CDD505-2E9C-101B-9397-08002B2CF9AE}" pid="18" name="Mendeley Recent Style Id 8_1">
    <vt:lpwstr>http://www.zotero.org/styles/oikos</vt:lpwstr>
  </property>
  <property fmtid="{D5CDD505-2E9C-101B-9397-08002B2CF9AE}" pid="19" name="Mendeley Recent Style Name 8_1">
    <vt:lpwstr>Oikos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5dcd8991-9fd4-323d-aec5-c93fff0cdbf2</vt:lpwstr>
  </property>
  <property fmtid="{D5CDD505-2E9C-101B-9397-08002B2CF9AE}" pid="24" name="Mendeley Citation Style_1">
    <vt:lpwstr>http://www.zotero.org/styles/ecography</vt:lpwstr>
  </property>
</Properties>
</file>