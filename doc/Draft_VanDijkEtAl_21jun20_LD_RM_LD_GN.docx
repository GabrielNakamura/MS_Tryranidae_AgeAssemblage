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7D148" w14:textId="6AA5C19E" w:rsidR="00B229E4" w:rsidRPr="00713E55" w:rsidRDefault="00B229E4" w:rsidP="00B229E4">
      <w:pPr>
        <w:spacing w:after="240" w:line="480" w:lineRule="auto"/>
        <w:rPr>
          <w:rFonts w:ascii="Times New Roman" w:hAnsi="Times New Roman" w:cs="Times New Roman"/>
          <w:b/>
          <w:iCs/>
          <w:sz w:val="24"/>
          <w:szCs w:val="24"/>
          <w:lang w:val="en-US"/>
        </w:rPr>
      </w:pPr>
      <w:r w:rsidRPr="00713E55">
        <w:rPr>
          <w:rFonts w:ascii="Times New Roman" w:hAnsi="Times New Roman" w:cs="Times New Roman"/>
          <w:b/>
          <w:iCs/>
          <w:sz w:val="24"/>
          <w:szCs w:val="24"/>
          <w:lang w:val="en-US"/>
        </w:rPr>
        <w:t>Imprints of tropical niche conservatism and historical dispers</w:t>
      </w:r>
      <w:r w:rsidR="00D335FB" w:rsidRPr="00713E55">
        <w:rPr>
          <w:rFonts w:ascii="Times New Roman" w:hAnsi="Times New Roman" w:cs="Times New Roman"/>
          <w:b/>
          <w:iCs/>
          <w:sz w:val="24"/>
          <w:szCs w:val="24"/>
          <w:lang w:val="en-US"/>
        </w:rPr>
        <w:t>al</w:t>
      </w:r>
      <w:r w:rsidRPr="00713E55">
        <w:rPr>
          <w:rFonts w:ascii="Times New Roman" w:hAnsi="Times New Roman" w:cs="Times New Roman"/>
          <w:b/>
          <w:iCs/>
          <w:sz w:val="24"/>
          <w:szCs w:val="24"/>
          <w:lang w:val="en-US"/>
        </w:rPr>
        <w:t xml:space="preserve"> in the radiation of Tyrannidae</w:t>
      </w:r>
    </w:p>
    <w:p w14:paraId="28F35C6C" w14:textId="0EA2E6EF" w:rsidR="0074438D" w:rsidRPr="00713E55" w:rsidRDefault="0074438D" w:rsidP="00B229E4">
      <w:pPr>
        <w:spacing w:after="240" w:line="480" w:lineRule="auto"/>
        <w:rPr>
          <w:rFonts w:ascii="Times New Roman" w:hAnsi="Times New Roman" w:cs="Times New Roman"/>
          <w:b/>
          <w:iCs/>
          <w:sz w:val="24"/>
          <w:szCs w:val="24"/>
          <w:lang w:val="en-US"/>
        </w:rPr>
      </w:pPr>
      <w:r w:rsidRPr="00713E55">
        <w:rPr>
          <w:rFonts w:ascii="Times New Roman" w:hAnsi="Times New Roman" w:cs="Times New Roman"/>
          <w:b/>
          <w:iCs/>
          <w:sz w:val="24"/>
          <w:szCs w:val="24"/>
          <w:lang w:val="en-US"/>
        </w:rPr>
        <w:t xml:space="preserve">Running title: </w:t>
      </w:r>
      <w:r>
        <w:rPr>
          <w:rFonts w:ascii="Times New Roman" w:hAnsi="Times New Roman" w:cs="Times New Roman"/>
          <w:b/>
          <w:iCs/>
          <w:sz w:val="24"/>
          <w:szCs w:val="24"/>
          <w:lang w:val="en-US"/>
        </w:rPr>
        <w:t xml:space="preserve">Imprints of historical factors in Tyrannidae </w:t>
      </w:r>
      <w:r w:rsidR="00AF377B">
        <w:rPr>
          <w:rFonts w:ascii="Times New Roman" w:hAnsi="Times New Roman" w:cs="Times New Roman"/>
          <w:b/>
          <w:iCs/>
          <w:sz w:val="24"/>
          <w:szCs w:val="24"/>
          <w:lang w:val="en-US"/>
        </w:rPr>
        <w:t>assemblages</w:t>
      </w:r>
    </w:p>
    <w:p w14:paraId="0C746252" w14:textId="77777777" w:rsidR="00B229E4" w:rsidRPr="00B86404" w:rsidRDefault="00B229E4" w:rsidP="00B229E4">
      <w:pPr>
        <w:spacing w:after="0" w:line="480" w:lineRule="auto"/>
        <w:rPr>
          <w:rFonts w:ascii="Times New Roman" w:hAnsi="Times New Roman" w:cs="Times New Roman"/>
          <w:sz w:val="24"/>
          <w:szCs w:val="24"/>
        </w:rPr>
      </w:pPr>
      <w:r w:rsidRPr="00B86404">
        <w:rPr>
          <w:rFonts w:ascii="Times New Roman" w:hAnsi="Times New Roman" w:cs="Times New Roman"/>
          <w:sz w:val="24"/>
          <w:szCs w:val="24"/>
        </w:rPr>
        <w:t>Alina van Dijk</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Gabriel Nakamura</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Arthur V. Rodrigues</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Renan Maestri</w:t>
      </w:r>
      <w:r w:rsidRPr="00B15785">
        <w:rPr>
          <w:rFonts w:ascii="Times New Roman" w:hAnsi="Times New Roman" w:cs="Times New Roman"/>
          <w:sz w:val="24"/>
          <w:szCs w:val="24"/>
          <w:vertAlign w:val="superscript"/>
        </w:rPr>
        <w:t>1</w:t>
      </w:r>
      <w:r w:rsidRPr="00B86404">
        <w:rPr>
          <w:rFonts w:ascii="Times New Roman" w:hAnsi="Times New Roman" w:cs="Times New Roman"/>
          <w:sz w:val="24"/>
          <w:szCs w:val="24"/>
        </w:rPr>
        <w:t>, Leandro D.S. Duarte</w:t>
      </w:r>
      <w:r w:rsidRPr="00B15785">
        <w:rPr>
          <w:rFonts w:ascii="Times New Roman" w:hAnsi="Times New Roman" w:cs="Times New Roman"/>
          <w:sz w:val="24"/>
          <w:szCs w:val="24"/>
          <w:vertAlign w:val="superscript"/>
        </w:rPr>
        <w:t>1</w:t>
      </w:r>
    </w:p>
    <w:p w14:paraId="67EC88E0" w14:textId="68B6C209" w:rsidR="00B229E4" w:rsidRDefault="00B229E4" w:rsidP="00B229E4">
      <w:pPr>
        <w:spacing w:after="240" w:line="480" w:lineRule="auto"/>
        <w:rPr>
          <w:rFonts w:ascii="Times New Roman" w:hAnsi="Times New Roman" w:cs="Times New Roman"/>
          <w:sz w:val="24"/>
          <w:szCs w:val="24"/>
        </w:rPr>
      </w:pPr>
      <w:r w:rsidRPr="00B86404">
        <w:rPr>
          <w:rFonts w:ascii="Times New Roman" w:hAnsi="Times New Roman" w:cs="Times New Roman"/>
          <w:sz w:val="24"/>
          <w:szCs w:val="24"/>
          <w:vertAlign w:val="superscript"/>
        </w:rPr>
        <w:t>1</w:t>
      </w:r>
      <w:r w:rsidRPr="00B86404">
        <w:rPr>
          <w:rFonts w:ascii="Times New Roman" w:hAnsi="Times New Roman" w:cs="Times New Roman"/>
          <w:sz w:val="24"/>
          <w:szCs w:val="24"/>
        </w:rPr>
        <w:t>Programa de Pós-Graduação em Ecologia, Universidade Federal do Rio Grande do Sul</w:t>
      </w:r>
      <w:r>
        <w:rPr>
          <w:rFonts w:ascii="Times New Roman" w:hAnsi="Times New Roman" w:cs="Times New Roman"/>
          <w:sz w:val="24"/>
          <w:szCs w:val="24"/>
        </w:rPr>
        <w:t xml:space="preserve">, Porto Alegre RS, </w:t>
      </w:r>
      <w:proofErr w:type="spellStart"/>
      <w:r>
        <w:rPr>
          <w:rFonts w:ascii="Times New Roman" w:hAnsi="Times New Roman" w:cs="Times New Roman"/>
          <w:sz w:val="24"/>
          <w:szCs w:val="24"/>
        </w:rPr>
        <w:t>Brazil</w:t>
      </w:r>
      <w:proofErr w:type="spellEnd"/>
      <w:r>
        <w:rPr>
          <w:rFonts w:ascii="Times New Roman" w:hAnsi="Times New Roman" w:cs="Times New Roman"/>
          <w:sz w:val="24"/>
          <w:szCs w:val="24"/>
        </w:rPr>
        <w:t>.</w:t>
      </w:r>
    </w:p>
    <w:p w14:paraId="567B6C7E" w14:textId="75E59C39" w:rsidR="0074438D" w:rsidRPr="00B15785" w:rsidRDefault="0074438D" w:rsidP="00713E5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84BF634" w14:textId="77777777" w:rsidR="00B229E4" w:rsidRPr="00B86404" w:rsidRDefault="00B229E4" w:rsidP="00B229E4">
      <w:pPr>
        <w:pStyle w:val="SemEspaamento"/>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ABSTRACT</w:t>
      </w:r>
    </w:p>
    <w:p w14:paraId="15311A43" w14:textId="318F8F04" w:rsidR="00B229E4" w:rsidRDefault="00691BED" w:rsidP="00B229E4">
      <w:pPr>
        <w:pStyle w:val="SemEspaamento"/>
        <w:spacing w:line="480" w:lineRule="auto"/>
        <w:ind w:firstLine="708"/>
        <w:jc w:val="both"/>
        <w:rPr>
          <w:rFonts w:ascii="Times New Roman" w:hAnsi="Times New Roman" w:cs="Times New Roman"/>
          <w:sz w:val="24"/>
          <w:szCs w:val="24"/>
          <w:lang w:val="en-US" w:eastAsia="en-US"/>
        </w:rPr>
      </w:pPr>
      <w:r>
        <w:rPr>
          <w:rFonts w:ascii="Times New Roman" w:hAnsi="Times New Roman" w:cs="Times New Roman"/>
          <w:sz w:val="24"/>
          <w:szCs w:val="24"/>
          <w:lang w:val="en-US" w:eastAsia="en-US"/>
        </w:rPr>
        <w:t>Historical</w:t>
      </w:r>
      <w:r w:rsidRPr="00713E55">
        <w:rPr>
          <w:rFonts w:ascii="Times New Roman" w:hAnsi="Times New Roman" w:cs="Times New Roman"/>
          <w:sz w:val="24"/>
          <w:szCs w:val="24"/>
          <w:lang w:val="en-US" w:eastAsia="en-US"/>
        </w:rPr>
        <w:t xml:space="preserve"> </w:t>
      </w:r>
      <w:r w:rsidR="00B229E4" w:rsidRPr="00713E55">
        <w:rPr>
          <w:rFonts w:ascii="Times New Roman" w:hAnsi="Times New Roman" w:cs="Times New Roman"/>
          <w:sz w:val="24"/>
          <w:szCs w:val="24"/>
          <w:lang w:val="en-US" w:eastAsia="en-US"/>
        </w:rPr>
        <w:t xml:space="preserve">events influence the diversity patterns that we observe in present day assemblages, and </w:t>
      </w:r>
      <w:r w:rsidR="00C3723A">
        <w:rPr>
          <w:rFonts w:ascii="Times New Roman" w:hAnsi="Times New Roman" w:cs="Times New Roman"/>
          <w:sz w:val="24"/>
          <w:szCs w:val="24"/>
          <w:lang w:val="en-US" w:eastAsia="en-US"/>
        </w:rPr>
        <w:t>to understand</w:t>
      </w:r>
      <w:r w:rsidR="00B229E4" w:rsidRPr="00713E55">
        <w:rPr>
          <w:rFonts w:ascii="Times New Roman" w:hAnsi="Times New Roman" w:cs="Times New Roman"/>
          <w:sz w:val="24"/>
          <w:szCs w:val="24"/>
          <w:lang w:val="en-US" w:eastAsia="en-US"/>
        </w:rPr>
        <w:t xml:space="preserve"> the </w:t>
      </w:r>
      <w:r w:rsidR="00C3723A">
        <w:rPr>
          <w:rFonts w:ascii="Times New Roman" w:hAnsi="Times New Roman" w:cs="Times New Roman"/>
          <w:sz w:val="24"/>
          <w:szCs w:val="24"/>
          <w:lang w:val="en-US" w:eastAsia="en-US"/>
        </w:rPr>
        <w:t>importance</w:t>
      </w:r>
      <w:r w:rsidR="00C3723A" w:rsidRPr="00713E55">
        <w:rPr>
          <w:rFonts w:ascii="Times New Roman" w:hAnsi="Times New Roman" w:cs="Times New Roman"/>
          <w:sz w:val="24"/>
          <w:szCs w:val="24"/>
          <w:lang w:val="en-US" w:eastAsia="en-US"/>
        </w:rPr>
        <w:t xml:space="preserve"> </w:t>
      </w:r>
      <w:r w:rsidR="00B229E4" w:rsidRPr="00713E55">
        <w:rPr>
          <w:rFonts w:ascii="Times New Roman" w:hAnsi="Times New Roman" w:cs="Times New Roman"/>
          <w:sz w:val="24"/>
          <w:szCs w:val="24"/>
          <w:lang w:val="en-US" w:eastAsia="en-US"/>
        </w:rPr>
        <w:t xml:space="preserve">of </w:t>
      </w:r>
      <w:r w:rsidR="00C3723A">
        <w:rPr>
          <w:rFonts w:ascii="Times New Roman" w:hAnsi="Times New Roman" w:cs="Times New Roman"/>
          <w:sz w:val="24"/>
          <w:szCs w:val="24"/>
          <w:lang w:val="en-US" w:eastAsia="en-US"/>
        </w:rPr>
        <w:t xml:space="preserve">these </w:t>
      </w:r>
      <w:r>
        <w:rPr>
          <w:rFonts w:ascii="Times New Roman" w:hAnsi="Times New Roman" w:cs="Times New Roman"/>
          <w:sz w:val="24"/>
          <w:szCs w:val="24"/>
          <w:lang w:val="en-US" w:eastAsia="en-US"/>
        </w:rPr>
        <w:t>events</w:t>
      </w:r>
      <w:r w:rsidRPr="00713E55">
        <w:rPr>
          <w:rFonts w:ascii="Times New Roman" w:hAnsi="Times New Roman" w:cs="Times New Roman"/>
          <w:sz w:val="24"/>
          <w:szCs w:val="24"/>
          <w:lang w:val="en-US" w:eastAsia="en-US"/>
        </w:rPr>
        <w:t xml:space="preserve"> </w:t>
      </w:r>
      <w:r w:rsidR="00C3723A">
        <w:rPr>
          <w:rFonts w:ascii="Times New Roman" w:hAnsi="Times New Roman" w:cs="Times New Roman"/>
          <w:sz w:val="24"/>
          <w:szCs w:val="24"/>
          <w:lang w:val="en-US" w:eastAsia="en-US"/>
        </w:rPr>
        <w:t>we</w:t>
      </w:r>
      <w:r w:rsidR="00B229E4" w:rsidRPr="00713E55">
        <w:rPr>
          <w:rFonts w:ascii="Times New Roman" w:hAnsi="Times New Roman" w:cs="Times New Roman"/>
          <w:sz w:val="24"/>
          <w:szCs w:val="24"/>
          <w:lang w:val="en-US" w:eastAsia="en-US"/>
        </w:rPr>
        <w:t xml:space="preserve"> need to </w:t>
      </w:r>
      <w:r w:rsidR="00EC78EC" w:rsidRPr="00713E55">
        <w:rPr>
          <w:rFonts w:ascii="Times New Roman" w:hAnsi="Times New Roman" w:cs="Times New Roman"/>
          <w:sz w:val="24"/>
          <w:szCs w:val="24"/>
          <w:lang w:val="en-US" w:eastAsia="en-US"/>
        </w:rPr>
        <w:t xml:space="preserve">reconcile </w:t>
      </w:r>
      <w:r w:rsidR="00B229E4" w:rsidRPr="00713E55">
        <w:rPr>
          <w:rFonts w:ascii="Times New Roman" w:hAnsi="Times New Roman" w:cs="Times New Roman"/>
          <w:sz w:val="24"/>
          <w:szCs w:val="24"/>
          <w:lang w:val="en-US" w:eastAsia="en-US"/>
        </w:rPr>
        <w:t xml:space="preserve">tools </w:t>
      </w:r>
      <w:r w:rsidR="00EC78EC" w:rsidRPr="00713E55">
        <w:rPr>
          <w:rFonts w:ascii="Times New Roman" w:hAnsi="Times New Roman" w:cs="Times New Roman"/>
          <w:sz w:val="24"/>
          <w:szCs w:val="24"/>
          <w:lang w:val="en-US" w:eastAsia="en-US"/>
        </w:rPr>
        <w:t>cap</w:t>
      </w:r>
      <w:r w:rsidR="0053667F" w:rsidRPr="00713E55">
        <w:rPr>
          <w:rFonts w:ascii="Times New Roman" w:hAnsi="Times New Roman" w:cs="Times New Roman"/>
          <w:sz w:val="24"/>
          <w:szCs w:val="24"/>
          <w:lang w:val="en-US" w:eastAsia="en-US"/>
        </w:rPr>
        <w:t xml:space="preserve">able </w:t>
      </w:r>
      <w:r w:rsidR="00B229E4" w:rsidRPr="00713E55">
        <w:rPr>
          <w:rFonts w:ascii="Times New Roman" w:hAnsi="Times New Roman" w:cs="Times New Roman"/>
          <w:sz w:val="24"/>
          <w:szCs w:val="24"/>
          <w:lang w:val="en-US" w:eastAsia="en-US"/>
        </w:rPr>
        <w:t>to access both past and present-day</w:t>
      </w:r>
      <w:r w:rsidR="007E01BD">
        <w:rPr>
          <w:rFonts w:ascii="Times New Roman" w:hAnsi="Times New Roman" w:cs="Times New Roman"/>
          <w:sz w:val="24"/>
          <w:szCs w:val="24"/>
          <w:lang w:val="en-US" w:eastAsia="en-US"/>
        </w:rPr>
        <w:t xml:space="preserve"> diversity</w:t>
      </w:r>
      <w:r w:rsidR="00B229E4" w:rsidRPr="00713E55">
        <w:rPr>
          <w:rFonts w:ascii="Times New Roman" w:hAnsi="Times New Roman" w:cs="Times New Roman"/>
          <w:sz w:val="24"/>
          <w:szCs w:val="24"/>
          <w:lang w:val="en-US" w:eastAsia="en-US"/>
        </w:rPr>
        <w:t xml:space="preserve"> patterns. Recently, was argued that phylogenetic </w:t>
      </w:r>
      <w:r w:rsidR="0053667F" w:rsidRPr="00713E55">
        <w:rPr>
          <w:rFonts w:ascii="Times New Roman" w:hAnsi="Times New Roman" w:cs="Times New Roman"/>
          <w:sz w:val="24"/>
          <w:szCs w:val="24"/>
          <w:lang w:val="en-US" w:eastAsia="en-US"/>
        </w:rPr>
        <w:t xml:space="preserve">clustering and </w:t>
      </w:r>
      <w:r w:rsidR="00B229E4" w:rsidRPr="00713E55">
        <w:rPr>
          <w:rFonts w:ascii="Times New Roman" w:hAnsi="Times New Roman" w:cs="Times New Roman"/>
          <w:sz w:val="24"/>
          <w:szCs w:val="24"/>
          <w:lang w:val="en-US" w:eastAsia="en-US"/>
        </w:rPr>
        <w:t xml:space="preserve">overdispersion can shed light on the relative importance of in situ speciation and historical dispersal. In this work we showed that for a </w:t>
      </w:r>
      <w:r w:rsidR="0053667F" w:rsidRPr="00713E55">
        <w:rPr>
          <w:rFonts w:ascii="Times New Roman" w:hAnsi="Times New Roman" w:cs="Times New Roman"/>
          <w:sz w:val="24"/>
          <w:szCs w:val="24"/>
          <w:lang w:val="en-US" w:eastAsia="en-US"/>
        </w:rPr>
        <w:t xml:space="preserve">reliable </w:t>
      </w:r>
      <w:r w:rsidR="00B229E4" w:rsidRPr="00713E55">
        <w:rPr>
          <w:rFonts w:ascii="Times New Roman" w:hAnsi="Times New Roman" w:cs="Times New Roman"/>
          <w:sz w:val="24"/>
          <w:szCs w:val="24"/>
          <w:lang w:val="en-US" w:eastAsia="en-US"/>
        </w:rPr>
        <w:t>assessment of</w:t>
      </w:r>
      <w:r w:rsidR="0053667F" w:rsidRPr="00713E55">
        <w:rPr>
          <w:rFonts w:ascii="Times New Roman" w:hAnsi="Times New Roman" w:cs="Times New Roman"/>
          <w:sz w:val="24"/>
          <w:szCs w:val="24"/>
          <w:lang w:val="en-US" w:eastAsia="en-US"/>
        </w:rPr>
        <w:t xml:space="preserve"> the effects of</w:t>
      </w:r>
      <w:r w:rsidR="00B229E4" w:rsidRPr="00713E55">
        <w:rPr>
          <w:rFonts w:ascii="Times New Roman" w:hAnsi="Times New Roman" w:cs="Times New Roman"/>
          <w:sz w:val="24"/>
          <w:szCs w:val="24"/>
          <w:lang w:val="en-US" w:eastAsia="en-US"/>
        </w:rPr>
        <w:t xml:space="preserve"> historical events on present day communities we need to adopt an integrated framework that considers both present day phylogenetic patterns with ancestral character reconstruction. We tested two concurrent </w:t>
      </w:r>
      <w:r w:rsidR="0053667F" w:rsidRPr="00713E55">
        <w:rPr>
          <w:rFonts w:ascii="Times New Roman" w:hAnsi="Times New Roman" w:cs="Times New Roman"/>
          <w:sz w:val="24"/>
          <w:szCs w:val="24"/>
          <w:lang w:val="en-US" w:eastAsia="en-US"/>
        </w:rPr>
        <w:t>hypotheses</w:t>
      </w:r>
      <w:r w:rsidR="00B229E4" w:rsidRPr="00713E55">
        <w:rPr>
          <w:rFonts w:ascii="Times New Roman" w:hAnsi="Times New Roman" w:cs="Times New Roman"/>
          <w:sz w:val="24"/>
          <w:szCs w:val="24"/>
          <w:lang w:val="en-US" w:eastAsia="en-US"/>
        </w:rPr>
        <w:t xml:space="preserve"> (Tropical Niche Conservatism – TNC and Out of The Tropics - OTT) in which the distinction among them is only possible through the use of this integrated framework. We mapped Tyrannidae richness through the Americas and quantified the age and phylogenetic</w:t>
      </w:r>
      <w:r w:rsidR="00882790">
        <w:rPr>
          <w:rFonts w:ascii="Times New Roman" w:hAnsi="Times New Roman" w:cs="Times New Roman"/>
          <w:sz w:val="24"/>
          <w:szCs w:val="24"/>
          <w:lang w:val="en-US" w:eastAsia="en-US"/>
        </w:rPr>
        <w:t xml:space="preserve"> clustering </w:t>
      </w:r>
      <w:r w:rsidR="00B229E4" w:rsidRPr="00713E55">
        <w:rPr>
          <w:rFonts w:ascii="Times New Roman" w:hAnsi="Times New Roman" w:cs="Times New Roman"/>
          <w:sz w:val="24"/>
          <w:szCs w:val="24"/>
          <w:lang w:val="en-US" w:eastAsia="en-US"/>
        </w:rPr>
        <w:t xml:space="preserve">of each assemblage based on a time-calibrated phylogenetic hypothesis. We found that the tropical assemblages </w:t>
      </w:r>
      <w:r w:rsidR="00CB4FE3" w:rsidRPr="00713E55">
        <w:rPr>
          <w:rFonts w:ascii="Times New Roman" w:hAnsi="Times New Roman" w:cs="Times New Roman"/>
          <w:sz w:val="24"/>
          <w:szCs w:val="24"/>
          <w:lang w:val="en-US" w:eastAsia="en-US"/>
        </w:rPr>
        <w:t>were older than</w:t>
      </w:r>
      <w:r w:rsidR="00B229E4" w:rsidRPr="00713E55">
        <w:rPr>
          <w:rFonts w:ascii="Times New Roman" w:hAnsi="Times New Roman" w:cs="Times New Roman"/>
          <w:sz w:val="24"/>
          <w:szCs w:val="24"/>
          <w:lang w:val="en-US" w:eastAsia="en-US"/>
        </w:rPr>
        <w:t xml:space="preserve"> temperate ones, and that temperate assemblages are a result of closely related species that recently colonize this region</w:t>
      </w:r>
      <w:r w:rsidR="00C5163F">
        <w:rPr>
          <w:rFonts w:ascii="Times New Roman" w:hAnsi="Times New Roman" w:cs="Times New Roman"/>
          <w:sz w:val="24"/>
          <w:szCs w:val="24"/>
          <w:lang w:val="en-US" w:eastAsia="en-US"/>
        </w:rPr>
        <w:t xml:space="preserve">. We </w:t>
      </w:r>
      <w:r w:rsidR="00530676">
        <w:rPr>
          <w:rFonts w:ascii="Times New Roman" w:hAnsi="Times New Roman" w:cs="Times New Roman"/>
          <w:sz w:val="24"/>
          <w:szCs w:val="24"/>
          <w:lang w:val="en-US" w:eastAsia="en-US"/>
        </w:rPr>
        <w:t>conclude that</w:t>
      </w:r>
      <w:r w:rsidR="00E442C6" w:rsidRPr="00713E55">
        <w:rPr>
          <w:rFonts w:ascii="Times New Roman" w:hAnsi="Times New Roman" w:cs="Times New Roman"/>
          <w:sz w:val="24"/>
          <w:szCs w:val="24"/>
          <w:lang w:val="en-US" w:eastAsia="en-US"/>
        </w:rPr>
        <w:t xml:space="preserve"> </w:t>
      </w:r>
      <w:r w:rsidR="0033600D" w:rsidRPr="00713E55">
        <w:rPr>
          <w:rFonts w:ascii="Times New Roman" w:hAnsi="Times New Roman" w:cs="Times New Roman"/>
          <w:sz w:val="24"/>
          <w:szCs w:val="24"/>
          <w:lang w:val="en-US" w:eastAsia="en-US"/>
        </w:rPr>
        <w:t xml:space="preserve">recent </w:t>
      </w:r>
      <w:r w:rsidR="00882790">
        <w:rPr>
          <w:rFonts w:ascii="Times New Roman" w:hAnsi="Times New Roman" w:cs="Times New Roman"/>
          <w:sz w:val="24"/>
          <w:szCs w:val="24"/>
          <w:lang w:val="en-US" w:eastAsia="en-US"/>
        </w:rPr>
        <w:t xml:space="preserve">events of </w:t>
      </w:r>
      <w:r w:rsidR="0033600D" w:rsidRPr="00713E55">
        <w:rPr>
          <w:rFonts w:ascii="Times New Roman" w:hAnsi="Times New Roman" w:cs="Times New Roman"/>
          <w:sz w:val="24"/>
          <w:szCs w:val="24"/>
          <w:lang w:val="en-US" w:eastAsia="en-US"/>
        </w:rPr>
        <w:t>historical dispersal</w:t>
      </w:r>
      <w:r w:rsidR="00B229E4" w:rsidRPr="00713E55">
        <w:rPr>
          <w:rFonts w:ascii="Times New Roman" w:hAnsi="Times New Roman" w:cs="Times New Roman"/>
          <w:sz w:val="24"/>
          <w:szCs w:val="24"/>
          <w:lang w:val="en-US" w:eastAsia="en-US"/>
        </w:rPr>
        <w:t xml:space="preserve"> </w:t>
      </w:r>
      <w:r w:rsidR="001F5193">
        <w:rPr>
          <w:rFonts w:ascii="Times New Roman" w:hAnsi="Times New Roman" w:cs="Times New Roman"/>
          <w:sz w:val="24"/>
          <w:szCs w:val="24"/>
          <w:lang w:val="en-US" w:eastAsia="en-US"/>
        </w:rPr>
        <w:t xml:space="preserve">realized by few lineages </w:t>
      </w:r>
      <w:r w:rsidR="00530676">
        <w:rPr>
          <w:rFonts w:ascii="Times New Roman" w:hAnsi="Times New Roman" w:cs="Times New Roman"/>
          <w:sz w:val="24"/>
          <w:szCs w:val="24"/>
          <w:lang w:val="en-US" w:eastAsia="en-US"/>
        </w:rPr>
        <w:t xml:space="preserve">are important </w:t>
      </w:r>
      <w:r w:rsidR="004F1408">
        <w:rPr>
          <w:rFonts w:ascii="Times New Roman" w:hAnsi="Times New Roman" w:cs="Times New Roman"/>
          <w:sz w:val="24"/>
          <w:szCs w:val="24"/>
          <w:lang w:val="en-US" w:eastAsia="en-US"/>
        </w:rPr>
        <w:t>to</w:t>
      </w:r>
      <w:r w:rsidR="00530676">
        <w:rPr>
          <w:rFonts w:ascii="Times New Roman" w:hAnsi="Times New Roman" w:cs="Times New Roman"/>
          <w:sz w:val="24"/>
          <w:szCs w:val="24"/>
          <w:lang w:val="en-US" w:eastAsia="en-US"/>
        </w:rPr>
        <w:t xml:space="preserve"> determine the</w:t>
      </w:r>
      <w:r w:rsidR="004F1408">
        <w:rPr>
          <w:rFonts w:ascii="Times New Roman" w:hAnsi="Times New Roman" w:cs="Times New Roman"/>
          <w:sz w:val="24"/>
          <w:szCs w:val="24"/>
          <w:lang w:val="en-US" w:eastAsia="en-US"/>
        </w:rPr>
        <w:t xml:space="preserve"> assembly</w:t>
      </w:r>
      <w:r w:rsidR="00530676">
        <w:rPr>
          <w:rFonts w:ascii="Times New Roman" w:hAnsi="Times New Roman" w:cs="Times New Roman"/>
          <w:sz w:val="24"/>
          <w:szCs w:val="24"/>
          <w:lang w:val="en-US" w:eastAsia="en-US"/>
        </w:rPr>
        <w:t xml:space="preserve"> of</w:t>
      </w:r>
      <w:r w:rsidR="004F1408">
        <w:rPr>
          <w:rFonts w:ascii="Times New Roman" w:hAnsi="Times New Roman" w:cs="Times New Roman"/>
          <w:sz w:val="24"/>
          <w:szCs w:val="24"/>
          <w:lang w:val="en-US" w:eastAsia="en-US"/>
        </w:rPr>
        <w:t xml:space="preserve"> temperate communities</w:t>
      </w:r>
      <w:r w:rsidR="00B229E4" w:rsidRPr="00713E55">
        <w:rPr>
          <w:rFonts w:ascii="Times New Roman" w:hAnsi="Times New Roman" w:cs="Times New Roman"/>
          <w:sz w:val="24"/>
          <w:szCs w:val="24"/>
          <w:lang w:val="en-US" w:eastAsia="en-US"/>
        </w:rPr>
        <w:t>, evidenc</w:t>
      </w:r>
      <w:r w:rsidR="0033600D" w:rsidRPr="00713E55">
        <w:rPr>
          <w:rFonts w:ascii="Times New Roman" w:hAnsi="Times New Roman" w:cs="Times New Roman"/>
          <w:sz w:val="24"/>
          <w:szCs w:val="24"/>
          <w:lang w:val="en-US" w:eastAsia="en-US"/>
        </w:rPr>
        <w:t xml:space="preserve">ing TNC as the </w:t>
      </w:r>
      <w:r w:rsidR="0093793F" w:rsidRPr="00713E55">
        <w:rPr>
          <w:rFonts w:ascii="Times New Roman" w:hAnsi="Times New Roman" w:cs="Times New Roman"/>
          <w:sz w:val="24"/>
          <w:szCs w:val="24"/>
          <w:lang w:val="en-US" w:eastAsia="en-US"/>
        </w:rPr>
        <w:t xml:space="preserve">most probable </w:t>
      </w:r>
      <w:r w:rsidR="00AF72C4">
        <w:rPr>
          <w:rFonts w:ascii="Times New Roman" w:hAnsi="Times New Roman" w:cs="Times New Roman"/>
          <w:sz w:val="24"/>
          <w:szCs w:val="24"/>
          <w:lang w:val="en-US" w:eastAsia="en-US"/>
        </w:rPr>
        <w:t xml:space="preserve">explanation </w:t>
      </w:r>
      <w:r w:rsidR="0093793F" w:rsidRPr="00713E55">
        <w:rPr>
          <w:rFonts w:ascii="Times New Roman" w:hAnsi="Times New Roman" w:cs="Times New Roman"/>
          <w:sz w:val="24"/>
          <w:szCs w:val="24"/>
          <w:lang w:val="en-US" w:eastAsia="en-US"/>
        </w:rPr>
        <w:t>to</w:t>
      </w:r>
      <w:r w:rsidR="00AF72C4">
        <w:rPr>
          <w:rFonts w:ascii="Times New Roman" w:hAnsi="Times New Roman" w:cs="Times New Roman"/>
          <w:sz w:val="24"/>
          <w:szCs w:val="24"/>
          <w:lang w:val="en-US" w:eastAsia="en-US"/>
        </w:rPr>
        <w:t xml:space="preserve"> differences in</w:t>
      </w:r>
      <w:r w:rsidR="0093793F" w:rsidRPr="00713E55">
        <w:rPr>
          <w:rFonts w:ascii="Times New Roman" w:hAnsi="Times New Roman" w:cs="Times New Roman"/>
          <w:sz w:val="24"/>
          <w:szCs w:val="24"/>
          <w:lang w:val="en-US" w:eastAsia="en-US"/>
        </w:rPr>
        <w:t xml:space="preserve"> </w:t>
      </w:r>
      <w:r w:rsidR="00AA6823">
        <w:rPr>
          <w:rFonts w:ascii="Times New Roman" w:hAnsi="Times New Roman" w:cs="Times New Roman"/>
          <w:sz w:val="24"/>
          <w:szCs w:val="24"/>
          <w:lang w:val="en-US" w:eastAsia="en-US"/>
        </w:rPr>
        <w:t>phylogenetic structure</w:t>
      </w:r>
      <w:r w:rsidR="00EE70A1">
        <w:rPr>
          <w:rFonts w:ascii="Times New Roman" w:hAnsi="Times New Roman" w:cs="Times New Roman"/>
          <w:sz w:val="24"/>
          <w:szCs w:val="24"/>
          <w:lang w:val="en-US" w:eastAsia="en-US"/>
        </w:rPr>
        <w:t xml:space="preserve"> </w:t>
      </w:r>
      <w:r w:rsidR="001F5193">
        <w:rPr>
          <w:rFonts w:ascii="Times New Roman" w:hAnsi="Times New Roman" w:cs="Times New Roman"/>
          <w:sz w:val="24"/>
          <w:szCs w:val="24"/>
          <w:lang w:val="en-US" w:eastAsia="en-US"/>
        </w:rPr>
        <w:t>between</w:t>
      </w:r>
      <w:r w:rsidR="0093793F" w:rsidRPr="00713E55">
        <w:rPr>
          <w:rFonts w:ascii="Times New Roman" w:hAnsi="Times New Roman" w:cs="Times New Roman"/>
          <w:sz w:val="24"/>
          <w:szCs w:val="24"/>
          <w:lang w:val="en-US" w:eastAsia="en-US"/>
        </w:rPr>
        <w:t xml:space="preserve"> temperate</w:t>
      </w:r>
      <w:r w:rsidR="00AF72C4">
        <w:rPr>
          <w:rFonts w:ascii="Times New Roman" w:hAnsi="Times New Roman" w:cs="Times New Roman"/>
          <w:sz w:val="24"/>
          <w:szCs w:val="24"/>
          <w:lang w:val="en-US" w:eastAsia="en-US"/>
        </w:rPr>
        <w:t xml:space="preserve"> and tropical</w:t>
      </w:r>
      <w:r w:rsidR="0093793F" w:rsidRPr="00713E55">
        <w:rPr>
          <w:rFonts w:ascii="Times New Roman" w:hAnsi="Times New Roman" w:cs="Times New Roman"/>
          <w:sz w:val="24"/>
          <w:szCs w:val="24"/>
          <w:lang w:val="en-US" w:eastAsia="en-US"/>
        </w:rPr>
        <w:t xml:space="preserve"> assemblages of Tyrannidae</w:t>
      </w:r>
      <w:r w:rsidR="00B229E4" w:rsidRPr="00713E55">
        <w:rPr>
          <w:rFonts w:ascii="Times New Roman" w:hAnsi="Times New Roman" w:cs="Times New Roman"/>
          <w:sz w:val="24"/>
          <w:szCs w:val="24"/>
          <w:lang w:val="en-US" w:eastAsia="en-US"/>
        </w:rPr>
        <w:t>.</w:t>
      </w:r>
    </w:p>
    <w:p w14:paraId="17C92913" w14:textId="58A7896C" w:rsidR="0074438D" w:rsidRDefault="00B229E4" w:rsidP="00B229E4">
      <w:pPr>
        <w:pStyle w:val="Default"/>
        <w:spacing w:after="240" w:line="480" w:lineRule="auto"/>
        <w:rPr>
          <w:rFonts w:ascii="Times New Roman" w:eastAsia="Times New Roman" w:hAnsi="Times New Roman" w:cs="Times New Roman"/>
          <w:lang w:val="en"/>
        </w:rPr>
      </w:pPr>
      <w:r w:rsidRPr="00B86404">
        <w:rPr>
          <w:rFonts w:ascii="Times New Roman" w:hAnsi="Times New Roman" w:cs="Times New Roman"/>
          <w:b/>
          <w:lang w:val="en-US"/>
        </w:rPr>
        <w:t xml:space="preserve">Keywords: </w:t>
      </w:r>
      <w:r>
        <w:rPr>
          <w:rFonts w:ascii="Times New Roman" w:eastAsia="Times New Roman" w:hAnsi="Times New Roman" w:cs="Times New Roman"/>
          <w:lang w:val="en"/>
        </w:rPr>
        <w:t>historical</w:t>
      </w:r>
      <w:r w:rsidRPr="00B86404">
        <w:rPr>
          <w:rFonts w:ascii="Times New Roman" w:eastAsia="Times New Roman" w:hAnsi="Times New Roman" w:cs="Times New Roman"/>
          <w:lang w:val="en"/>
        </w:rPr>
        <w:t xml:space="preserve"> dispersal,</w:t>
      </w:r>
      <w:r>
        <w:rPr>
          <w:rFonts w:ascii="Times New Roman" w:eastAsia="Times New Roman" w:hAnsi="Times New Roman" w:cs="Times New Roman"/>
          <w:lang w:val="en"/>
        </w:rPr>
        <w:t xml:space="preserve"> in situ speciation, assemblage age,</w:t>
      </w:r>
      <w:r w:rsidRPr="00B86404">
        <w:rPr>
          <w:rFonts w:ascii="Times New Roman" w:eastAsia="Times New Roman" w:hAnsi="Times New Roman" w:cs="Times New Roman"/>
          <w:lang w:val="en"/>
        </w:rPr>
        <w:t xml:space="preserve"> birds</w:t>
      </w:r>
      <w:r>
        <w:rPr>
          <w:rFonts w:ascii="Times New Roman" w:eastAsia="Times New Roman" w:hAnsi="Times New Roman" w:cs="Times New Roman"/>
          <w:lang w:val="en"/>
        </w:rPr>
        <w:t xml:space="preserve">, phylogenetic patterns, tropical niche conservatism, out of the tropics. </w:t>
      </w:r>
    </w:p>
    <w:p w14:paraId="452C8999" w14:textId="62AEBC56" w:rsidR="00B229E4" w:rsidRPr="0074438D" w:rsidRDefault="0074438D" w:rsidP="00713E5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br w:type="page"/>
      </w:r>
    </w:p>
    <w:p w14:paraId="1B39823D" w14:textId="77777777" w:rsidR="00B229E4" w:rsidRDefault="00B229E4" w:rsidP="00B229E4">
      <w:pPr>
        <w:pStyle w:val="Default"/>
        <w:spacing w:line="480" w:lineRule="auto"/>
        <w:rPr>
          <w:rFonts w:ascii="Times New Roman" w:hAnsi="Times New Roman" w:cs="Times New Roman"/>
          <w:b/>
          <w:lang w:val="en-US"/>
        </w:rPr>
      </w:pPr>
      <w:r w:rsidRPr="00B86404">
        <w:rPr>
          <w:rFonts w:ascii="Times New Roman" w:hAnsi="Times New Roman" w:cs="Times New Roman"/>
          <w:b/>
          <w:lang w:val="en-US"/>
        </w:rPr>
        <w:lastRenderedPageBreak/>
        <w:t>INTRODUCTION</w:t>
      </w:r>
    </w:p>
    <w:p w14:paraId="08462AD1" w14:textId="528B7B64" w:rsidR="00B229E4" w:rsidRDefault="00C32EF6" w:rsidP="00B229E4">
      <w:pPr>
        <w:pStyle w:val="Default"/>
        <w:spacing w:line="480" w:lineRule="auto"/>
        <w:rPr>
          <w:rFonts w:ascii="Times New Roman" w:hAnsi="Times New Roman" w:cs="Times New Roman"/>
          <w:bCs/>
          <w:lang w:val="en-US"/>
        </w:rPr>
      </w:pPr>
      <w:r w:rsidRPr="00713E55">
        <w:rPr>
          <w:rFonts w:ascii="Times New Roman" w:hAnsi="Times New Roman" w:cs="Times New Roman"/>
          <w:lang w:val="en-US"/>
        </w:rPr>
        <w:t xml:space="preserve">The increase in species richness from the poles to equator is one of the most striking patterns in ecology and biogeography </w:t>
      </w:r>
      <w:r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{"citationItems":[{"id":"ITEM-1","itemData":{"abstract":"The decline of biodiversity with latitude has received great attention, but both the concise pattern and the causes of the gradient are under strong debate. Most studies of the latitudinal gradient comprise only one or few organism types and are often restricted to certain region or habitat types. To test for significant variation in the gradient between organisms, habitats, or regions, a meta-analysis was conducted on nearly 600 latitudinal gradients assembled from the literature. Each gradient was characterized by two effect sizes, strength (correlation coefficient) and slope, and additionally by 14 variables describing organisms, habitats, and regions. The analysis corroborated the high generality of the latitudinal diversity decline. Gradients on regional scales were significantly stronger and steeper than on local scales, and slopes also varied with sampling grain. Both strength and slope increased with organism body mass, and strength increased with trophic level. The body mass-effect size relation varied for ecto-versus homeotherm organisms and for different dispersal types, suggesting allometric effects on energy use and dispersal ability as possible mechanisms for the body mass effect. Latitudinal gradients were weaker and less steep in freshwater than in marine or terrestrial environments and differed significantly between continents and habitat types. The gradient parameters were not affected by hemisphere or the latitudinal range covered. This analysis is the first to describe these general and significant patterns, which have important consequences for models aiming to explain the latitudinal gradient.","author":[{"dropping-particle":"","family":"Hillebrand","given":"Helmut","non-dropping-particle":"","parse-names":false,"suffix":""}],"container-title":"Am. Nat","id":"ITEM-1","issue":"2","issued":{"date-parts":[["2004"]]},"page":"192-211","title":"On the Generality of the Latitudinal Diversity Gradient","type":"article-journal","volume":"163"},"uris":["http://www.mendeley.com/documents/?uuid=e259bde7-22b4-42d1-91aa-eefb84c5330b"]},{"id":"ITEM-2","itemData":{"DOI":"10.1126/science.1130880","ISBN":"0036-8075","ISSN":"00368075","PMID":"17023653","abstract":"The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gradient","type":"article-journal"},"uris":["http://www.mendeley.com/documents/?uuid=140d5692-be2a-451d-a668-c484eee3321e"]},{"id":"ITEM-3","itemData":{"DOI":"10.1146/annurev.ecolsys.36.102803.095431","ISSN":"1543-592X","abstract":"Niche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Biology","type":"article-journal","volume":"36"},"uris":["http://www.mendeley.com/documents/?uuid=f5b003d6-7734-4ce5-b4f2-5af0ca0fea77"]},{"id":"ITEM-4","itemData":{"author":[{"dropping-particle":"","family":"Hawkins","given":"Bradford A.","non-dropping-particle":"","parse-names":false,"suffix":""}],"container-title":"Trends in Ecology and Evolution","id":"ITEM-4","issued":{"date-parts":[["2001"]]},"title":"Ecology's oldest pattern?","type":"article-journal","volume":"16"},"uris":["http://www.mendeley.com/documents/?uuid=8199e271-b562-4b73-8c50-0326b19f1b75"]}],"mendeley":{"formattedCitation":"(Hawkins, 2001; Hillebrand, 2004; Wiens &amp; Graham, 2005; Jablonski, Roy, &amp; Valentine, 2006)","plainTextFormattedCitation":"(Hawkins, 2001; Hillebrand, 2004; Wiens &amp; Graham, 2005; Jablonski, Roy, &amp; Valentine, 2006)","previouslyFormattedCitation":"(Hawkins 2001; Hillebrand 2004; Wiens &amp; Graham 2005; Jablonski &lt;i&gt;et al.&lt;/i&gt; 2006)"},"properties":{"noteIndex":0},"schema":"https://github.com/citation-style-language/schema/raw/master/csl-citation.json"}</w:instrText>
      </w:r>
      <w:r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(Hawkins, 2001; Hillebrand, 2004; Wiens &amp; Graham, 2005; Jablonski, Roy, &amp; Valentine, 2006)</w:t>
      </w:r>
      <w:r w:rsidRPr="00713E55">
        <w:rPr>
          <w:rFonts w:ascii="Times New Roman" w:hAnsi="Times New Roman" w:cs="Times New Roman"/>
          <w:lang w:val="en-US"/>
        </w:rPr>
        <w:fldChar w:fldCharType="end"/>
      </w:r>
      <w:r w:rsidRPr="00713E55">
        <w:rPr>
          <w:rFonts w:ascii="Times New Roman" w:hAnsi="Times New Roman" w:cs="Times New Roman"/>
          <w:lang w:val="en-US"/>
        </w:rPr>
        <w:t xml:space="preserve">. </w:t>
      </w:r>
      <w:r w:rsidR="0035223E" w:rsidRPr="00713E55">
        <w:rPr>
          <w:rFonts w:ascii="Times New Roman" w:hAnsi="Times New Roman" w:cs="Times New Roman"/>
          <w:lang w:val="en-US"/>
        </w:rPr>
        <w:t xml:space="preserve">Although many hypotheses have been developed to explain this pattern </w:t>
      </w:r>
      <w:r w:rsidR="0035223E"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{"citationItems":[{"id":"ITEM-1","itemData":{"DOI":"10.1073/pnas.071034898","ISBN":"0027-8424 (Print)\\n0027-8424 (Linking)","ISSN":"0027-8424","PMID":"11296292","abstract":"The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approximately 12,300 to approximately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degrees x 1 degrees latitude-longitude quadrats in the Andes (peaking at 845 species) were approximately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heterogeneity.","author":[{"dropping-particle":"","family":"Rahbek","given":"C.","non-dropping-particle":"","parse-names":false,"suffix":""},{"dropping-particle":"","family":"Graves","given":"G. R.","non-dropping-particle":"","parse-names":false,"suffix":""}],"container-title":"Proceedings of the National Academy of Sciences","id":"ITEM-1","issue":"8","issued":{"date-parts":[["2001"]]},"page":"4534-4539","title":"Multiscale assessment of patterns of avian species richness","type":"article-journal","volume":"98"},"uris":["http://www.mendeley.com/documents/?uuid=6a174863-b453-4173-9418-939c10ab000e"]},{"id":"ITEM-2","itemData":{"DOI":"10.1111/j.1365-2699.2004.01126.x","ISBN":"1365-2699","ISSN":"03050270","PMID":"21503011","abstract":"Aim�To evaluate how spatial variation of species richness in different bird orders responds to environmental gradients and determine which order level trait best predicts these relationships.Location� South America.Methods� A canonical correlation analysis was performed between the species richness in each of 17 bird orders and eight environmental variables in 374, 220�נ220�km cells. Loadings associated with the first two canonical variables were regressed against six order-level predictors, including diversification level (number of species in each order), body size, median geographical range size and characteristics included in the model to control Type I error rates (the phylogenetic relationship among orders and levels of local-scale spatial autocorrelation).Results� Richness patterns of 14 bird orders were highly correlated with the first canonical axis, indicating that most orders respond similarly to energy-water gradients (primarily actual evapotranspiration, minimum temperature and potential evapotranspiration). In contrast, species richness within Trochiliformes, Apodiformes and Galliformes were also correlated with the second canonical variable, representing measures of mesoscale climatic variation (range in elevation within cells, minimum temperature, and the interaction term between them) and landcover (habitat diversity). We also found that total diversification within orders was the best predictor of the loadings associated with the first canonical axis, whereas body size of each order best predicted loadings on the second axis.Conclusion� Our results broadly support climatic-related hypotheses as explanations for spatial variation in species richness of different orders. However, both historical (order-specific variation in speciation rates) and ecological (dispersal of species that evolved by independent processes into areas amenable to birds) processes can explain the relationship between order level traits, such as body size and diversification level, and magnitude of response to current environment, furnishing then guidelines for a further and deeper understanding of broad-scale diversity gradients.","author":[{"dropping-particle":"","family":"Bini","given":"Luis Mauricio","non-dropping-particle":"","parse-names":false,"suffix":""},{"dropping-particle":"","family":"Diniz-Filho","given":"J. A F","non-dropping-particle":"","parse-names":false,"suffix":""},{"dropping-particle":"","family":"Hawkins","given":"Bradford A.","non-dropping-particle":"","parse-names":false,"suffix":""}],"container-title":"Journal of Biogeography","id":"ITEM-2","issued":{"date-parts":[["2004"]]},"title":"Macroecological explanations for differences in species richness gradients: A canonical analysis of South American birds","type":"article-journal"},"uris":["http://www.mendeley.com/documents/?uuid=818caf4d-eed6-4216-8946-17228181a770"]}],"mendeley":{"formattedCitation":"(Rahbek &amp; Graves, 2001; Bini, Diniz-Filho, &amp; Hawkins, 2004)","plainTextFormattedCitation":"(Rahbek &amp; Graves, 2001; Bini, Diniz-Filho, &amp; Hawkins, 2004)","previouslyFormattedCitation":"(Rahbek &amp; Graves 2001; Bini &lt;i&gt;et al.&lt;/i&gt; 2004)"},"properties":{"noteIndex":0},"schema":"https://github.com/citation-style-language/schema/raw/master/csl-citation.json"}</w:instrText>
      </w:r>
      <w:r w:rsidR="0035223E"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(Rahbek &amp; Graves, 2001; Bini, Diniz-Filho, &amp; Hawkins, 2004)</w:t>
      </w:r>
      <w:r w:rsidR="0035223E" w:rsidRPr="00713E55">
        <w:rPr>
          <w:rFonts w:ascii="Times New Roman" w:hAnsi="Times New Roman" w:cs="Times New Roman"/>
          <w:lang w:val="en-US"/>
        </w:rPr>
        <w:fldChar w:fldCharType="end"/>
      </w:r>
      <w:r w:rsidR="0035223E" w:rsidRPr="00713E55">
        <w:rPr>
          <w:rFonts w:ascii="Times New Roman" w:hAnsi="Times New Roman" w:cs="Times New Roman"/>
          <w:lang w:val="en-US"/>
        </w:rPr>
        <w:t xml:space="preserve">, there is limited consensus about the mechanisms underlying the increase in biological diversity towards low latitudes </w:t>
      </w:r>
      <w:r w:rsidR="0035223E"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hypothesis","type":"article-journal"},"uris":["http://www.mendeley.com/documents/?uuid=e2f58a67-33b5-49ec-91dc-71214dee62ac"]},{"id":"ITEM-2","itemData":{"DOI":"10.1016/j.tree.2018.11.009","ISSN":"01695347","abstract":"The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Evolution","id":"ITEM-2","issue":"3","issued":{"date-parts":[["2019","3"]]},"page":"211-223","publisher":"Elsevier Ltd","title":"The Latitudinal Diversity Gradient: Novel Understanding through Mechanistic Eco-evolutionary Models","type":"article","volume":"34"},"uris":["http://www.mendeley.com/documents/?uuid=d5ee49e1-fb09-4709-9f4d-f3ef4edaac5d"]}],"mendeley":{"formattedCitation":"(Duchêne &amp; Cardillo, 2015; Pontarp &lt;i&gt;et al.&lt;/i&gt;, 2019)","plainTextFormattedCitation":"(Duchêne &amp; Cardillo, 2015; Pontarp et al., 2019)","previouslyFormattedCitation":"(Duchêne &amp; Cardillo 2015; Pontarp &lt;i&gt;et al.&lt;/i&gt; 2019)"},"properties":{"noteIndex":0},"schema":"https://github.com/citation-style-language/schema/raw/master/csl-citation.json"}</w:instrText>
      </w:r>
      <w:r w:rsidR="0035223E"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 xml:space="preserve">(Duchêne &amp; Cardillo, 2015; Pontarp </w:t>
      </w:r>
      <w:r w:rsidR="00DD5FE0" w:rsidRPr="00713E55">
        <w:rPr>
          <w:rFonts w:ascii="Times New Roman" w:hAnsi="Times New Roman" w:cs="Times New Roman"/>
          <w:i/>
          <w:noProof/>
          <w:lang w:val="en-US"/>
        </w:rPr>
        <w:t>et al.</w:t>
      </w:r>
      <w:r w:rsidR="00DD5FE0" w:rsidRPr="00713E55">
        <w:rPr>
          <w:rFonts w:ascii="Times New Roman" w:hAnsi="Times New Roman" w:cs="Times New Roman"/>
          <w:noProof/>
          <w:lang w:val="en-US"/>
        </w:rPr>
        <w:t>, 2019)</w:t>
      </w:r>
      <w:r w:rsidR="0035223E" w:rsidRPr="00713E55">
        <w:rPr>
          <w:rFonts w:ascii="Times New Roman" w:hAnsi="Times New Roman" w:cs="Times New Roman"/>
          <w:lang w:val="en-US"/>
        </w:rPr>
        <w:fldChar w:fldCharType="end"/>
      </w:r>
      <w:r w:rsidR="0035223E" w:rsidRPr="00713E55">
        <w:rPr>
          <w:rFonts w:ascii="Times New Roman" w:hAnsi="Times New Roman" w:cs="Times New Roman"/>
          <w:lang w:val="en-US"/>
        </w:rPr>
        <w:t>.</w:t>
      </w:r>
      <w:r w:rsidR="0035223E" w:rsidRPr="00B86404">
        <w:rPr>
          <w:rFonts w:ascii="Times New Roman" w:hAnsi="Times New Roman" w:cs="Times New Roman"/>
          <w:lang w:val="en-US"/>
        </w:rPr>
        <w:t xml:space="preserve"> </w:t>
      </w:r>
      <w:r w:rsidR="0035223E">
        <w:rPr>
          <w:rFonts w:ascii="Times New Roman" w:hAnsi="Times New Roman" w:cs="Times New Roman"/>
          <w:lang w:val="en-US"/>
        </w:rPr>
        <w:t xml:space="preserve">For that reason, </w:t>
      </w:r>
      <w:r w:rsidR="0035223E">
        <w:rPr>
          <w:rFonts w:ascii="Times New Roman" w:hAnsi="Times New Roman" w:cs="Times New Roman"/>
          <w:bCs/>
          <w:lang w:val="en-US"/>
        </w:rPr>
        <w:t xml:space="preserve">the search for the factors explaining the remarkable </w:t>
      </w:r>
      <w:r w:rsidR="00864692">
        <w:rPr>
          <w:rFonts w:ascii="Times New Roman" w:hAnsi="Times New Roman" w:cs="Times New Roman"/>
          <w:bCs/>
          <w:lang w:val="en-US"/>
        </w:rPr>
        <w:t xml:space="preserve">biological </w:t>
      </w:r>
      <w:r w:rsidR="00B229E4">
        <w:rPr>
          <w:rFonts w:ascii="Times New Roman" w:hAnsi="Times New Roman" w:cs="Times New Roman"/>
          <w:bCs/>
          <w:lang w:val="en-US"/>
        </w:rPr>
        <w:t xml:space="preserve">diversity in the tropics is a topic of great attention </w:t>
      </w:r>
      <w:r w:rsidR="0035223E">
        <w:rPr>
          <w:rFonts w:ascii="Times New Roman" w:hAnsi="Times New Roman" w:cs="Times New Roman"/>
          <w:bCs/>
          <w:lang w:val="en-US"/>
        </w:rPr>
        <w:t>in the</w:t>
      </w:r>
      <w:r w:rsidR="00B229E4">
        <w:rPr>
          <w:rFonts w:ascii="Times New Roman" w:hAnsi="Times New Roman" w:cs="Times New Roman"/>
          <w:bCs/>
          <w:lang w:val="en-US"/>
        </w:rPr>
        <w:t xml:space="preserve"> ecological agenda </w:t>
      </w:r>
      <w:r w:rsidR="00B229E4" w:rsidRPr="00B86404">
        <w:rPr>
          <w:rFonts w:ascii="Times New Roman" w:hAnsi="Times New Roman" w:cs="Times New Roman"/>
          <w:lang w:val="en-US"/>
        </w:rPr>
        <w:fldChar w:fldCharType="begin" w:fldLock="1"/>
      </w:r>
      <w:r w:rsidR="00DD5FE0">
        <w:rPr>
          <w:rFonts w:ascii="Times New Roman" w:hAnsi="Times New Roman" w:cs="Times New Roman"/>
          <w:lang w:val="en-US"/>
        </w:rPr>
        <w:instrText>ADDIN CSL_CITATION {"citationItems":[{"id":"ITEM-1","itemData":{"abstract":"The decline of biodiversity with latitude has received great attention, but both the concise pattern and the causes of the gradient are under strong debate. Most studies of the latitudinal gradient comprise only one or few organism types and are often restricted to certain region or habitat types. To test for significant variation in the gradient between organisms, habitats, or regions, a meta-analysis was conducted on nearly 600 latitudinal gradients assembled from the literature. Each gradient was characterized by two effect sizes, strength (correlation coefficient) and slope, and additionally by 14 variables describing organisms, habitats, and regions. The analysis corroborated the high generality of the latitudinal diversity decline. Gradients on regional scales were significantly stronger and steeper than on local scales, and slopes also varied with sampling grain. Both strength and slope increased with organism body mass, and strength increased with trophic level. The body mass-effect size relation varied for ecto-versus homeotherm organisms and for different dispersal types, suggesting allometric effects on energy use and dispersal ability as possible mechanisms for the body mass effect. Latitudinal gradients were weaker and less steep in freshwater than in marine or terrestrial environments and differed significantly between continents and habitat types. The gradient parameters were not affected by hemisphere or the latitudinal range covered. This analysis is the first to describe these general and significant patterns, which have important consequences for models aiming to explain the latitudinal gradient.","author":[{"dropping-particle":"","family":"Hillebrand","given":"Helmut","non-dropping-particle":"","parse-names":false,"suffix":""}],"container-title":"Am. Nat","id":"ITEM-1","issue":"2","issued":{"date-parts":[["2004"]]},"page":"192-211","title":"On the Generality of the Latitudinal Diversity Gradient","type":"article-journal","volume":"163"},"uris":["http://www.mendeley.com/documents/?uuid=85322750-b0f3-33c1-9da0-4827cb56dc4c","http://www.mendeley.com/documents/?uuid=e259bde7-22b4-42d1-91aa-eefb84c5330b"]},{"id":"ITEM-2","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W.","non-dropping-particle":"","parse-names":false,"suffix":""}],"container-title":"Science","id":"ITEM-2","issued":{"date-parts":[["2006"]]},"title":"Out of the tropics: Evolutionary dynamics of the latitudinal diversity gradient","type":"article-journal"},"uris":["http://www.mendeley.com/documents/?uuid=12602bbc-13dd-3dca-aa00-c090f5ae4638","http://www.mendeley.com/documents/?uuid=140d5692-be2a-451d-a668-c484eee3321e"]},{"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http://www.mendeley.com/documents/?uuid=f5b003d6-7734-4ce5-b4f2-5af0ca0fea77"]},{"id":"ITEM-4","itemData":{"author":[{"dropping-particle":"","family":"Hawkins","given":"Bradford A.","non-dropping-particle":"","parse-names":false,"suffix":""}],"container-title":"Trends in Ecology and Evolution","id":"ITEM-4","issued":{"date-parts":[["2001"]]},"title":"Ecology's oldest pattern?","type":"article-journal","volume":"16"},"uris":["http://www.mendeley.com/documents/?uuid=015e0372-a1da-3e40-97bf-af3c1f065186","http://www.mendeley.com/documents/?uuid=8199e271-b562-4b73-8c50-0326b19f1b75"]}],"mendeley":{"formattedCitation":"(Hawkins, 2001; Hillebrand, 2004; Wiens &amp; Graham, 2005; Jablonski &lt;i&gt;et al.&lt;/i&gt;, 2006)","plainTextFormattedCitation":"(Hawkins, 2001; Hillebrand, 2004; Wiens &amp; Graham, 2005; Jablonski et al., 2006)","previouslyFormattedCitation":"(Hawkins, 2001; Hillebrand, 2004; Jablonski, Roy, &amp; Valentine, 2006; Wiens &amp; Graham, 2005)"},"properties":{"noteIndex":0},"schema":"https://github.com/citation-style-language/schema/raw/master/csl-citation.json"}</w:instrText>
      </w:r>
      <w:r w:rsidR="00B229E4" w:rsidRPr="00B86404">
        <w:rPr>
          <w:rFonts w:ascii="Times New Roman" w:hAnsi="Times New Roman" w:cs="Times New Roman"/>
          <w:lang w:val="en-US"/>
        </w:rPr>
        <w:fldChar w:fldCharType="separate"/>
      </w:r>
      <w:r w:rsidR="00DD5FE0" w:rsidRPr="00DD5FE0">
        <w:rPr>
          <w:rFonts w:ascii="Times New Roman" w:hAnsi="Times New Roman" w:cs="Times New Roman"/>
          <w:noProof/>
          <w:lang w:val="en-US"/>
        </w:rPr>
        <w:t xml:space="preserve">(Hawkins, 2001; Hillebrand, 2004; Wiens &amp; Graham, 2005; Jablonski </w:t>
      </w:r>
      <w:r w:rsidR="00DD5FE0" w:rsidRPr="00DD5FE0">
        <w:rPr>
          <w:rFonts w:ascii="Times New Roman" w:hAnsi="Times New Roman" w:cs="Times New Roman"/>
          <w:i/>
          <w:noProof/>
          <w:lang w:val="en-US"/>
        </w:rPr>
        <w:t>et al.</w:t>
      </w:r>
      <w:r w:rsidR="00DD5FE0" w:rsidRPr="00DD5FE0">
        <w:rPr>
          <w:rFonts w:ascii="Times New Roman" w:hAnsi="Times New Roman" w:cs="Times New Roman"/>
          <w:noProof/>
          <w:lang w:val="en-US"/>
        </w:rPr>
        <w:t>, 2006)</w:t>
      </w:r>
      <w:r w:rsidR="00B229E4" w:rsidRPr="00B86404">
        <w:rPr>
          <w:rFonts w:ascii="Times New Roman" w:hAnsi="Times New Roman" w:cs="Times New Roman"/>
          <w:lang w:val="en-US"/>
        </w:rPr>
        <w:fldChar w:fldCharType="end"/>
      </w:r>
      <w:r w:rsidR="00B229E4">
        <w:rPr>
          <w:rFonts w:ascii="Times New Roman" w:hAnsi="Times New Roman" w:cs="Times New Roman"/>
          <w:bCs/>
          <w:lang w:val="en-US"/>
        </w:rPr>
        <w:t xml:space="preserve">. </w:t>
      </w:r>
      <w:r w:rsidR="0035223E" w:rsidRPr="00713E55">
        <w:rPr>
          <w:rFonts w:ascii="Times New Roman" w:hAnsi="Times New Roman" w:cs="Times New Roman"/>
          <w:lang w:val="en-US"/>
        </w:rPr>
        <w:t xml:space="preserve">Ultimately, mechanisms affecting species richness are related to the evolutionary and biogeographic processes of speciation, extinction and dispersal </w:t>
      </w:r>
      <w:r w:rsidR="0035223E"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Letters","id":"ITEM-1","issued":{"date-parts":[["2007"]]},"page":"315-331","title":"Evolution and the latitudinal diversity gradient: Speciation, extinction and biogeography","type":"article-journal","volume":"10"},"uris":["http://www.mendeley.com/documents/?uuid=2baf564d-1545-495e-b855-f1628d32fc9b"]},{"id":"ITEM-2","itemData":{"DOI":"10.1111/geb.12370","ISBN":"1466-822X","ISSN":"14668238","abstract":"Aim\\n\\nRecent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Biogeography","id":"ITEM-2","issued":{"date-parts":[["2015"]]},"title":"Phylogenetic patterns in the geographic distributions of birds support the tropical conservatism hypothesis","type":"article-journal"},"uris":["http://www.mendeley.com/documents/?uuid=e2f58a67-33b5-49ec-91dc-71214dee62ac"]},{"id":"ITEM-3","itemData":{"DOI":"10.1146/annurev.ecolsys.36.102803.095431","ISSN":"1543-592X","abstract":"Niche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Biology","type":"article-journal","volume":"36"},"uris":["http://www.mendeley.com/documents/?uuid=f5b003d6-7734-4ce5-b4f2-5af0ca0fea77"]}],"mendeley":{"formattedCitation":"(Wiens &amp; Graham, 2005; Mittelbach &lt;i&gt;et al.&lt;/i&gt;, 2007; Duchêne &amp; Cardillo, 2015)","plainTextFormattedCitation":"(Wiens &amp; Graham, 2005; Mittelbach et al., 2007; Duchêne &amp; Cardillo, 2015)","previouslyFormattedCitation":"(Wiens &amp; Graham 2005; Mittelbach &lt;i&gt;et al.&lt;/i&gt; 2007; Duchêne &amp; Cardillo 2015)"},"properties":{"noteIndex":0},"schema":"https://github.com/citation-style-language/schema/raw/master/csl-citation.json"}</w:instrText>
      </w:r>
      <w:r w:rsidR="0035223E"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 xml:space="preserve">(Wiens &amp; Graham, 2005; Mittelbach </w:t>
      </w:r>
      <w:r w:rsidR="00DD5FE0" w:rsidRPr="00713E55">
        <w:rPr>
          <w:rFonts w:ascii="Times New Roman" w:hAnsi="Times New Roman" w:cs="Times New Roman"/>
          <w:i/>
          <w:noProof/>
          <w:lang w:val="en-US"/>
        </w:rPr>
        <w:t>et al.</w:t>
      </w:r>
      <w:r w:rsidR="00DD5FE0" w:rsidRPr="00713E55">
        <w:rPr>
          <w:rFonts w:ascii="Times New Roman" w:hAnsi="Times New Roman" w:cs="Times New Roman"/>
          <w:noProof/>
          <w:lang w:val="en-US"/>
        </w:rPr>
        <w:t>, 2007; Duchêne &amp; Cardillo, 2015)</w:t>
      </w:r>
      <w:r w:rsidR="0035223E" w:rsidRPr="00713E55">
        <w:rPr>
          <w:rFonts w:ascii="Times New Roman" w:hAnsi="Times New Roman" w:cs="Times New Roman"/>
          <w:lang w:val="en-US"/>
        </w:rPr>
        <w:fldChar w:fldCharType="end"/>
      </w:r>
      <w:r w:rsidR="0035223E" w:rsidRPr="00713E55">
        <w:rPr>
          <w:rFonts w:ascii="Times New Roman" w:hAnsi="Times New Roman" w:cs="Times New Roman"/>
          <w:lang w:val="en-US"/>
        </w:rPr>
        <w:t>.</w:t>
      </w:r>
      <w:r w:rsidR="000D408F">
        <w:rPr>
          <w:rFonts w:ascii="Times New Roman" w:hAnsi="Times New Roman" w:cs="Times New Roman"/>
          <w:lang w:val="en-US"/>
        </w:rPr>
        <w:t xml:space="preserve">Particularly, </w:t>
      </w:r>
      <w:r w:rsidR="000D408F">
        <w:rPr>
          <w:rFonts w:ascii="Times New Roman" w:hAnsi="Times New Roman" w:cs="Times New Roman"/>
          <w:bCs/>
          <w:lang w:val="en-US"/>
        </w:rPr>
        <w:t>i</w:t>
      </w:r>
      <w:commentRangeStart w:id="0"/>
      <w:r w:rsidR="00B229E4">
        <w:rPr>
          <w:rFonts w:ascii="Times New Roman" w:hAnsi="Times New Roman" w:cs="Times New Roman"/>
          <w:bCs/>
          <w:lang w:val="en-US"/>
        </w:rPr>
        <w:t>n situ speciation</w:t>
      </w:r>
      <w:r w:rsidR="009A3B71">
        <w:rPr>
          <w:rFonts w:ascii="Times New Roman" w:hAnsi="Times New Roman" w:cs="Times New Roman"/>
          <w:bCs/>
          <w:lang w:val="en-US"/>
        </w:rPr>
        <w:t>, extinction</w:t>
      </w:r>
      <w:r w:rsidR="00B229E4">
        <w:rPr>
          <w:rFonts w:ascii="Times New Roman" w:hAnsi="Times New Roman" w:cs="Times New Roman"/>
          <w:bCs/>
          <w:lang w:val="en-US"/>
        </w:rPr>
        <w:t xml:space="preserve"> and historical dispers</w:t>
      </w:r>
      <w:r w:rsidR="00C077F2">
        <w:rPr>
          <w:rFonts w:ascii="Times New Roman" w:hAnsi="Times New Roman" w:cs="Times New Roman"/>
          <w:bCs/>
          <w:lang w:val="en-US"/>
        </w:rPr>
        <w:t>al</w:t>
      </w:r>
      <w:commentRangeEnd w:id="0"/>
      <w:r w:rsidR="006D642D">
        <w:rPr>
          <w:rStyle w:val="Refdecomentrio"/>
          <w:rFonts w:asciiTheme="minorHAnsi" w:eastAsiaTheme="minorHAnsi" w:hAnsiTheme="minorHAnsi" w:cstheme="minorBidi"/>
          <w:color w:val="auto"/>
        </w:rPr>
        <w:commentReference w:id="0"/>
      </w:r>
      <w:r w:rsidR="00B229E4">
        <w:rPr>
          <w:rFonts w:ascii="Times New Roman" w:hAnsi="Times New Roman" w:cs="Times New Roman"/>
          <w:bCs/>
          <w:lang w:val="en-US"/>
        </w:rPr>
        <w:t xml:space="preserve"> are </w:t>
      </w:r>
      <w:r w:rsidR="000D408F">
        <w:rPr>
          <w:rFonts w:ascii="Times New Roman" w:hAnsi="Times New Roman" w:cs="Times New Roman"/>
          <w:bCs/>
          <w:lang w:val="en-US"/>
        </w:rPr>
        <w:t xml:space="preserve">considered important factors </w:t>
      </w:r>
      <w:r w:rsidR="00B229E4">
        <w:rPr>
          <w:rFonts w:ascii="Times New Roman" w:hAnsi="Times New Roman" w:cs="Times New Roman"/>
          <w:bCs/>
          <w:lang w:val="en-US"/>
        </w:rPr>
        <w:t xml:space="preserve">to generate </w:t>
      </w:r>
      <w:r w:rsidR="000D408F">
        <w:rPr>
          <w:rFonts w:ascii="Times New Roman" w:hAnsi="Times New Roman" w:cs="Times New Roman"/>
          <w:bCs/>
          <w:lang w:val="en-US"/>
        </w:rPr>
        <w:t xml:space="preserve">differences in </w:t>
      </w:r>
      <w:r w:rsidR="00B229E4">
        <w:rPr>
          <w:rFonts w:ascii="Times New Roman" w:hAnsi="Times New Roman" w:cs="Times New Roman"/>
          <w:bCs/>
          <w:lang w:val="en-US"/>
        </w:rPr>
        <w:t>diversity</w:t>
      </w:r>
      <w:r w:rsidR="00864692">
        <w:rPr>
          <w:rFonts w:ascii="Times New Roman" w:hAnsi="Times New Roman" w:cs="Times New Roman"/>
          <w:bCs/>
          <w:lang w:val="en-US"/>
        </w:rPr>
        <w:t xml:space="preserve"> between</w:t>
      </w:r>
      <w:r w:rsidR="00B229E4">
        <w:rPr>
          <w:rFonts w:ascii="Times New Roman" w:hAnsi="Times New Roman" w:cs="Times New Roman"/>
          <w:bCs/>
          <w:lang w:val="en-US"/>
        </w:rPr>
        <w:t xml:space="preserve"> tropical and temperate regions</w:t>
      </w:r>
      <w:r w:rsidR="000D408F" w:rsidDel="000D408F">
        <w:rPr>
          <w:rFonts w:ascii="Times New Roman" w:hAnsi="Times New Roman" w:cs="Times New Roman"/>
          <w:bCs/>
          <w:lang w:val="en-US"/>
        </w:rPr>
        <w:t xml:space="preserve"> </w:t>
      </w:r>
      <w:commentRangeStart w:id="1"/>
      <w:r w:rsidR="00B229E4">
        <w:rPr>
          <w:rFonts w:ascii="Times New Roman" w:hAnsi="Times New Roman" w:cs="Times New Roman"/>
          <w:bCs/>
          <w:lang w:val="en-US"/>
        </w:rPr>
        <w:t xml:space="preserve">(e.g. </w:t>
      </w:r>
      <w:commentRangeEnd w:id="1"/>
      <w:r w:rsidR="006D642D">
        <w:rPr>
          <w:rStyle w:val="Refdecomentrio"/>
          <w:rFonts w:asciiTheme="minorHAnsi" w:eastAsiaTheme="minorHAnsi" w:hAnsiTheme="minorHAnsi" w:cstheme="minorBidi"/>
          <w:color w:val="auto"/>
        </w:rPr>
        <w:commentReference w:id="1"/>
      </w:r>
      <w:r w:rsidR="00B229E4">
        <w:rPr>
          <w:rFonts w:ascii="Times New Roman" w:hAnsi="Times New Roman" w:cs="Times New Roman"/>
          <w:bCs/>
          <w:lang w:val="en-US"/>
        </w:rPr>
        <w:t>Crouch et al. 2018</w:t>
      </w:r>
      <w:r w:rsidR="00730463">
        <w:rPr>
          <w:rFonts w:ascii="Times New Roman" w:hAnsi="Times New Roman" w:cs="Times New Roman"/>
          <w:bCs/>
          <w:lang w:val="en-US"/>
        </w:rPr>
        <w:t xml:space="preserve">, </w:t>
      </w:r>
      <w:r w:rsidR="00757169">
        <w:rPr>
          <w:rFonts w:ascii="Times New Roman" w:hAnsi="Times New Roman" w:cs="Times New Roman"/>
          <w:bCs/>
          <w:lang w:val="en-US"/>
        </w:rPr>
        <w:t>Pyron 2014</w:t>
      </w:r>
      <w:r w:rsidR="00B229E4">
        <w:rPr>
          <w:rFonts w:ascii="Times New Roman" w:hAnsi="Times New Roman" w:cs="Times New Roman"/>
          <w:bCs/>
          <w:lang w:val="en-US"/>
        </w:rPr>
        <w:t>).</w:t>
      </w:r>
    </w:p>
    <w:p w14:paraId="06E54070" w14:textId="625351DF" w:rsidR="00B229E4" w:rsidRPr="00713E55" w:rsidRDefault="00B229E4" w:rsidP="00B229E4">
      <w:pPr>
        <w:pStyle w:val="Default"/>
        <w:spacing w:line="480" w:lineRule="auto"/>
        <w:rPr>
          <w:rFonts w:ascii="Times New Roman" w:hAnsi="Times New Roman" w:cs="Times New Roman"/>
          <w:lang w:val="en-US"/>
        </w:rPr>
      </w:pPr>
      <w:r>
        <w:rPr>
          <w:rFonts w:ascii="Times New Roman" w:hAnsi="Times New Roman" w:cs="Times New Roman"/>
          <w:bCs/>
          <w:lang w:val="en-US"/>
        </w:rPr>
        <w:tab/>
      </w:r>
      <w:r w:rsidR="00A12857" w:rsidRPr="00713E55">
        <w:rPr>
          <w:rFonts w:ascii="Times New Roman" w:hAnsi="Times New Roman" w:cs="Times New Roman"/>
          <w:bCs/>
          <w:lang w:val="en-US"/>
        </w:rPr>
        <w:t>Two concurrent</w:t>
      </w:r>
      <w:r w:rsidR="00A12857" w:rsidRPr="00713E55">
        <w:rPr>
          <w:rFonts w:ascii="Times New Roman" w:hAnsi="Times New Roman" w:cs="Times New Roman"/>
          <w:lang w:val="en-US"/>
        </w:rPr>
        <w:t xml:space="preserve"> evolutionary hypotheses </w:t>
      </w:r>
      <w:r w:rsidR="00A12857" w:rsidRPr="00713E55">
        <w:rPr>
          <w:rFonts w:ascii="Times New Roman" w:hAnsi="Times New Roman" w:cs="Times New Roman"/>
          <w:bCs/>
          <w:lang w:val="en-US"/>
        </w:rPr>
        <w:t xml:space="preserve">highlight in situ speciation and historical dispersal of species as central mechanisms to explain the diversity in the tropics and its differences regarding temperate regions: </w:t>
      </w:r>
      <w:r w:rsidR="00A12857" w:rsidRPr="00713E55">
        <w:rPr>
          <w:rFonts w:ascii="Times New Roman" w:hAnsi="Times New Roman" w:cs="Times New Roman"/>
          <w:lang w:val="en-US"/>
        </w:rPr>
        <w:t xml:space="preserve">Tropical Niche Conservatism (TNC) and the Out of the Tropics (OTT). The </w:t>
      </w:r>
      <w:r w:rsidRPr="00713E55">
        <w:rPr>
          <w:rFonts w:ascii="Times New Roman" w:hAnsi="Times New Roman" w:cs="Times New Roman"/>
          <w:lang w:val="en-US"/>
        </w:rPr>
        <w:t xml:space="preserve">TNC </w:t>
      </w:r>
      <w:r w:rsidR="00A12857" w:rsidRPr="00713E55">
        <w:rPr>
          <w:rFonts w:ascii="Times New Roman" w:hAnsi="Times New Roman" w:cs="Times New Roman"/>
          <w:lang w:val="en-US"/>
        </w:rPr>
        <w:t xml:space="preserve">hypothesis </w:t>
      </w:r>
      <w:r w:rsidRPr="00713E55">
        <w:rPr>
          <w:rFonts w:ascii="Times New Roman" w:hAnsi="Times New Roman" w:cs="Times New Roman"/>
          <w:lang w:val="en-US"/>
        </w:rPr>
        <w:t xml:space="preserve">assumes that clades originated in the tropics diversified locally and then a subset of them spread to temperate biomes </w:t>
      </w:r>
      <w:r w:rsidRPr="00713E55">
        <w:rPr>
          <w:rFonts w:ascii="Times New Roman" w:hAnsi="Times New Roman" w:cs="Times New Roman"/>
          <w:noProof/>
          <w:lang w:val="en-US"/>
        </w:rPr>
        <w:t xml:space="preserve">(Wiens &amp; Donoghue 2004; Jansson </w:t>
      </w:r>
      <w:r w:rsidRPr="00713E55">
        <w:rPr>
          <w:rFonts w:ascii="Times New Roman" w:hAnsi="Times New Roman" w:cs="Times New Roman"/>
          <w:i/>
          <w:noProof/>
          <w:lang w:val="en-US"/>
        </w:rPr>
        <w:t>et al.</w:t>
      </w:r>
      <w:r w:rsidRPr="00713E55">
        <w:rPr>
          <w:rFonts w:ascii="Times New Roman" w:hAnsi="Times New Roman" w:cs="Times New Roman"/>
          <w:noProof/>
          <w:lang w:val="en-US"/>
        </w:rPr>
        <w:t xml:space="preserve"> 2013; Duchêne &amp; Cardillo 2015</w:t>
      </w:r>
      <w:r w:rsidRPr="00713E55">
        <w:rPr>
          <w:rFonts w:ascii="Times New Roman" w:hAnsi="Times New Roman" w:cs="Times New Roman"/>
          <w:lang w:val="en-US"/>
        </w:rPr>
        <w:t>)</w:t>
      </w:r>
      <w:r w:rsidR="00C077F2" w:rsidRPr="00713E55">
        <w:rPr>
          <w:rFonts w:ascii="Times New Roman" w:hAnsi="Times New Roman" w:cs="Times New Roman"/>
          <w:lang w:val="en-US"/>
        </w:rPr>
        <w:t>.</w:t>
      </w:r>
      <w:r w:rsidRPr="00713E55">
        <w:rPr>
          <w:rFonts w:ascii="Times New Roman" w:hAnsi="Times New Roman" w:cs="Times New Roman"/>
          <w:lang w:val="en-US"/>
        </w:rPr>
        <w:t xml:space="preserve"> </w:t>
      </w:r>
      <w:r w:rsidR="00523E22" w:rsidRPr="00713E55">
        <w:rPr>
          <w:rFonts w:ascii="Times New Roman" w:hAnsi="Times New Roman" w:cs="Times New Roman"/>
          <w:lang w:val="en-US"/>
        </w:rPr>
        <w:t xml:space="preserve">Under TNC, gradients of species richness are generated by an old origin of tropical clades coupled with infrequent dispersal events, since only few species could have adapted and evolved to invade and persist in freezing temperatures. Such </w:t>
      </w:r>
      <w:r w:rsidR="00523E22" w:rsidRPr="00713E55">
        <w:rPr>
          <w:rFonts w:ascii="Times New Roman" w:hAnsi="Times New Roman" w:cs="Times New Roman"/>
          <w:lang w:val="en-US"/>
        </w:rPr>
        <w:lastRenderedPageBreak/>
        <w:t xml:space="preserve">hypothesis implies that niche conservatism helped to keep the difference in species richness between the tropics and temperate regions over time </w:t>
      </w:r>
      <w:r w:rsidR="00523E22"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{"citationItems":[{"id":"ITEM-1","itemData":{"DOI":"10.1016/j.tree.2018.11.009","ISSN":"01695347","abstract":"The latitudinal diversity gradient (LDG) is one of the most widely studied patterns in ecology, yet no consensus has been reached about its underlying causes. We argue that the reasons for this are the verbal nature of existing hypotheses, the failure to mechanistically link interacting ecological and evolutionary processes to the LDG, and the fact that empirical patterns are often consistent with multiple explanations. To address this issue, we synthesize current LDG hypotheses, uncovering their eco-evolutionary mechanisms, hidden assumptions, and commonalities. Furthermore, we propose mechanistic eco-evolutionary modeling and an inferential approach that makes use of geographic, phylogenetic, and trait-based patterns to assess the relative importance of different processes for generating the LDG.","author":[{"dropping-particle":"","family":"Pontarp","given":"Mikael","non-dropping-particle":"","parse-names":false,"suffix":""},{"dropping-particle":"","family":"Bunnefeld","given":"Lynsey","non-dropping-particle":"","parse-names":false,"suffix":""},{"dropping-particle":"","family":"Cabral","given":"Juliano Sarmento","non-dropping-particle":"","parse-names":false,"suffix":""},{"dropping-particle":"","family":"Etienne","given":"Rampal S.","non-dropping-particle":"","parse-names":false,"suffix":""},{"dropping-particle":"","family":"Fritz","given":"Susanne A.","non-dropping-particle":"","parse-names":false,"suffix":""},{"dropping-particle":"","family":"Gillespie","given":"Rosemary","non-dropping-particle":"","parse-names":false,"suffix":""},{"dropping-particle":"","family":"Graham","given":"Catherine H.","non-dropping-particle":"","parse-names":false,"suffix":""},{"dropping-particle":"","family":"Hagen","given":"Oskar","non-dropping-particle":"","parse-names":false,"suffix":""},{"dropping-particle":"","family":"Hartig","given":"Florian","non-dropping-particle":"","parse-names":false,"suffix":""},{"dropping-particle":"","family":"Huang","given":"Shan","non-dropping-particle":"","parse-names":false,"suffix":""},{"dropping-particle":"","family":"Jansson","given":"Roland","non-dropping-particle":"","parse-names":false,"suffix":""},{"dropping-particle":"","family":"Maliet","given":"Odile","non-dropping-particle":"","parse-names":false,"suffix":""},{"dropping-particle":"","family":"Münkemüller","given":"Tamara","non-dropping-particle":"","parse-names":false,"suffix":""},{"dropping-particle":"","family":"Pellissier","given":"Loïc","non-dropping-particle":"","parse-names":false,"suffix":""},{"dropping-particle":"","family":"Rangel","given":"Thiago F.","non-dropping-particle":"","parse-names":false,"suffix":""},{"dropping-particle":"","family":"Storch","given":"David","non-dropping-particle":"","parse-names":false,"suffix":""},{"dropping-particle":"","family":"Wiegand","given":"Thorsten","non-dropping-particle":"","parse-names":false,"suffix":""},{"dropping-particle":"","family":"Hurlbert","given":"Allen H.","non-dropping-particle":"","parse-names":false,"suffix":""}],"container-title":"Trends in Ecology and Evolution","id":"ITEM-1","issue":"3","issued":{"date-parts":[["2019","3"]]},"page":"211-223","publisher":"Elsevier Ltd","title":"The Latitudinal Diversity Gradient: Novel Understanding through Mechanistic Eco-evolutionary Models","type":"article","volume":"34"},"uris":["http://www.mendeley.com/documents/?uuid=d5ee49e1-fb09-4709-9f4d-f3ef4edaac5d"]}],"mendeley":{"formattedCitation":"(Pontarp &lt;i&gt;et al.&lt;/i&gt;, 2019)","plainTextFormattedCitation":"(Pontarp et al., 2019)","previouslyFormattedCitation":"(Pontarp &lt;i&gt;et al.&lt;/i&gt; 2019)"},"properties":{"noteIndex":0},"schema":"https://github.com/citation-style-language/schema/raw/master/csl-citation.json"}</w:instrText>
      </w:r>
      <w:r w:rsidR="00523E22"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 xml:space="preserve">(Pontarp </w:t>
      </w:r>
      <w:r w:rsidR="00DD5FE0" w:rsidRPr="00713E55">
        <w:rPr>
          <w:rFonts w:ascii="Times New Roman" w:hAnsi="Times New Roman" w:cs="Times New Roman"/>
          <w:i/>
          <w:noProof/>
          <w:lang w:val="en-US"/>
        </w:rPr>
        <w:t>et al.</w:t>
      </w:r>
      <w:r w:rsidR="00DD5FE0" w:rsidRPr="00713E55">
        <w:rPr>
          <w:rFonts w:ascii="Times New Roman" w:hAnsi="Times New Roman" w:cs="Times New Roman"/>
          <w:noProof/>
          <w:lang w:val="en-US"/>
        </w:rPr>
        <w:t>, 2019)</w:t>
      </w:r>
      <w:r w:rsidR="00523E22" w:rsidRPr="00713E55">
        <w:rPr>
          <w:rFonts w:ascii="Times New Roman" w:hAnsi="Times New Roman" w:cs="Times New Roman"/>
          <w:lang w:val="en-US"/>
        </w:rPr>
        <w:fldChar w:fldCharType="end"/>
      </w:r>
      <w:r w:rsidR="00523E22" w:rsidRPr="00713E55">
        <w:rPr>
          <w:rFonts w:ascii="Times New Roman" w:hAnsi="Times New Roman" w:cs="Times New Roman"/>
          <w:lang w:val="en-US"/>
        </w:rPr>
        <w:t xml:space="preserve">. </w:t>
      </w:r>
      <w:r w:rsidR="00C077F2" w:rsidRPr="00713E55">
        <w:rPr>
          <w:rFonts w:ascii="Times New Roman" w:hAnsi="Times New Roman" w:cs="Times New Roman"/>
          <w:lang w:val="en-US"/>
        </w:rPr>
        <w:t xml:space="preserve">On the other hand, </w:t>
      </w:r>
      <w:r w:rsidR="00523E22" w:rsidRPr="00713E55">
        <w:rPr>
          <w:rFonts w:ascii="Times New Roman" w:hAnsi="Times New Roman" w:cs="Times New Roman"/>
          <w:lang w:val="en-US"/>
        </w:rPr>
        <w:t>the</w:t>
      </w:r>
      <w:r w:rsidRPr="00713E55">
        <w:rPr>
          <w:rFonts w:ascii="Times New Roman" w:hAnsi="Times New Roman" w:cs="Times New Roman"/>
          <w:lang w:val="en-US"/>
        </w:rPr>
        <w:t xml:space="preserve"> OT</w:t>
      </w:r>
      <w:r w:rsidR="00523E22" w:rsidRPr="00713E55">
        <w:rPr>
          <w:rFonts w:ascii="Times New Roman" w:hAnsi="Times New Roman" w:cs="Times New Roman"/>
          <w:lang w:val="en-US"/>
        </w:rPr>
        <w:t>T hypothesis</w:t>
      </w:r>
      <w:r w:rsidRPr="00713E55">
        <w:rPr>
          <w:rFonts w:ascii="Times New Roman" w:hAnsi="Times New Roman" w:cs="Times New Roman"/>
          <w:lang w:val="en-US"/>
        </w:rPr>
        <w:t xml:space="preserve"> </w:t>
      </w:r>
      <w:r w:rsidR="006C0306" w:rsidRPr="00713E55">
        <w:rPr>
          <w:rFonts w:ascii="Times New Roman" w:hAnsi="Times New Roman" w:cs="Times New Roman"/>
          <w:lang w:val="en-US"/>
        </w:rPr>
        <w:t xml:space="preserve">also </w:t>
      </w:r>
      <w:r w:rsidRPr="00713E55">
        <w:rPr>
          <w:rFonts w:ascii="Times New Roman" w:hAnsi="Times New Roman" w:cs="Times New Roman"/>
          <w:lang w:val="en-US"/>
        </w:rPr>
        <w:t xml:space="preserve">suggests that most clades originated in the tropics, but these clades presented frequent </w:t>
      </w:r>
      <w:r w:rsidR="00C077F2" w:rsidRPr="00713E55">
        <w:rPr>
          <w:rFonts w:ascii="Times New Roman" w:hAnsi="Times New Roman" w:cs="Times New Roman"/>
          <w:lang w:val="en-US"/>
        </w:rPr>
        <w:t xml:space="preserve">dispersal </w:t>
      </w:r>
      <w:r w:rsidRPr="00713E55">
        <w:rPr>
          <w:rFonts w:ascii="Times New Roman" w:hAnsi="Times New Roman" w:cs="Times New Roman"/>
          <w:lang w:val="en-US"/>
        </w:rPr>
        <w:t>to temperate zones (</w:t>
      </w:r>
      <w:r w:rsidRPr="00713E55">
        <w:rPr>
          <w:rFonts w:ascii="Times New Roman" w:hAnsi="Times New Roman" w:cs="Times New Roman"/>
          <w:noProof/>
          <w:lang w:val="en-US"/>
        </w:rPr>
        <w:t xml:space="preserve">Jablonski </w:t>
      </w:r>
      <w:r w:rsidRPr="00713E55">
        <w:rPr>
          <w:rFonts w:ascii="Times New Roman" w:hAnsi="Times New Roman" w:cs="Times New Roman"/>
          <w:i/>
          <w:noProof/>
          <w:lang w:val="en-US"/>
        </w:rPr>
        <w:t>et al.</w:t>
      </w:r>
      <w:r w:rsidRPr="00713E55">
        <w:rPr>
          <w:rFonts w:ascii="Times New Roman" w:hAnsi="Times New Roman" w:cs="Times New Roman"/>
          <w:noProof/>
          <w:lang w:val="en-US"/>
        </w:rPr>
        <w:t xml:space="preserve"> 2006; Mittelbach </w:t>
      </w:r>
      <w:r w:rsidRPr="00713E55">
        <w:rPr>
          <w:rFonts w:ascii="Times New Roman" w:hAnsi="Times New Roman" w:cs="Times New Roman"/>
          <w:i/>
          <w:noProof/>
          <w:lang w:val="en-US"/>
        </w:rPr>
        <w:t>et al.</w:t>
      </w:r>
      <w:r w:rsidRPr="00713E55">
        <w:rPr>
          <w:rFonts w:ascii="Times New Roman" w:hAnsi="Times New Roman" w:cs="Times New Roman"/>
          <w:noProof/>
          <w:lang w:val="en-US"/>
        </w:rPr>
        <w:t xml:space="preserve"> 2007; Jansson </w:t>
      </w:r>
      <w:r w:rsidRPr="00713E55">
        <w:rPr>
          <w:rFonts w:ascii="Times New Roman" w:hAnsi="Times New Roman" w:cs="Times New Roman"/>
          <w:i/>
          <w:noProof/>
          <w:lang w:val="en-US"/>
        </w:rPr>
        <w:t>et al.</w:t>
      </w:r>
      <w:r w:rsidRPr="00713E55">
        <w:rPr>
          <w:rFonts w:ascii="Times New Roman" w:hAnsi="Times New Roman" w:cs="Times New Roman"/>
          <w:noProof/>
          <w:lang w:val="en-US"/>
        </w:rPr>
        <w:t xml:space="preserve"> 2013; Duchêne &amp; Cardillo 2015</w:t>
      </w:r>
      <w:r w:rsidRPr="00713E55">
        <w:rPr>
          <w:rFonts w:ascii="Times New Roman" w:hAnsi="Times New Roman" w:cs="Times New Roman"/>
          <w:lang w:val="en-US"/>
        </w:rPr>
        <w:t xml:space="preserve">). Therefore, TNC and OTT differ in the timing and frequency of historical </w:t>
      </w:r>
      <w:r w:rsidR="00C077F2" w:rsidRPr="00713E55">
        <w:rPr>
          <w:rFonts w:ascii="Times New Roman" w:hAnsi="Times New Roman" w:cs="Times New Roman"/>
          <w:lang w:val="en-US"/>
        </w:rPr>
        <w:t xml:space="preserve">dispersal - infrequent and late </w:t>
      </w:r>
      <w:r w:rsidRPr="00713E55">
        <w:rPr>
          <w:rFonts w:ascii="Times New Roman" w:hAnsi="Times New Roman" w:cs="Times New Roman"/>
          <w:lang w:val="en-US"/>
        </w:rPr>
        <w:t xml:space="preserve">in the </w:t>
      </w:r>
      <w:r w:rsidR="00C077F2" w:rsidRPr="00713E55">
        <w:rPr>
          <w:rFonts w:ascii="Times New Roman" w:hAnsi="Times New Roman" w:cs="Times New Roman"/>
          <w:lang w:val="en-US"/>
        </w:rPr>
        <w:t>former</w:t>
      </w:r>
      <w:r w:rsidRPr="00713E55">
        <w:rPr>
          <w:rFonts w:ascii="Times New Roman" w:hAnsi="Times New Roman" w:cs="Times New Roman"/>
          <w:lang w:val="en-US"/>
        </w:rPr>
        <w:t xml:space="preserve">, </w:t>
      </w:r>
      <w:r w:rsidR="00C077F2" w:rsidRPr="00713E55">
        <w:rPr>
          <w:rFonts w:ascii="Times New Roman" w:hAnsi="Times New Roman" w:cs="Times New Roman"/>
          <w:lang w:val="en-US"/>
        </w:rPr>
        <w:t>frequent and continuous along diversification in the latter</w:t>
      </w:r>
      <w:r w:rsidR="00533863" w:rsidRPr="00713E55">
        <w:rPr>
          <w:rFonts w:ascii="Times New Roman" w:hAnsi="Times New Roman" w:cs="Times New Roman"/>
          <w:lang w:val="en-US"/>
        </w:rPr>
        <w:t xml:space="preserve"> (Table 1)</w:t>
      </w:r>
      <w:r w:rsidRPr="00713E55">
        <w:rPr>
          <w:rFonts w:ascii="Times New Roman" w:hAnsi="Times New Roman" w:cs="Times New Roman"/>
          <w:lang w:val="en-US"/>
        </w:rPr>
        <w:t>.</w:t>
      </w:r>
      <w:r w:rsidR="00533863" w:rsidRPr="00713E55">
        <w:rPr>
          <w:rFonts w:ascii="Times New Roman" w:hAnsi="Times New Roman" w:cs="Times New Roman"/>
          <w:lang w:val="en-US"/>
        </w:rPr>
        <w:t xml:space="preserve"> </w:t>
      </w:r>
    </w:p>
    <w:p w14:paraId="3ED52FEA" w14:textId="44CDA7F1" w:rsidR="00B229E4" w:rsidRPr="00713E55" w:rsidRDefault="00B229E4" w:rsidP="00B229E4">
      <w:pPr>
        <w:pStyle w:val="Default"/>
        <w:spacing w:line="480" w:lineRule="auto"/>
        <w:rPr>
          <w:rFonts w:ascii="Times New Roman" w:hAnsi="Times New Roman" w:cs="Times New Roman"/>
          <w:lang w:val="en-US"/>
        </w:rPr>
      </w:pPr>
      <w:r w:rsidRPr="00713E55">
        <w:rPr>
          <w:rFonts w:ascii="Times New Roman" w:hAnsi="Times New Roman" w:cs="Times New Roman"/>
          <w:lang w:val="en-US"/>
        </w:rPr>
        <w:tab/>
      </w:r>
      <w:r w:rsidR="00683B95" w:rsidRPr="00713E55">
        <w:rPr>
          <w:rFonts w:ascii="Times New Roman" w:hAnsi="Times New Roman" w:cs="Times New Roman"/>
          <w:lang w:val="en-US"/>
        </w:rPr>
        <w:t xml:space="preserve">Predictions for either TNC </w:t>
      </w:r>
      <w:proofErr w:type="gramStart"/>
      <w:r w:rsidR="00683B95" w:rsidRPr="00713E55">
        <w:rPr>
          <w:rFonts w:ascii="Times New Roman" w:hAnsi="Times New Roman" w:cs="Times New Roman"/>
          <w:lang w:val="en-US"/>
        </w:rPr>
        <w:t>and</w:t>
      </w:r>
      <w:proofErr w:type="gramEnd"/>
      <w:r w:rsidR="00683B95" w:rsidRPr="00713E55">
        <w:rPr>
          <w:rFonts w:ascii="Times New Roman" w:hAnsi="Times New Roman" w:cs="Times New Roman"/>
          <w:lang w:val="en-US"/>
        </w:rPr>
        <w:t xml:space="preserve"> OTT hypotheses can be analytically tested. </w:t>
      </w:r>
      <w:r w:rsidRPr="00713E55">
        <w:rPr>
          <w:rFonts w:ascii="Times New Roman" w:hAnsi="Times New Roman" w:cs="Times New Roman"/>
          <w:lang w:val="en-US"/>
        </w:rPr>
        <w:t xml:space="preserve">Since both OTT and TNC hypothesis </w:t>
      </w:r>
      <w:r w:rsidR="00C077F2" w:rsidRPr="00713E55">
        <w:rPr>
          <w:rFonts w:ascii="Times New Roman" w:hAnsi="Times New Roman" w:cs="Times New Roman"/>
          <w:lang w:val="en-US"/>
        </w:rPr>
        <w:t>agree</w:t>
      </w:r>
      <w:r w:rsidRPr="00713E55">
        <w:rPr>
          <w:rFonts w:ascii="Times New Roman" w:hAnsi="Times New Roman" w:cs="Times New Roman"/>
          <w:lang w:val="en-US"/>
        </w:rPr>
        <w:t xml:space="preserve"> regarding the role of in situ speciation in the tropics,</w:t>
      </w:r>
      <w:r w:rsidR="00683B95" w:rsidRPr="00713E55">
        <w:rPr>
          <w:rFonts w:ascii="Times New Roman" w:hAnsi="Times New Roman" w:cs="Times New Roman"/>
          <w:lang w:val="en-US"/>
        </w:rPr>
        <w:t xml:space="preserve"> </w:t>
      </w:r>
      <w:r w:rsidRPr="00713E55">
        <w:rPr>
          <w:rFonts w:ascii="Times New Roman" w:hAnsi="Times New Roman" w:cs="Times New Roman"/>
          <w:lang w:val="en-US"/>
        </w:rPr>
        <w:t xml:space="preserve">differentiating between them necessarily </w:t>
      </w:r>
      <w:r w:rsidR="00C077F2" w:rsidRPr="00713E55">
        <w:rPr>
          <w:rFonts w:ascii="Times New Roman" w:hAnsi="Times New Roman" w:cs="Times New Roman"/>
          <w:lang w:val="en-US"/>
        </w:rPr>
        <w:t>involves</w:t>
      </w:r>
      <w:r w:rsidRPr="00713E55">
        <w:rPr>
          <w:rFonts w:ascii="Times New Roman" w:hAnsi="Times New Roman" w:cs="Times New Roman"/>
          <w:lang w:val="en-US"/>
        </w:rPr>
        <w:t xml:space="preserve"> estimat</w:t>
      </w:r>
      <w:r w:rsidR="00C077F2" w:rsidRPr="00713E55">
        <w:rPr>
          <w:rFonts w:ascii="Times New Roman" w:hAnsi="Times New Roman" w:cs="Times New Roman"/>
          <w:lang w:val="en-US"/>
        </w:rPr>
        <w:t>ing</w:t>
      </w:r>
      <w:r w:rsidRPr="00713E55">
        <w:rPr>
          <w:rFonts w:ascii="Times New Roman" w:hAnsi="Times New Roman" w:cs="Times New Roman"/>
          <w:lang w:val="en-US"/>
        </w:rPr>
        <w:t xml:space="preserve"> a measure that explicitly consider the timing of migration events </w:t>
      </w:r>
      <w:r w:rsidR="001B0E40" w:rsidRPr="00713E55">
        <w:rPr>
          <w:rFonts w:ascii="Times New Roman" w:hAnsi="Times New Roman" w:cs="Times New Roman"/>
          <w:lang w:val="en-US"/>
        </w:rPr>
        <w:t xml:space="preserve"> - </w:t>
      </w:r>
      <w:r w:rsidRPr="00713E55">
        <w:rPr>
          <w:rFonts w:ascii="Times New Roman" w:hAnsi="Times New Roman" w:cs="Times New Roman"/>
          <w:lang w:val="en-US"/>
        </w:rPr>
        <w:t>specific time for TNC and diffuse for OTT</w:t>
      </w:r>
      <w:r w:rsidR="00683B95" w:rsidRPr="00713E55">
        <w:rPr>
          <w:rFonts w:ascii="Times New Roman" w:hAnsi="Times New Roman" w:cs="Times New Roman"/>
          <w:lang w:val="en-US"/>
        </w:rPr>
        <w:t xml:space="preserve"> </w:t>
      </w:r>
      <w:r w:rsidR="001B0E40" w:rsidRPr="00713E55">
        <w:rPr>
          <w:rFonts w:ascii="Times New Roman" w:hAnsi="Times New Roman" w:cs="Times New Roman"/>
          <w:lang w:val="en-US"/>
        </w:rPr>
        <w:t>(</w:t>
      </w:r>
      <w:r w:rsidR="00683B95" w:rsidRPr="00713E55">
        <w:rPr>
          <w:rFonts w:ascii="Times New Roman" w:hAnsi="Times New Roman" w:cs="Times New Roman"/>
          <w:noProof/>
          <w:lang w:val="en-US"/>
        </w:rPr>
        <w:t xml:space="preserve">Jablonski </w:t>
      </w:r>
      <w:r w:rsidR="00683B95" w:rsidRPr="00713E55">
        <w:rPr>
          <w:rFonts w:ascii="Times New Roman" w:hAnsi="Times New Roman" w:cs="Times New Roman"/>
          <w:i/>
          <w:noProof/>
          <w:lang w:val="en-US"/>
        </w:rPr>
        <w:t>et al.</w:t>
      </w:r>
      <w:r w:rsidR="00683B95" w:rsidRPr="00713E55">
        <w:rPr>
          <w:rFonts w:ascii="Times New Roman" w:hAnsi="Times New Roman" w:cs="Times New Roman"/>
          <w:noProof/>
          <w:lang w:val="en-US"/>
        </w:rPr>
        <w:t xml:space="preserve"> 2006; Duchêne &amp; Cardillo 2015</w:t>
      </w:r>
      <w:r w:rsidR="007748B2" w:rsidRPr="00713E55">
        <w:rPr>
          <w:rFonts w:ascii="Times New Roman" w:hAnsi="Times New Roman" w:cs="Times New Roman"/>
          <w:lang w:val="en-US"/>
        </w:rPr>
        <w:t>)</w:t>
      </w:r>
      <w:r w:rsidRPr="00713E55">
        <w:rPr>
          <w:rFonts w:ascii="Times New Roman" w:hAnsi="Times New Roman" w:cs="Times New Roman"/>
          <w:lang w:val="en-US"/>
        </w:rPr>
        <w:t xml:space="preserve">. </w:t>
      </w:r>
      <w:r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birds","type":"article-journal","volume":"42"},"uris":["http://www.mendeley.com/documents/?uuid=bfd436a6-6b0c-4cdb-a2d2-87b85791cf57"]}],"mendeley":{"formattedCitation":"(Crouch &lt;i&gt;et al.&lt;/i&gt;, 2019)","manualFormatting":"Crouch et al. (2019)","plainTextFormattedCitation":"(Crouch et al., 2019)","previouslyFormattedCitation":"(Crouch, Capurucho, Hackett, &amp; Bates, 2019)"},"properties":{"noteIndex":0},"schema":"https://github.com/citation-style-language/schema/raw/master/csl-citation.json"}</w:instrText>
      </w:r>
      <w:r w:rsidRPr="00713E55">
        <w:rPr>
          <w:rFonts w:ascii="Times New Roman" w:hAnsi="Times New Roman" w:cs="Times New Roman"/>
          <w:lang w:val="en-US"/>
        </w:rPr>
        <w:fldChar w:fldCharType="separate"/>
      </w:r>
      <w:r w:rsidRPr="00713E55">
        <w:rPr>
          <w:rFonts w:ascii="Times New Roman" w:hAnsi="Times New Roman" w:cs="Times New Roman"/>
          <w:noProof/>
          <w:lang w:val="en-US"/>
        </w:rPr>
        <w:t>Crouch et al. (2019)</w:t>
      </w:r>
      <w:r w:rsidRPr="00713E55">
        <w:rPr>
          <w:rFonts w:ascii="Times New Roman" w:hAnsi="Times New Roman" w:cs="Times New Roman"/>
          <w:lang w:val="en-US"/>
        </w:rPr>
        <w:fldChar w:fldCharType="end"/>
      </w:r>
      <w:r w:rsidRPr="00713E55">
        <w:rPr>
          <w:rFonts w:ascii="Times New Roman" w:hAnsi="Times New Roman" w:cs="Times New Roman"/>
          <w:lang w:val="en-US"/>
        </w:rPr>
        <w:t xml:space="preserve"> argued that the relative importance of in situ speciation and historical dispersal can be identified by calculating </w:t>
      </w:r>
      <w:r w:rsidR="008016C9" w:rsidRPr="00713E55">
        <w:rPr>
          <w:rFonts w:ascii="Times New Roman" w:hAnsi="Times New Roman" w:cs="Times New Roman"/>
          <w:lang w:val="en-US"/>
        </w:rPr>
        <w:t xml:space="preserve">the </w:t>
      </w:r>
      <w:r w:rsidR="00A335E9" w:rsidRPr="00713E55">
        <w:rPr>
          <w:rFonts w:ascii="Times New Roman" w:hAnsi="Times New Roman" w:cs="Times New Roman"/>
          <w:lang w:val="en-US"/>
        </w:rPr>
        <w:t>Net Relatedness Index (NRI)</w:t>
      </w:r>
      <w:r w:rsidRPr="00713E55">
        <w:rPr>
          <w:rFonts w:ascii="Times New Roman" w:hAnsi="Times New Roman" w:cs="Times New Roman"/>
          <w:lang w:val="en-US"/>
        </w:rPr>
        <w:t xml:space="preserve"> </w:t>
      </w:r>
      <w:r w:rsidRPr="00713E55">
        <w:rPr>
          <w:rFonts w:ascii="Times New Roman" w:hAnsi="Times New Roman" w:cs="Times New Roman"/>
          <w:lang w:val="en-US"/>
        </w:rPr>
        <w:fldChar w:fldCharType="begin" w:fldLock="1"/>
      </w:r>
      <w:r w:rsidR="00DD5FE0" w:rsidRPr="00713E55">
        <w:rPr>
          <w:rFonts w:ascii="Times New Roman" w:hAnsi="Times New Roman" w:cs="Times New Roman"/>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&lt;i&gt;et al.&lt;/i&gt;, 2002)","plainTextFormattedCitation":"(Webb et al., 2002)","previouslyFormattedCitation":"(Webb, Ackerly, McPeek, &amp; Donoghue, 2002)"},"properties":{"noteIndex":0},"schema":"https://github.com/citation-style-language/schema/raw/master/csl-citation.json"}</w:instrText>
      </w:r>
      <w:r w:rsidRPr="00713E55">
        <w:rPr>
          <w:rFonts w:ascii="Times New Roman" w:hAnsi="Times New Roman" w:cs="Times New Roman"/>
          <w:lang w:val="en-US"/>
        </w:rPr>
        <w:fldChar w:fldCharType="separate"/>
      </w:r>
      <w:r w:rsidR="00DD5FE0" w:rsidRPr="00713E55">
        <w:rPr>
          <w:rFonts w:ascii="Times New Roman" w:hAnsi="Times New Roman" w:cs="Times New Roman"/>
          <w:noProof/>
          <w:lang w:val="en-US"/>
        </w:rPr>
        <w:t xml:space="preserve">(Webb </w:t>
      </w:r>
      <w:r w:rsidR="00DD5FE0" w:rsidRPr="00713E55">
        <w:rPr>
          <w:rFonts w:ascii="Times New Roman" w:hAnsi="Times New Roman" w:cs="Times New Roman"/>
          <w:i/>
          <w:noProof/>
          <w:lang w:val="en-US"/>
        </w:rPr>
        <w:t>et al.</w:t>
      </w:r>
      <w:r w:rsidR="00DD5FE0" w:rsidRPr="00713E55">
        <w:rPr>
          <w:rFonts w:ascii="Times New Roman" w:hAnsi="Times New Roman" w:cs="Times New Roman"/>
          <w:noProof/>
          <w:lang w:val="en-US"/>
        </w:rPr>
        <w:t>, 2002)</w:t>
      </w:r>
      <w:r w:rsidRPr="00713E55">
        <w:rPr>
          <w:rFonts w:ascii="Times New Roman" w:hAnsi="Times New Roman" w:cs="Times New Roman"/>
          <w:lang w:val="en-US"/>
        </w:rPr>
        <w:fldChar w:fldCharType="end"/>
      </w:r>
      <w:r w:rsidRPr="00713E55">
        <w:rPr>
          <w:rFonts w:ascii="Times New Roman" w:hAnsi="Times New Roman" w:cs="Times New Roman"/>
          <w:lang w:val="en-US"/>
        </w:rPr>
        <w:t xml:space="preserve">. </w:t>
      </w:r>
      <w:r w:rsidR="001B0E40" w:rsidRPr="00713E55">
        <w:rPr>
          <w:rFonts w:ascii="Times New Roman" w:hAnsi="Times New Roman" w:cs="Times New Roman"/>
          <w:lang w:val="en-US"/>
        </w:rPr>
        <w:t>Accordingly, since dispersal events are infrequent under TNC, temperate regions are predicted to show phylogenetically clustered assemblages</w:t>
      </w:r>
      <w:r w:rsidR="00A335E9" w:rsidRPr="00713E55">
        <w:rPr>
          <w:rFonts w:ascii="Times New Roman" w:hAnsi="Times New Roman" w:cs="Times New Roman"/>
          <w:lang w:val="en-US"/>
        </w:rPr>
        <w:t xml:space="preserve"> (highly positive NRI), with greater contribution of in situ speciation to diversity (Figure 1A)</w:t>
      </w:r>
      <w:r w:rsidR="001B0E40" w:rsidRPr="00713E55">
        <w:rPr>
          <w:rFonts w:ascii="Times New Roman" w:hAnsi="Times New Roman" w:cs="Times New Roman"/>
          <w:lang w:val="en-US"/>
        </w:rPr>
        <w:t xml:space="preserve">; on the other hand, more frequent events of dispersal are expected under OTT, and therefore temperate biomes are expected to </w:t>
      </w:r>
      <w:r w:rsidR="00A335E9" w:rsidRPr="00713E55">
        <w:rPr>
          <w:rFonts w:ascii="Times New Roman" w:hAnsi="Times New Roman" w:cs="Times New Roman"/>
          <w:lang w:val="en-US"/>
        </w:rPr>
        <w:t xml:space="preserve">show </w:t>
      </w:r>
      <w:r w:rsidR="001B0E40" w:rsidRPr="00713E55">
        <w:rPr>
          <w:rFonts w:ascii="Times New Roman" w:hAnsi="Times New Roman" w:cs="Times New Roman"/>
          <w:lang w:val="en-US"/>
        </w:rPr>
        <w:t xml:space="preserve">phylogenetically </w:t>
      </w:r>
      <w:proofErr w:type="spellStart"/>
      <w:r w:rsidR="001B0E40" w:rsidRPr="00713E55">
        <w:rPr>
          <w:rFonts w:ascii="Times New Roman" w:hAnsi="Times New Roman" w:cs="Times New Roman"/>
          <w:lang w:val="en-US"/>
        </w:rPr>
        <w:t>overdispersed</w:t>
      </w:r>
      <w:proofErr w:type="spellEnd"/>
      <w:r w:rsidR="001B0E40" w:rsidRPr="00713E55">
        <w:rPr>
          <w:rFonts w:ascii="Times New Roman" w:hAnsi="Times New Roman" w:cs="Times New Roman"/>
          <w:lang w:val="en-US"/>
        </w:rPr>
        <w:t xml:space="preserve"> assemblages </w:t>
      </w:r>
      <w:r w:rsidR="00A335E9" w:rsidRPr="00713E55">
        <w:rPr>
          <w:rFonts w:ascii="Times New Roman" w:hAnsi="Times New Roman" w:cs="Times New Roman"/>
          <w:lang w:val="en-US"/>
        </w:rPr>
        <w:t xml:space="preserve">(highly negative NRI), which are supposed to be assembled mainly by events of historical dispersal </w:t>
      </w:r>
      <w:r w:rsidR="001B0E40" w:rsidRPr="00713E55">
        <w:rPr>
          <w:rFonts w:ascii="Times New Roman" w:hAnsi="Times New Roman" w:cs="Times New Roman"/>
          <w:lang w:val="en-US"/>
        </w:rPr>
        <w:t>(</w:t>
      </w:r>
      <w:proofErr w:type="spellStart"/>
      <w:r w:rsidR="001B0E40" w:rsidRPr="00713E55">
        <w:rPr>
          <w:rFonts w:ascii="Times New Roman" w:hAnsi="Times New Roman" w:cs="Times New Roman"/>
          <w:lang w:val="en-US"/>
        </w:rPr>
        <w:t>Duchêne</w:t>
      </w:r>
      <w:proofErr w:type="spellEnd"/>
      <w:r w:rsidR="001B0E40" w:rsidRPr="00713E55">
        <w:rPr>
          <w:rFonts w:ascii="Times New Roman" w:hAnsi="Times New Roman" w:cs="Times New Roman"/>
          <w:lang w:val="en-US"/>
        </w:rPr>
        <w:t xml:space="preserve"> &amp; Cardillo 2015). </w:t>
      </w:r>
      <w:r w:rsidRPr="00713E55">
        <w:rPr>
          <w:rFonts w:ascii="Times New Roman" w:hAnsi="Times New Roman" w:cs="Times New Roman"/>
          <w:lang w:val="en-US"/>
        </w:rPr>
        <w:t xml:space="preserve">However, the </w:t>
      </w:r>
      <w:r w:rsidR="00A335E9" w:rsidRPr="00713E55">
        <w:rPr>
          <w:rFonts w:ascii="Times New Roman" w:hAnsi="Times New Roman" w:cs="Times New Roman"/>
          <w:lang w:val="en-US"/>
        </w:rPr>
        <w:t>phylogenetic structure of the</w:t>
      </w:r>
      <w:r w:rsidRPr="00713E55">
        <w:rPr>
          <w:rFonts w:ascii="Times New Roman" w:hAnsi="Times New Roman" w:cs="Times New Roman"/>
          <w:lang w:val="en-US"/>
        </w:rPr>
        <w:t xml:space="preserve"> assemblage does not indicate </w:t>
      </w:r>
      <w:r w:rsidR="00A335E9" w:rsidRPr="00713E55">
        <w:rPr>
          <w:rFonts w:ascii="Times New Roman" w:hAnsi="Times New Roman" w:cs="Times New Roman"/>
          <w:lang w:val="en-US"/>
        </w:rPr>
        <w:t xml:space="preserve">per se </w:t>
      </w:r>
      <w:r w:rsidRPr="00713E55">
        <w:rPr>
          <w:rFonts w:ascii="Times New Roman" w:hAnsi="Times New Roman" w:cs="Times New Roman"/>
          <w:lang w:val="en-US"/>
        </w:rPr>
        <w:t xml:space="preserve">the ways in which diversity arose, if by means of </w:t>
      </w:r>
      <w:commentRangeStart w:id="2"/>
      <w:r w:rsidRPr="00713E55">
        <w:rPr>
          <w:rFonts w:ascii="Times New Roman" w:hAnsi="Times New Roman" w:cs="Times New Roman"/>
          <w:lang w:val="en-US"/>
        </w:rPr>
        <w:t xml:space="preserve">historical </w:t>
      </w:r>
      <w:r w:rsidR="004B69AB" w:rsidRPr="00713E55">
        <w:rPr>
          <w:rFonts w:ascii="Times New Roman" w:hAnsi="Times New Roman" w:cs="Times New Roman"/>
          <w:lang w:val="en-US"/>
        </w:rPr>
        <w:t xml:space="preserve">dispersal </w:t>
      </w:r>
      <w:commentRangeEnd w:id="2"/>
      <w:r w:rsidR="004B69AB" w:rsidRPr="00713E55">
        <w:rPr>
          <w:rStyle w:val="Refdecomentrio"/>
          <w:rFonts w:asciiTheme="minorHAnsi" w:eastAsiaTheme="minorHAnsi" w:hAnsiTheme="minorHAnsi" w:cstheme="minorBidi"/>
          <w:color w:val="auto"/>
        </w:rPr>
        <w:commentReference w:id="2"/>
      </w:r>
      <w:r w:rsidRPr="00713E55">
        <w:rPr>
          <w:rFonts w:ascii="Times New Roman" w:hAnsi="Times New Roman" w:cs="Times New Roman"/>
          <w:lang w:val="en-US"/>
        </w:rPr>
        <w:t>or in situ speciation</w:t>
      </w:r>
      <w:r w:rsidR="004B69AB" w:rsidRPr="00713E55">
        <w:rPr>
          <w:rFonts w:ascii="Times New Roman" w:hAnsi="Times New Roman" w:cs="Times New Roman"/>
          <w:lang w:val="en-US"/>
        </w:rPr>
        <w:t>. This point is</w:t>
      </w:r>
      <w:r w:rsidRPr="00713E55">
        <w:rPr>
          <w:rFonts w:ascii="Times New Roman" w:hAnsi="Times New Roman" w:cs="Times New Roman"/>
          <w:lang w:val="en-US"/>
        </w:rPr>
        <w:t xml:space="preserve"> </w:t>
      </w:r>
      <w:r w:rsidR="004B69AB" w:rsidRPr="00713E55">
        <w:rPr>
          <w:rFonts w:ascii="Times New Roman" w:hAnsi="Times New Roman" w:cs="Times New Roman"/>
          <w:lang w:val="en-US"/>
        </w:rPr>
        <w:t>critical</w:t>
      </w:r>
      <w:r w:rsidRPr="00713E55">
        <w:rPr>
          <w:rFonts w:ascii="Times New Roman" w:hAnsi="Times New Roman" w:cs="Times New Roman"/>
          <w:lang w:val="en-US"/>
        </w:rPr>
        <w:t xml:space="preserve"> to differentiate between hypothesis that evoke historical process</w:t>
      </w:r>
      <w:r w:rsidR="004B69AB" w:rsidRPr="00713E55">
        <w:rPr>
          <w:rFonts w:ascii="Times New Roman" w:hAnsi="Times New Roman" w:cs="Times New Roman"/>
          <w:lang w:val="en-US"/>
        </w:rPr>
        <w:t>es underlying diversity</w:t>
      </w:r>
      <w:r w:rsidRPr="00713E55">
        <w:rPr>
          <w:rFonts w:ascii="Times New Roman" w:hAnsi="Times New Roman" w:cs="Times New Roman"/>
          <w:lang w:val="en-US"/>
        </w:rPr>
        <w:t xml:space="preserve">, </w:t>
      </w:r>
      <w:r w:rsidR="004B69AB" w:rsidRPr="00713E55">
        <w:rPr>
          <w:rFonts w:ascii="Times New Roman" w:hAnsi="Times New Roman" w:cs="Times New Roman"/>
          <w:lang w:val="en-US"/>
        </w:rPr>
        <w:t xml:space="preserve">such as </w:t>
      </w:r>
      <w:r w:rsidRPr="00713E55">
        <w:rPr>
          <w:rFonts w:ascii="Times New Roman" w:hAnsi="Times New Roman" w:cs="Times New Roman"/>
          <w:lang w:val="en-US"/>
        </w:rPr>
        <w:t>TNC and OTT.</w:t>
      </w:r>
      <w:r w:rsidR="000C6CBB" w:rsidRPr="00713E55">
        <w:rPr>
          <w:rFonts w:ascii="Times New Roman" w:hAnsi="Times New Roman" w:cs="Times New Roman"/>
          <w:lang w:val="en-US"/>
        </w:rPr>
        <w:t xml:space="preserve"> </w:t>
      </w:r>
      <w:r w:rsidRPr="00713E55">
        <w:rPr>
          <w:rFonts w:ascii="Times New Roman" w:hAnsi="Times New Roman" w:cs="Times New Roman"/>
          <w:lang w:val="en-US"/>
        </w:rPr>
        <w:t>Figure 1 illustrate</w:t>
      </w:r>
      <w:r w:rsidR="000C6CBB" w:rsidRPr="00713E55">
        <w:rPr>
          <w:rFonts w:ascii="Times New Roman" w:hAnsi="Times New Roman" w:cs="Times New Roman"/>
          <w:lang w:val="en-US"/>
        </w:rPr>
        <w:t>s</w:t>
      </w:r>
      <w:r w:rsidRPr="00713E55">
        <w:rPr>
          <w:rFonts w:ascii="Times New Roman" w:hAnsi="Times New Roman" w:cs="Times New Roman"/>
          <w:lang w:val="en-US"/>
        </w:rPr>
        <w:t xml:space="preserve"> the problem regarding the use of </w:t>
      </w:r>
      <w:r w:rsidR="000C6CBB" w:rsidRPr="00713E55">
        <w:rPr>
          <w:rFonts w:ascii="Times New Roman" w:hAnsi="Times New Roman" w:cs="Times New Roman"/>
          <w:lang w:val="en-US"/>
        </w:rPr>
        <w:t>NRI</w:t>
      </w:r>
      <w:r w:rsidRPr="00713E55">
        <w:rPr>
          <w:rFonts w:ascii="Times New Roman" w:hAnsi="Times New Roman" w:cs="Times New Roman"/>
          <w:lang w:val="en-US"/>
        </w:rPr>
        <w:t xml:space="preserve"> to infer the relative importance </w:t>
      </w:r>
      <w:r w:rsidRPr="00713E55">
        <w:rPr>
          <w:rFonts w:ascii="Times New Roman" w:hAnsi="Times New Roman" w:cs="Times New Roman"/>
          <w:lang w:val="en-US"/>
        </w:rPr>
        <w:lastRenderedPageBreak/>
        <w:t xml:space="preserve">of past events of historical </w:t>
      </w:r>
      <w:r w:rsidR="00C967D9" w:rsidRPr="00713E55">
        <w:rPr>
          <w:rFonts w:ascii="Times New Roman" w:hAnsi="Times New Roman" w:cs="Times New Roman"/>
          <w:lang w:val="en-US"/>
        </w:rPr>
        <w:t xml:space="preserve">dispersal </w:t>
      </w:r>
      <w:r w:rsidRPr="00713E55">
        <w:rPr>
          <w:rFonts w:ascii="Times New Roman" w:hAnsi="Times New Roman" w:cs="Times New Roman"/>
          <w:lang w:val="en-US"/>
        </w:rPr>
        <w:t>and in situ speciation. Suppose two communities (</w:t>
      </w:r>
      <w:r w:rsidR="00C063A8" w:rsidRPr="00713E55">
        <w:rPr>
          <w:rFonts w:ascii="Times New Roman" w:hAnsi="Times New Roman" w:cs="Times New Roman"/>
          <w:lang w:val="en-US"/>
        </w:rPr>
        <w:t>I</w:t>
      </w:r>
      <w:r w:rsidRPr="00713E55">
        <w:rPr>
          <w:rFonts w:ascii="Times New Roman" w:hAnsi="Times New Roman" w:cs="Times New Roman"/>
          <w:lang w:val="en-US"/>
        </w:rPr>
        <w:t xml:space="preserve">sland 1 and </w:t>
      </w:r>
      <w:r w:rsidR="00C063A8" w:rsidRPr="00713E55">
        <w:rPr>
          <w:rFonts w:ascii="Times New Roman" w:hAnsi="Times New Roman" w:cs="Times New Roman"/>
          <w:lang w:val="en-US"/>
        </w:rPr>
        <w:t>I</w:t>
      </w:r>
      <w:r w:rsidRPr="00713E55">
        <w:rPr>
          <w:rFonts w:ascii="Times New Roman" w:hAnsi="Times New Roman" w:cs="Times New Roman"/>
          <w:lang w:val="en-US"/>
        </w:rPr>
        <w:t xml:space="preserve">sland 2), both </w:t>
      </w:r>
      <w:r w:rsidR="000C6CBB" w:rsidRPr="00713E55">
        <w:rPr>
          <w:rFonts w:ascii="Times New Roman" w:hAnsi="Times New Roman" w:cs="Times New Roman"/>
          <w:lang w:val="en-US"/>
        </w:rPr>
        <w:t xml:space="preserve">showing </w:t>
      </w:r>
      <w:r w:rsidR="00C063A8" w:rsidRPr="00713E55">
        <w:rPr>
          <w:rFonts w:ascii="Times New Roman" w:hAnsi="Times New Roman" w:cs="Times New Roman"/>
          <w:lang w:val="en-US"/>
        </w:rPr>
        <w:t xml:space="preserve">identical </w:t>
      </w:r>
      <w:r w:rsidR="000C6CBB" w:rsidRPr="00713E55">
        <w:rPr>
          <w:rFonts w:ascii="Times New Roman" w:hAnsi="Times New Roman" w:cs="Times New Roman"/>
          <w:lang w:val="en-US"/>
        </w:rPr>
        <w:t>phylogenetic clustering (positive NRI values)</w:t>
      </w:r>
      <w:r w:rsidRPr="00713E55">
        <w:rPr>
          <w:rFonts w:ascii="Times New Roman" w:hAnsi="Times New Roman" w:cs="Times New Roman"/>
          <w:lang w:val="en-US"/>
        </w:rPr>
        <w:t>. Following the proposition of Crouch et al. (2018) both islands are shaped mainly by in situ speciation</w:t>
      </w:r>
      <w:r w:rsidR="007A52B7" w:rsidRPr="00713E55">
        <w:rPr>
          <w:rFonts w:ascii="Times New Roman" w:hAnsi="Times New Roman" w:cs="Times New Roman"/>
          <w:lang w:val="en-US"/>
        </w:rPr>
        <w:t xml:space="preserve"> (Island 1)</w:t>
      </w:r>
      <w:r w:rsidRPr="00713E55">
        <w:rPr>
          <w:rFonts w:ascii="Times New Roman" w:hAnsi="Times New Roman" w:cs="Times New Roman"/>
          <w:lang w:val="en-US"/>
        </w:rPr>
        <w:t>, since the assemblages are composed of closely related species. However,</w:t>
      </w:r>
      <w:r w:rsidR="00816B65" w:rsidRPr="00713E55">
        <w:rPr>
          <w:rFonts w:ascii="Times New Roman" w:hAnsi="Times New Roman" w:cs="Times New Roman"/>
          <w:lang w:val="en-US"/>
        </w:rPr>
        <w:t xml:space="preserve"> historical dispersal can generate</w:t>
      </w:r>
      <w:r w:rsidRPr="00713E55">
        <w:rPr>
          <w:rFonts w:ascii="Times New Roman" w:hAnsi="Times New Roman" w:cs="Times New Roman"/>
          <w:lang w:val="en-US"/>
        </w:rPr>
        <w:t xml:space="preserve"> the same phylogenetic </w:t>
      </w:r>
      <w:r w:rsidR="008B1A9D" w:rsidRPr="00713E55">
        <w:rPr>
          <w:rFonts w:ascii="Times New Roman" w:hAnsi="Times New Roman" w:cs="Times New Roman"/>
          <w:lang w:val="en-US"/>
        </w:rPr>
        <w:t xml:space="preserve">structure </w:t>
      </w:r>
      <w:r w:rsidRPr="00713E55">
        <w:rPr>
          <w:rFonts w:ascii="Times New Roman" w:hAnsi="Times New Roman" w:cs="Times New Roman"/>
          <w:lang w:val="en-US"/>
        </w:rPr>
        <w:t>if the ancestors of present-day species came from other island than that we observed in the present distribution of species</w:t>
      </w:r>
      <w:r w:rsidR="00816B65" w:rsidRPr="00713E55">
        <w:rPr>
          <w:rFonts w:ascii="Times New Roman" w:hAnsi="Times New Roman" w:cs="Times New Roman"/>
          <w:lang w:val="en-US"/>
        </w:rPr>
        <w:t xml:space="preserve"> (Island 2)</w:t>
      </w:r>
      <w:r w:rsidRPr="00713E55">
        <w:rPr>
          <w:rFonts w:ascii="Times New Roman" w:hAnsi="Times New Roman" w:cs="Times New Roman"/>
          <w:lang w:val="en-US"/>
        </w:rPr>
        <w:t xml:space="preserve">. The information </w:t>
      </w:r>
      <w:r w:rsidR="000C6CBB" w:rsidRPr="00713E55">
        <w:rPr>
          <w:rFonts w:ascii="Times New Roman" w:hAnsi="Times New Roman" w:cs="Times New Roman"/>
          <w:lang w:val="en-US"/>
        </w:rPr>
        <w:t xml:space="preserve">about </w:t>
      </w:r>
      <w:r w:rsidRPr="00713E55">
        <w:rPr>
          <w:rFonts w:ascii="Times New Roman" w:hAnsi="Times New Roman" w:cs="Times New Roman"/>
          <w:lang w:val="en-US"/>
        </w:rPr>
        <w:t>ancestral areas</w:t>
      </w:r>
      <w:r w:rsidR="00F65923" w:rsidRPr="00713E55">
        <w:rPr>
          <w:rFonts w:ascii="Times New Roman" w:hAnsi="Times New Roman" w:cs="Times New Roman"/>
          <w:lang w:val="en-US"/>
        </w:rPr>
        <w:t xml:space="preserve">, </w:t>
      </w:r>
      <w:r w:rsidR="0048549A" w:rsidRPr="00713E55">
        <w:rPr>
          <w:rFonts w:ascii="Times New Roman" w:hAnsi="Times New Roman" w:cs="Times New Roman"/>
          <w:lang w:val="en-US"/>
        </w:rPr>
        <w:t>necessary to differentiate among the two historical process,</w:t>
      </w:r>
      <w:r w:rsidRPr="00713E55">
        <w:rPr>
          <w:rFonts w:ascii="Times New Roman" w:hAnsi="Times New Roman" w:cs="Times New Roman"/>
          <w:lang w:val="en-US"/>
        </w:rPr>
        <w:t xml:space="preserve"> would not be available if we use a phylogenetic </w:t>
      </w:r>
      <w:r w:rsidR="000C6CBB" w:rsidRPr="00713E55">
        <w:rPr>
          <w:rFonts w:ascii="Times New Roman" w:hAnsi="Times New Roman" w:cs="Times New Roman"/>
          <w:lang w:val="en-US"/>
        </w:rPr>
        <w:t xml:space="preserve">structure </w:t>
      </w:r>
      <w:r w:rsidRPr="00713E55">
        <w:rPr>
          <w:rFonts w:ascii="Times New Roman" w:hAnsi="Times New Roman" w:cs="Times New Roman"/>
          <w:lang w:val="en-US"/>
        </w:rPr>
        <w:t>metric that consider</w:t>
      </w:r>
      <w:r w:rsidR="000C6CBB" w:rsidRPr="00713E55">
        <w:rPr>
          <w:rFonts w:ascii="Times New Roman" w:hAnsi="Times New Roman" w:cs="Times New Roman"/>
          <w:lang w:val="en-US"/>
        </w:rPr>
        <w:t>s</w:t>
      </w:r>
      <w:r w:rsidRPr="00713E55">
        <w:rPr>
          <w:rFonts w:ascii="Times New Roman" w:hAnsi="Times New Roman" w:cs="Times New Roman"/>
          <w:lang w:val="en-US"/>
        </w:rPr>
        <w:t xml:space="preserve"> only present-day patterns.</w:t>
      </w:r>
    </w:p>
    <w:p w14:paraId="1A858B3E" w14:textId="0F7F4F2E" w:rsidR="00985142" w:rsidRPr="00713E55" w:rsidRDefault="00B229E4" w:rsidP="00B229E4">
      <w:pPr>
        <w:pStyle w:val="Default"/>
        <w:spacing w:line="480" w:lineRule="auto"/>
        <w:rPr>
          <w:rFonts w:ascii="Times New Roman" w:hAnsi="Times New Roman" w:cs="Times New Roman"/>
          <w:lang w:val="en-US"/>
        </w:rPr>
      </w:pPr>
      <w:r w:rsidRPr="00713E55">
        <w:rPr>
          <w:rFonts w:ascii="Times New Roman" w:hAnsi="Times New Roman" w:cs="Times New Roman"/>
          <w:lang w:val="en-US"/>
        </w:rPr>
        <w:tab/>
      </w:r>
      <w:r w:rsidR="000C6CBB" w:rsidRPr="00713E55">
        <w:rPr>
          <w:rFonts w:ascii="Times New Roman" w:hAnsi="Times New Roman" w:cs="Times New Roman"/>
          <w:lang w:val="en-US"/>
        </w:rPr>
        <w:t>Here, we investigated differences in the age and phylogenetic structure (clustered/</w:t>
      </w:r>
      <w:proofErr w:type="spellStart"/>
      <w:r w:rsidR="000C6CBB" w:rsidRPr="00713E55">
        <w:rPr>
          <w:rFonts w:ascii="Times New Roman" w:hAnsi="Times New Roman" w:cs="Times New Roman"/>
          <w:lang w:val="en-US"/>
        </w:rPr>
        <w:t>overdispersed</w:t>
      </w:r>
      <w:proofErr w:type="spellEnd"/>
      <w:r w:rsidR="000C6CBB" w:rsidRPr="00713E55">
        <w:rPr>
          <w:rFonts w:ascii="Times New Roman" w:hAnsi="Times New Roman" w:cs="Times New Roman"/>
          <w:lang w:val="en-US"/>
        </w:rPr>
        <w:t>) of assemblages composed by Tyrannidae birds across the New World. For this, w</w:t>
      </w:r>
      <w:r w:rsidRPr="00713E55">
        <w:rPr>
          <w:rFonts w:ascii="Times New Roman" w:hAnsi="Times New Roman" w:cs="Times New Roman"/>
          <w:lang w:val="en-US"/>
        </w:rPr>
        <w:t>e propose a new methodological approach that explicitly consider</w:t>
      </w:r>
      <w:r w:rsidR="000C6CBB" w:rsidRPr="00713E55">
        <w:rPr>
          <w:rFonts w:ascii="Times New Roman" w:hAnsi="Times New Roman" w:cs="Times New Roman"/>
          <w:lang w:val="en-US"/>
        </w:rPr>
        <w:t>s</w:t>
      </w:r>
      <w:r w:rsidRPr="00713E55">
        <w:rPr>
          <w:rFonts w:ascii="Times New Roman" w:hAnsi="Times New Roman" w:cs="Times New Roman"/>
          <w:lang w:val="en-US"/>
        </w:rPr>
        <w:t xml:space="preserve"> the timing of ancestral migration events to differentiate among the two situations presented in Figure 1. Assemblages shaped mainly by in situ speciation must be occupied by species that presented a conservatism of the </w:t>
      </w:r>
      <w:commentRangeStart w:id="3"/>
      <w:r w:rsidR="00A42F53" w:rsidRPr="00713E55">
        <w:rPr>
          <w:rFonts w:ascii="Times New Roman" w:hAnsi="Times New Roman" w:cs="Times New Roman"/>
          <w:lang w:val="en-US"/>
        </w:rPr>
        <w:t xml:space="preserve">area of </w:t>
      </w:r>
      <w:proofErr w:type="spellStart"/>
      <w:r w:rsidR="00A42F53" w:rsidRPr="00713E55">
        <w:rPr>
          <w:rFonts w:ascii="Times New Roman" w:hAnsi="Times New Roman" w:cs="Times New Roman"/>
          <w:lang w:val="en-US"/>
        </w:rPr>
        <w:t>occurence</w:t>
      </w:r>
      <w:proofErr w:type="spellEnd"/>
      <w:r w:rsidRPr="00713E55">
        <w:rPr>
          <w:rFonts w:ascii="Times New Roman" w:hAnsi="Times New Roman" w:cs="Times New Roman"/>
          <w:lang w:val="en-US"/>
        </w:rPr>
        <w:t xml:space="preserve"> </w:t>
      </w:r>
      <w:commentRangeEnd w:id="3"/>
      <w:r w:rsidR="005D1C98" w:rsidRPr="00713E55">
        <w:rPr>
          <w:rStyle w:val="Refdecomentrio"/>
          <w:rFonts w:asciiTheme="minorHAnsi" w:eastAsiaTheme="minorHAnsi" w:hAnsiTheme="minorHAnsi" w:cstheme="minorBidi"/>
          <w:color w:val="auto"/>
        </w:rPr>
        <w:commentReference w:id="3"/>
      </w:r>
      <w:r w:rsidRPr="00713E55">
        <w:rPr>
          <w:rFonts w:ascii="Times New Roman" w:hAnsi="Times New Roman" w:cs="Times New Roman"/>
          <w:lang w:val="en-US"/>
        </w:rPr>
        <w:t>during the evolutionary trajectory of the lineage (Figure 1</w:t>
      </w:r>
      <w:r w:rsidR="001D0AFC" w:rsidRPr="00713E55">
        <w:rPr>
          <w:rFonts w:ascii="Times New Roman" w:hAnsi="Times New Roman" w:cs="Times New Roman"/>
          <w:lang w:val="en-US"/>
        </w:rPr>
        <w:t xml:space="preserve">, </w:t>
      </w:r>
      <w:r w:rsidR="004F36B8" w:rsidRPr="00713E55">
        <w:rPr>
          <w:rFonts w:ascii="Times New Roman" w:hAnsi="Times New Roman" w:cs="Times New Roman"/>
          <w:lang w:val="en-US"/>
        </w:rPr>
        <w:t>Island 1</w:t>
      </w:r>
      <w:r w:rsidRPr="00713E55">
        <w:rPr>
          <w:rFonts w:ascii="Times New Roman" w:hAnsi="Times New Roman" w:cs="Times New Roman"/>
          <w:lang w:val="en-US"/>
        </w:rPr>
        <w:t>)</w:t>
      </w:r>
      <w:r w:rsidR="000C6CBB" w:rsidRPr="00713E55">
        <w:rPr>
          <w:rFonts w:ascii="Times New Roman" w:hAnsi="Times New Roman" w:cs="Times New Roman"/>
          <w:lang w:val="en-US"/>
        </w:rPr>
        <w:t>. Thus, older ages of tropical assemblages</w:t>
      </w:r>
      <w:r w:rsidR="00E64387" w:rsidRPr="00713E55">
        <w:rPr>
          <w:rFonts w:ascii="Times New Roman" w:hAnsi="Times New Roman" w:cs="Times New Roman"/>
          <w:lang w:val="en-US"/>
        </w:rPr>
        <w:t xml:space="preserve"> than temperate</w:t>
      </w:r>
      <w:r w:rsidR="000C6CBB" w:rsidRPr="00713E55">
        <w:rPr>
          <w:rFonts w:ascii="Times New Roman" w:hAnsi="Times New Roman" w:cs="Times New Roman"/>
          <w:lang w:val="en-US"/>
        </w:rPr>
        <w:t xml:space="preserve"> </w:t>
      </w:r>
      <w:proofErr w:type="spellStart"/>
      <w:r w:rsidR="00441A6F" w:rsidRPr="00713E55">
        <w:rPr>
          <w:rFonts w:ascii="Times New Roman" w:hAnsi="Times New Roman" w:cs="Times New Roman"/>
          <w:lang w:val="en-US"/>
        </w:rPr>
        <w:t>ones</w:t>
      </w:r>
      <w:proofErr w:type="spellEnd"/>
      <w:r w:rsidR="00441A6F" w:rsidRPr="00713E55">
        <w:rPr>
          <w:rFonts w:ascii="Times New Roman" w:hAnsi="Times New Roman" w:cs="Times New Roman"/>
          <w:lang w:val="en-US"/>
        </w:rPr>
        <w:t xml:space="preserve"> </w:t>
      </w:r>
      <w:r w:rsidR="000C6CBB" w:rsidRPr="00713E55">
        <w:rPr>
          <w:rFonts w:ascii="Times New Roman" w:hAnsi="Times New Roman" w:cs="Times New Roman"/>
          <w:lang w:val="en-US"/>
        </w:rPr>
        <w:t xml:space="preserve">and </w:t>
      </w:r>
      <w:r w:rsidR="00441A6F" w:rsidRPr="00713E55">
        <w:rPr>
          <w:rFonts w:ascii="Times New Roman" w:hAnsi="Times New Roman" w:cs="Times New Roman"/>
          <w:lang w:val="en-US"/>
        </w:rPr>
        <w:t xml:space="preserve">the predominance of </w:t>
      </w:r>
      <w:r w:rsidR="000C6CBB" w:rsidRPr="00713E55">
        <w:rPr>
          <w:rFonts w:ascii="Times New Roman" w:hAnsi="Times New Roman" w:cs="Times New Roman"/>
          <w:lang w:val="en-US"/>
        </w:rPr>
        <w:t xml:space="preserve">phylogenetic clustering </w:t>
      </w:r>
      <w:r w:rsidR="00441A6F" w:rsidRPr="00713E55">
        <w:rPr>
          <w:rFonts w:ascii="Times New Roman" w:hAnsi="Times New Roman" w:cs="Times New Roman"/>
          <w:lang w:val="en-US"/>
        </w:rPr>
        <w:t>of both tropical and temperate assemblages</w:t>
      </w:r>
      <w:r w:rsidR="000C6CBB" w:rsidRPr="00713E55">
        <w:rPr>
          <w:rFonts w:ascii="Times New Roman" w:hAnsi="Times New Roman" w:cs="Times New Roman"/>
          <w:lang w:val="en-US"/>
        </w:rPr>
        <w:t xml:space="preserve"> </w:t>
      </w:r>
      <w:r w:rsidR="001B5107" w:rsidRPr="00713E55">
        <w:rPr>
          <w:rFonts w:ascii="Times New Roman" w:hAnsi="Times New Roman" w:cs="Times New Roman"/>
          <w:lang w:val="en-US"/>
        </w:rPr>
        <w:t>should provide</w:t>
      </w:r>
      <w:r w:rsidR="000C6CBB" w:rsidRPr="00713E55">
        <w:rPr>
          <w:rFonts w:ascii="Times New Roman" w:hAnsi="Times New Roman" w:cs="Times New Roman"/>
          <w:lang w:val="en-US"/>
        </w:rPr>
        <w:t xml:space="preserve"> support to TNC hypothesis</w:t>
      </w:r>
      <w:r w:rsidR="001B5107" w:rsidRPr="00713E55">
        <w:rPr>
          <w:rFonts w:ascii="Times New Roman" w:hAnsi="Times New Roman" w:cs="Times New Roman"/>
          <w:lang w:val="en-US"/>
        </w:rPr>
        <w:t>. On the other hand</w:t>
      </w:r>
      <w:r w:rsidRPr="00713E55">
        <w:rPr>
          <w:rFonts w:ascii="Times New Roman" w:hAnsi="Times New Roman" w:cs="Times New Roman"/>
          <w:lang w:val="en-US"/>
        </w:rPr>
        <w:t xml:space="preserve">, in </w:t>
      </w:r>
      <w:r w:rsidR="001B5107" w:rsidRPr="00713E55">
        <w:rPr>
          <w:rFonts w:ascii="Times New Roman" w:hAnsi="Times New Roman" w:cs="Times New Roman"/>
          <w:lang w:val="en-US"/>
        </w:rPr>
        <w:t xml:space="preserve">assemblages where </w:t>
      </w:r>
      <w:r w:rsidRPr="00713E55">
        <w:rPr>
          <w:rFonts w:ascii="Times New Roman" w:hAnsi="Times New Roman" w:cs="Times New Roman"/>
          <w:lang w:val="en-US"/>
        </w:rPr>
        <w:t xml:space="preserve">historical </w:t>
      </w:r>
      <w:r w:rsidR="00C7159A" w:rsidRPr="00713E55">
        <w:rPr>
          <w:rFonts w:ascii="Times New Roman" w:hAnsi="Times New Roman" w:cs="Times New Roman"/>
          <w:lang w:val="en-US"/>
        </w:rPr>
        <w:t xml:space="preserve">dispersal </w:t>
      </w:r>
      <w:r w:rsidRPr="00713E55">
        <w:rPr>
          <w:rFonts w:ascii="Times New Roman" w:hAnsi="Times New Roman" w:cs="Times New Roman"/>
          <w:lang w:val="en-US"/>
        </w:rPr>
        <w:t>play</w:t>
      </w:r>
      <w:r w:rsidR="005D1C98" w:rsidRPr="00713E55">
        <w:rPr>
          <w:rFonts w:ascii="Times New Roman" w:hAnsi="Times New Roman" w:cs="Times New Roman"/>
          <w:lang w:val="en-US"/>
        </w:rPr>
        <w:t>ed</w:t>
      </w:r>
      <w:r w:rsidRPr="00713E55">
        <w:rPr>
          <w:rFonts w:ascii="Times New Roman" w:hAnsi="Times New Roman" w:cs="Times New Roman"/>
          <w:lang w:val="en-US"/>
        </w:rPr>
        <w:t xml:space="preserve"> </w:t>
      </w:r>
      <w:r w:rsidR="005D1C98" w:rsidRPr="00713E55">
        <w:rPr>
          <w:rFonts w:ascii="Times New Roman" w:hAnsi="Times New Roman" w:cs="Times New Roman"/>
          <w:lang w:val="en-US"/>
        </w:rPr>
        <w:t>a larger</w:t>
      </w:r>
      <w:r w:rsidRPr="00713E55">
        <w:rPr>
          <w:rFonts w:ascii="Times New Roman" w:hAnsi="Times New Roman" w:cs="Times New Roman"/>
          <w:lang w:val="en-US"/>
        </w:rPr>
        <w:t xml:space="preserve"> role</w:t>
      </w:r>
      <w:r w:rsidR="001B5107" w:rsidRPr="00713E55">
        <w:rPr>
          <w:rFonts w:ascii="Times New Roman" w:hAnsi="Times New Roman" w:cs="Times New Roman"/>
          <w:lang w:val="en-US"/>
        </w:rPr>
        <w:t xml:space="preserve"> to determine diversity</w:t>
      </w:r>
      <w:r w:rsidRPr="00713E55">
        <w:rPr>
          <w:rFonts w:ascii="Times New Roman" w:hAnsi="Times New Roman" w:cs="Times New Roman"/>
          <w:lang w:val="en-US"/>
        </w:rPr>
        <w:t xml:space="preserve">, </w:t>
      </w:r>
      <w:r w:rsidR="001B5107" w:rsidRPr="00713E55">
        <w:rPr>
          <w:rFonts w:ascii="Times New Roman" w:hAnsi="Times New Roman" w:cs="Times New Roman"/>
          <w:lang w:val="en-US"/>
        </w:rPr>
        <w:t>older temperate assemblages (or similar ages in both tropical and temperate assemblages) and phylogenetic clustering of tropical assemblages (or equal phylogenetic structure between tropical and temperate assemblages) give support to OTT hypothesis</w:t>
      </w:r>
      <w:r w:rsidRPr="00713E55">
        <w:rPr>
          <w:rFonts w:ascii="Times New Roman" w:hAnsi="Times New Roman" w:cs="Times New Roman"/>
          <w:lang w:val="en-US"/>
        </w:rPr>
        <w:t xml:space="preserve">. </w:t>
      </w:r>
    </w:p>
    <w:p w14:paraId="22A110F6" w14:textId="2B020637" w:rsidR="00753993" w:rsidRPr="00B86404" w:rsidRDefault="00985142" w:rsidP="00713E55">
      <w:pPr>
        <w:spacing w:after="0" w:line="480" w:lineRule="auto"/>
        <w:ind w:firstLine="708"/>
        <w:rPr>
          <w:rFonts w:ascii="Times New Roman" w:hAnsi="Times New Roman" w:cs="Times New Roman"/>
          <w:b/>
          <w:bCs/>
          <w:sz w:val="24"/>
          <w:szCs w:val="24"/>
          <w:lang w:val="en-US"/>
        </w:rPr>
      </w:pPr>
      <w:r w:rsidRPr="00713E55">
        <w:rPr>
          <w:rFonts w:ascii="Times New Roman" w:hAnsi="Times New Roman" w:cs="Times New Roman"/>
          <w:lang w:val="en-US"/>
        </w:rPr>
        <w:lastRenderedPageBreak/>
        <w:t xml:space="preserve">Here, </w:t>
      </w:r>
      <w:r w:rsidRPr="00713E55">
        <w:rPr>
          <w:rFonts w:ascii="Times New Roman" w:hAnsi="Times New Roman" w:cs="Times New Roman"/>
          <w:sz w:val="24"/>
          <w:szCs w:val="24"/>
          <w:lang w:val="en-US"/>
        </w:rPr>
        <w:t>w</w:t>
      </w:r>
      <w:r w:rsidR="00753993" w:rsidRPr="00713E55">
        <w:rPr>
          <w:rFonts w:ascii="Times New Roman" w:hAnsi="Times New Roman" w:cs="Times New Roman"/>
          <w:sz w:val="24"/>
          <w:szCs w:val="24"/>
          <w:lang w:val="en-US"/>
        </w:rPr>
        <w:t xml:space="preserve">e tested OTT and TNC </w:t>
      </w:r>
      <w:r w:rsidRPr="00713E55">
        <w:rPr>
          <w:rFonts w:ascii="Times New Roman" w:hAnsi="Times New Roman" w:cs="Times New Roman"/>
          <w:sz w:val="24"/>
          <w:szCs w:val="24"/>
          <w:lang w:val="en-US"/>
        </w:rPr>
        <w:t xml:space="preserve">as alternative hypotheses explaining diversity gradients across assemblages of bird species of </w:t>
      </w:r>
      <w:r w:rsidR="00753993" w:rsidRPr="00713E55">
        <w:rPr>
          <w:rFonts w:ascii="Times New Roman" w:hAnsi="Times New Roman" w:cs="Times New Roman"/>
          <w:sz w:val="24"/>
          <w:szCs w:val="24"/>
          <w:lang w:val="en-US"/>
        </w:rPr>
        <w:t xml:space="preserve">the Tyrannidae family, which is a well-suited group to investigate the predictions of these two hypotheses because of its widespread geographic distribution and high species richness across the Americas. </w:t>
      </w:r>
      <w:proofErr w:type="spellStart"/>
      <w:r w:rsidR="00753993" w:rsidRPr="00713E55">
        <w:rPr>
          <w:rFonts w:ascii="Times New Roman" w:hAnsi="Times New Roman" w:cs="Times New Roman"/>
          <w:sz w:val="24"/>
          <w:szCs w:val="24"/>
          <w:lang w:val="en-US"/>
        </w:rPr>
        <w:t>Tyrannids</w:t>
      </w:r>
      <w:proofErr w:type="spellEnd"/>
      <w:r w:rsidR="00753993" w:rsidRPr="00713E55">
        <w:rPr>
          <w:rFonts w:ascii="Times New Roman" w:hAnsi="Times New Roman" w:cs="Times New Roman"/>
          <w:sz w:val="24"/>
          <w:szCs w:val="24"/>
          <w:lang w:val="en-US"/>
        </w:rPr>
        <w:t xml:space="preserve"> are members of the Suborder Suboscine; the latter originated in austral Gondwana and became isolated in South America when the continent was separated from Antarctica (about 40 Ma) </w:t>
      </w:r>
      <w:r w:rsidR="00753993" w:rsidRPr="00713E55">
        <w:rPr>
          <w:rFonts w:ascii="Times New Roman" w:hAnsi="Times New Roman" w:cs="Times New Roman"/>
          <w:sz w:val="24"/>
          <w:szCs w:val="24"/>
          <w:lang w:val="en-US"/>
        </w:rPr>
        <w:fldChar w:fldCharType="begin" w:fldLock="1"/>
      </w:r>
      <w:r w:rsidR="00DD5FE0" w:rsidRPr="00713E55">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birds","type":"article-journal"},"uris":["http://www.mendeley.com/documents/?uuid=02728680-7463-39ba-bcb2-b2b3ae796860","http://www.mendeley.com/documents/?uuid=9604450f-9b6f-4b9d-9235-6ab906b18ccc"]}],"mendeley":{"formattedCitation":"(Kennedy &lt;i&gt;et al.&lt;/i&gt;, 2014)","plainTextFormattedCitation":"(Kennedy et al., 2014)","previouslyFormattedCitation":"(Kennedy et al., 2014)"},"properties":{"noteIndex":0},"schema":"https://github.com/citation-style-language/schema/raw/master/csl-citation.json"}</w:instrText>
      </w:r>
      <w:r w:rsidR="00753993" w:rsidRPr="00713E55">
        <w:rPr>
          <w:rFonts w:ascii="Times New Roman" w:hAnsi="Times New Roman" w:cs="Times New Roman"/>
          <w:sz w:val="24"/>
          <w:szCs w:val="24"/>
          <w:lang w:val="en-US"/>
        </w:rPr>
        <w:fldChar w:fldCharType="separate"/>
      </w:r>
      <w:r w:rsidR="00DD5FE0" w:rsidRPr="00713E55">
        <w:rPr>
          <w:rFonts w:ascii="Times New Roman" w:hAnsi="Times New Roman" w:cs="Times New Roman"/>
          <w:noProof/>
          <w:sz w:val="24"/>
          <w:szCs w:val="24"/>
          <w:lang w:val="en-US"/>
        </w:rPr>
        <w:t xml:space="preserve">(Kennedy </w:t>
      </w:r>
      <w:r w:rsidR="00DD5FE0" w:rsidRPr="00713E55">
        <w:rPr>
          <w:rFonts w:ascii="Times New Roman" w:hAnsi="Times New Roman" w:cs="Times New Roman"/>
          <w:i/>
          <w:noProof/>
          <w:sz w:val="24"/>
          <w:szCs w:val="24"/>
          <w:lang w:val="en-US"/>
        </w:rPr>
        <w:t>et al.</w:t>
      </w:r>
      <w:r w:rsidR="00DD5FE0" w:rsidRPr="00713E55">
        <w:rPr>
          <w:rFonts w:ascii="Times New Roman" w:hAnsi="Times New Roman" w:cs="Times New Roman"/>
          <w:noProof/>
          <w:sz w:val="24"/>
          <w:szCs w:val="24"/>
          <w:lang w:val="en-US"/>
        </w:rPr>
        <w:t>, 2014)</w:t>
      </w:r>
      <w:r w:rsidR="00753993" w:rsidRPr="00713E55">
        <w:rPr>
          <w:rFonts w:ascii="Times New Roman" w:hAnsi="Times New Roman" w:cs="Times New Roman"/>
          <w:sz w:val="24"/>
          <w:szCs w:val="24"/>
          <w:lang w:val="en-US"/>
        </w:rPr>
        <w:fldChar w:fldCharType="end"/>
      </w:r>
      <w:r w:rsidR="00753993" w:rsidRPr="00713E55">
        <w:rPr>
          <w:rFonts w:ascii="Times New Roman" w:hAnsi="Times New Roman" w:cs="Times New Roman"/>
          <w:sz w:val="24"/>
          <w:szCs w:val="24"/>
          <w:lang w:val="en-US"/>
        </w:rPr>
        <w:t xml:space="preserve">. The family Tyrannidae has its origin probably inside tropical rainforests in South America </w:t>
      </w:r>
      <w:r w:rsidR="00753993" w:rsidRPr="00713E55">
        <w:rPr>
          <w:rFonts w:ascii="Times New Roman" w:hAnsi="Times New Roman" w:cs="Times New Roman"/>
          <w:sz w:val="24"/>
          <w:szCs w:val="24"/>
          <w:lang w:val="en-US"/>
        </w:rPr>
        <w:fldChar w:fldCharType="begin" w:fldLock="1"/>
      </w:r>
      <w:r w:rsidR="00DD5FE0" w:rsidRPr="00713E55">
        <w:rPr>
          <w:rFonts w:ascii="Times New Roman" w:hAnsi="Times New Roman" w:cs="Times New Roman"/>
          <w:sz w:val="24"/>
          <w:szCs w:val="24"/>
          <w:lang w:val="en-US"/>
        </w:rPr>
        <w:instrText>ADDIN CSL_CITATION {"citationItems":[{"id":"ITEM-1","itemData":{"DOI":"10.1111/j.1463-6409.2008.00325.x","ISSN":"03003256","abstract":"Tyrant flycatchers constitute a substantial component of the land bird fauna in all South American habitats. Past interpretations of the morphological and ecological evolution in the group have been hampered by the lack of a well-resolved hypothesis of their phylogenetic interrelationships. Here, we present a well-resolved phylogeny based on DNA sequences from three nuclear introns for 128 taxa. Our results confirm much of the overall picture of Tyrannidae relationships, and also identify several novel relationships. The genera Onychorhynchus, Myiobius and Terenotriccus are placed outside Tyrannidae and may be more closely related to Tityridae. Tyrannidae consists of two main lineages. An expanded pipromorphine clade includes flatbills, tody-tyrants and antpipits, and also Phylloscartes and Pogonotriccus. The spadebills, Neopipo and Tachuris are their closest relatives. The remainder of the tyrant flycatchers forms a well-supported clade, subdivided in two large subclades, which differ consistently in foraging behaviour, the perch-gleaning elaeniines and the sallying myiarchines, tyrannines and fluvicolines. A third clade is formed by the genera Myiotriccus, Pyrrhomyias, Hirundinea and three species currently placed in Myiophobus. Ancestral habitat reconstruction and divergence date estimation suggest that early divergence events in Tyrannida took place in a humid forest environment during the Oligocene. Large-scale diversification in open habitats is confined to the clade consisting of the elaeniines, myiarchines, tyrannines and fluvicolines. This radiation correlates in time to the expansion of semi-open and open habitats from the mid-Miocene (c. 15 Mya) onwards. The pipromorphine, elaeniine and myiarchine-tyrannine-fluvicoline clades each employ distinct foraging strategies (upward striking, perch-gleaning and sallying, respectively), but the degree of diversity in morphology and microhabitat exploitation is markedly different between these clades. While the pipromorphines and elaeniines each are remarkably homogenous in morphology and exploit a restricted range of microhabitats, the myiarchine-tyrannine-fluvicoline clade is more diverse in these respects. This greater ecological diversity, especially as manifested in their success in colonizing a wider spectrum of open habitats, appears to be connected to a greater adaptive flexibility of the search-and-sally foraging behaviour.","author":[{"dropping-particle":"","family":"Ohlson","given":"Jan","non-dropping-particle":"","parse-names":false,"suffix":""},{"dropping-particle":"","family":"Fjeldså","given":"Jon","non-dropping-particle":"","parse-names":false,"suffix":""},{"dropping-particle":"","family":"Ericson","given":"Per G.P.","non-dropping-particle":"","parse-names":false,"suffix":""}],"container-title":"Zoologica Scripta","id":"ITEM-1","issue":"3","issued":{"date-parts":[["2008"]]},"page":"315-335","title":"Tyrant flycatchers coming out in the open: Phylogeny and ecological radiation of Tyrannidae (Aves, Passeriformes)","type":"article-journal","volume":"37"},"uris":["http://www.mendeley.com/documents/?uuid=60fea7de-de69-439a-97e5-e460896aa92f","http://www.mendeley.com/documents/?uuid=545d4402-e6b4-4157-bd95-e3d18edbb2eb"]}],"mendeley":{"formattedCitation":"(Ohlson, Fjeldså, &amp; Ericson, 2008)","plainTextFormattedCitation":"(Ohlson, Fjeldså, &amp; Ericson, 2008)","previouslyFormattedCitation":"(Ohlson, Fjeldså, &amp; Ericson, 2008)"},"properties":{"noteIndex":0},"schema":"https://github.com/citation-style-language/schema/raw/master/csl-citation.json"}</w:instrText>
      </w:r>
      <w:r w:rsidR="00753993" w:rsidRPr="00713E55">
        <w:rPr>
          <w:rFonts w:ascii="Times New Roman" w:hAnsi="Times New Roman" w:cs="Times New Roman"/>
          <w:sz w:val="24"/>
          <w:szCs w:val="24"/>
          <w:lang w:val="en-US"/>
        </w:rPr>
        <w:fldChar w:fldCharType="separate"/>
      </w:r>
      <w:r w:rsidR="00753993" w:rsidRPr="00713E55">
        <w:rPr>
          <w:rFonts w:ascii="Times New Roman" w:hAnsi="Times New Roman" w:cs="Times New Roman"/>
          <w:noProof/>
          <w:sz w:val="24"/>
          <w:szCs w:val="24"/>
          <w:lang w:val="en-US"/>
        </w:rPr>
        <w:t>(Ohlson, Fjeldså, &amp; Ericson, 2008)</w:t>
      </w:r>
      <w:r w:rsidR="00753993" w:rsidRPr="00713E55">
        <w:rPr>
          <w:rFonts w:ascii="Times New Roman" w:hAnsi="Times New Roman" w:cs="Times New Roman"/>
          <w:sz w:val="24"/>
          <w:szCs w:val="24"/>
          <w:lang w:val="en-US"/>
        </w:rPr>
        <w:fldChar w:fldCharType="end"/>
      </w:r>
      <w:r w:rsidR="00753993" w:rsidRPr="00713E55">
        <w:rPr>
          <w:rFonts w:ascii="Times New Roman" w:hAnsi="Times New Roman" w:cs="Times New Roman"/>
          <w:sz w:val="24"/>
          <w:szCs w:val="24"/>
          <w:lang w:val="en-US"/>
        </w:rPr>
        <w:t xml:space="preserve"> and presents a restricted distribution in the New World. This family is known to be one of the largest and most diverse bird families in the world. It shows a great diversity of body forms and ecological roles that made them a good model for</w:t>
      </w:r>
      <w:r w:rsidR="00753993" w:rsidRPr="00713E55">
        <w:rPr>
          <w:rFonts w:ascii="Times New Roman" w:eastAsia="Times New Roman" w:hAnsi="Times New Roman" w:cs="Times New Roman"/>
          <w:sz w:val="24"/>
          <w:szCs w:val="24"/>
          <w:lang w:val="en"/>
        </w:rPr>
        <w:t xml:space="preserve"> a series of studies on evolutionary radiations in a group of continental birds (Fitzpatrick, 1980).</w:t>
      </w:r>
    </w:p>
    <w:p w14:paraId="612FCD78" w14:textId="77777777" w:rsidR="00B229E4" w:rsidRPr="00B86404" w:rsidRDefault="00B229E4" w:rsidP="00B229E4">
      <w:pPr>
        <w:spacing w:after="0" w:line="480" w:lineRule="auto"/>
        <w:rPr>
          <w:rFonts w:ascii="Times New Roman" w:eastAsia="Times New Roman" w:hAnsi="Times New Roman" w:cs="Times New Roman"/>
          <w:sz w:val="24"/>
          <w:szCs w:val="24"/>
          <w:lang w:val="en"/>
        </w:rPr>
      </w:pPr>
      <w:r w:rsidRPr="00B86404">
        <w:rPr>
          <w:rFonts w:ascii="Times New Roman" w:eastAsia="Times New Roman" w:hAnsi="Times New Roman" w:cs="Times New Roman"/>
          <w:sz w:val="24"/>
          <w:szCs w:val="24"/>
          <w:lang w:val="en"/>
        </w:rPr>
        <w:br w:type="page"/>
      </w:r>
    </w:p>
    <w:p w14:paraId="01EA6511" w14:textId="77777777" w:rsidR="00B229E4" w:rsidRPr="00B86404" w:rsidRDefault="00B229E4" w:rsidP="00B229E4">
      <w:pPr>
        <w:spacing w:after="0" w:line="480" w:lineRule="auto"/>
        <w:rPr>
          <w:rFonts w:ascii="Times New Roman" w:hAnsi="Times New Roman" w:cs="Times New Roman"/>
          <w:noProof/>
          <w:sz w:val="24"/>
          <w:szCs w:val="24"/>
          <w:lang w:val="en-US"/>
        </w:rPr>
      </w:pPr>
    </w:p>
    <w:p w14:paraId="1833E2F1" w14:textId="611145F3" w:rsidR="00B229E4" w:rsidRPr="00B86404" w:rsidRDefault="00300E31" w:rsidP="00B229E4">
      <w:pPr>
        <w:pStyle w:val="SemEspaamento"/>
        <w:spacing w:line="480" w:lineRule="auto"/>
        <w:jc w:val="both"/>
        <w:rPr>
          <w:rFonts w:ascii="Times New Roman" w:hAnsi="Times New Roman" w:cs="Times New Roman"/>
          <w:noProof/>
          <w:sz w:val="24"/>
          <w:szCs w:val="24"/>
          <w:lang w:val="en-US"/>
        </w:rPr>
      </w:pPr>
      <w:del w:id="4" w:author="Gabriel Nakamura" w:date="2020-06-28T17:57:00Z">
        <w:r w:rsidDel="00FE318F">
          <w:rPr>
            <w:rFonts w:ascii="Times New Roman" w:hAnsi="Times New Roman" w:cs="Times New Roman"/>
            <w:noProof/>
            <w:sz w:val="24"/>
            <w:szCs w:val="24"/>
            <w:lang w:val="pt-BR" w:eastAsia="pt-BR"/>
          </w:rPr>
          <w:drawing>
            <wp:inline distT="0" distB="0" distL="0" distR="0" wp14:anchorId="61015629" wp14:editId="671C8ECF">
              <wp:extent cx="5400040" cy="2423795"/>
              <wp:effectExtent l="0" t="0" r="0" b="1905"/>
              <wp:docPr id="4" name="Imagem 4" descr="Uma imagem contendo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Schematic_24-06-20.pdf"/>
                      <pic:cNvPicPr/>
                    </pic:nvPicPr>
                    <pic:blipFill>
                      <a:blip r:embed="rId12">
                        <a:extLst>
                          <a:ext uri="{28A0092B-C50C-407E-A947-70E740481C1C}">
                            <a14:useLocalDpi xmlns:a14="http://schemas.microsoft.com/office/drawing/2010/main" val="0"/>
                          </a:ext>
                        </a:extLst>
                      </a:blip>
                      <a:stretch>
                        <a:fillRect/>
                      </a:stretch>
                    </pic:blipFill>
                    <pic:spPr>
                      <a:xfrm>
                        <a:off x="0" y="0"/>
                        <a:ext cx="5400040" cy="2423795"/>
                      </a:xfrm>
                      <a:prstGeom prst="rect">
                        <a:avLst/>
                      </a:prstGeom>
                    </pic:spPr>
                  </pic:pic>
                </a:graphicData>
              </a:graphic>
            </wp:inline>
          </w:drawing>
        </w:r>
      </w:del>
      <w:ins w:id="5" w:author="Gabriel Nakamura" w:date="2020-06-28T17:58:00Z">
        <w:r w:rsidR="00FE318F">
          <w:rPr>
            <w:rFonts w:ascii="Times New Roman" w:hAnsi="Times New Roman" w:cs="Times New Roman"/>
            <w:noProof/>
            <w:sz w:val="24"/>
            <w:szCs w:val="24"/>
            <w:lang w:val="en-US"/>
          </w:rPr>
          <w:drawing>
            <wp:inline distT="0" distB="0" distL="0" distR="0" wp14:anchorId="6EB570FD" wp14:editId="1098F577">
              <wp:extent cx="5726444" cy="2525184"/>
              <wp:effectExtent l="0" t="0" r="1270" b="2540"/>
              <wp:docPr id="1" name="Imagem 1" descr="Uma imagem contend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Schematic_24-06-20.pdf"/>
                      <pic:cNvPicPr/>
                    </pic:nvPicPr>
                    <pic:blipFill>
                      <a:blip r:embed="rId13">
                        <a:extLst>
                          <a:ext uri="{28A0092B-C50C-407E-A947-70E740481C1C}">
                            <a14:useLocalDpi xmlns:a14="http://schemas.microsoft.com/office/drawing/2010/main" val="0"/>
                          </a:ext>
                        </a:extLst>
                      </a:blip>
                      <a:stretch>
                        <a:fillRect/>
                      </a:stretch>
                    </pic:blipFill>
                    <pic:spPr>
                      <a:xfrm>
                        <a:off x="0" y="0"/>
                        <a:ext cx="5730860" cy="2527131"/>
                      </a:xfrm>
                      <a:prstGeom prst="rect">
                        <a:avLst/>
                      </a:prstGeom>
                    </pic:spPr>
                  </pic:pic>
                </a:graphicData>
              </a:graphic>
            </wp:inline>
          </w:drawing>
        </w:r>
      </w:ins>
    </w:p>
    <w:p w14:paraId="19960003" w14:textId="6D50B688" w:rsidR="00B229E4" w:rsidRPr="005B518A" w:rsidRDefault="00B229E4" w:rsidP="00B229E4">
      <w:pPr>
        <w:pStyle w:val="SemEspaamento"/>
        <w:spacing w:after="240" w:line="480" w:lineRule="auto"/>
        <w:jc w:val="both"/>
        <w:rPr>
          <w:rFonts w:ascii="Times New Roman" w:hAnsi="Times New Roman" w:cs="Times New Roman"/>
          <w:noProof/>
          <w:sz w:val="24"/>
          <w:szCs w:val="24"/>
          <w:lang w:val="en-US" w:eastAsia="pt-BR"/>
        </w:rPr>
      </w:pPr>
      <w:commentRangeStart w:id="6"/>
      <w:r w:rsidRPr="00B86404">
        <w:rPr>
          <w:rFonts w:ascii="Times New Roman" w:eastAsia="Times New Roman" w:hAnsi="Times New Roman" w:cs="Times New Roman"/>
          <w:bCs/>
          <w:sz w:val="24"/>
          <w:szCs w:val="24"/>
          <w:lang w:val="en"/>
        </w:rPr>
        <w:t xml:space="preserve">Figure </w:t>
      </w:r>
      <w:commentRangeEnd w:id="6"/>
      <w:r w:rsidR="00C7159A">
        <w:rPr>
          <w:rStyle w:val="Refdecomentrio"/>
          <w:rFonts w:asciiTheme="minorHAnsi" w:eastAsiaTheme="minorHAnsi" w:hAnsiTheme="minorHAnsi" w:cstheme="minorBidi"/>
          <w:lang w:val="pt-BR" w:eastAsia="en-US"/>
        </w:rPr>
        <w:commentReference w:id="6"/>
      </w:r>
      <w:r w:rsidRPr="00B86404">
        <w:rPr>
          <w:rFonts w:ascii="Times New Roman" w:eastAsia="Times New Roman" w:hAnsi="Times New Roman" w:cs="Times New Roman"/>
          <w:bCs/>
          <w:sz w:val="24"/>
          <w:szCs w:val="24"/>
          <w:lang w:val="en"/>
        </w:rPr>
        <w:t>1</w:t>
      </w:r>
      <w:r w:rsidRPr="00B86404">
        <w:rPr>
          <w:rFonts w:ascii="Times New Roman" w:hAnsi="Times New Roman" w:cs="Times New Roman"/>
          <w:sz w:val="24"/>
          <w:szCs w:val="24"/>
          <w:lang w:val="en"/>
        </w:rPr>
        <w:t xml:space="preserve">: </w:t>
      </w:r>
      <w:r w:rsidR="00785DF4">
        <w:rPr>
          <w:rFonts w:ascii="Times New Roman" w:hAnsi="Times New Roman" w:cs="Times New Roman"/>
          <w:sz w:val="24"/>
          <w:szCs w:val="24"/>
          <w:lang w:val="en"/>
        </w:rPr>
        <w:t xml:space="preserve">Two assemblages </w:t>
      </w:r>
      <w:r w:rsidR="009721C8">
        <w:rPr>
          <w:rFonts w:ascii="Times New Roman" w:hAnsi="Times New Roman" w:cs="Times New Roman"/>
          <w:sz w:val="24"/>
          <w:szCs w:val="24"/>
          <w:lang w:val="en"/>
        </w:rPr>
        <w:t>in two islands</w:t>
      </w:r>
      <w:r w:rsidR="00353FCA">
        <w:rPr>
          <w:rFonts w:ascii="Times New Roman" w:hAnsi="Times New Roman" w:cs="Times New Roman"/>
          <w:sz w:val="24"/>
          <w:szCs w:val="24"/>
          <w:lang w:val="en"/>
        </w:rPr>
        <w:t xml:space="preserve"> with species represented by </w:t>
      </w:r>
      <w:r w:rsidR="00373623">
        <w:rPr>
          <w:rFonts w:ascii="Times New Roman" w:hAnsi="Times New Roman" w:cs="Times New Roman"/>
          <w:sz w:val="24"/>
          <w:szCs w:val="24"/>
          <w:lang w:val="en"/>
        </w:rPr>
        <w:t>dots</w:t>
      </w:r>
      <w:r>
        <w:rPr>
          <w:rFonts w:ascii="Times New Roman" w:hAnsi="Times New Roman" w:cs="Times New Roman"/>
          <w:sz w:val="24"/>
          <w:szCs w:val="24"/>
          <w:lang w:val="en"/>
        </w:rPr>
        <w:t xml:space="preserve">. </w:t>
      </w:r>
      <w:r w:rsidR="009721C8">
        <w:rPr>
          <w:rFonts w:ascii="Times New Roman" w:hAnsi="Times New Roman" w:cs="Times New Roman"/>
          <w:sz w:val="24"/>
          <w:szCs w:val="24"/>
          <w:lang w:val="en"/>
        </w:rPr>
        <w:t xml:space="preserve">Island 1 and 2 are identical regarding </w:t>
      </w:r>
      <w:r w:rsidR="00353FCA">
        <w:rPr>
          <w:rFonts w:ascii="Times New Roman" w:hAnsi="Times New Roman" w:cs="Times New Roman"/>
          <w:sz w:val="24"/>
          <w:szCs w:val="24"/>
          <w:lang w:val="en"/>
        </w:rPr>
        <w:t>phylogenetic clustering</w:t>
      </w:r>
      <w:r>
        <w:rPr>
          <w:rFonts w:ascii="Times New Roman" w:hAnsi="Times New Roman" w:cs="Times New Roman"/>
          <w:sz w:val="24"/>
          <w:szCs w:val="24"/>
          <w:lang w:val="en"/>
        </w:rPr>
        <w:t xml:space="preserve">, however, </w:t>
      </w:r>
      <w:r w:rsidR="00353FCA">
        <w:rPr>
          <w:rFonts w:ascii="Times New Roman" w:hAnsi="Times New Roman" w:cs="Times New Roman"/>
          <w:sz w:val="24"/>
          <w:szCs w:val="24"/>
          <w:lang w:val="en"/>
        </w:rPr>
        <w:t xml:space="preserve">Island </w:t>
      </w:r>
      <w:r w:rsidR="00744BFD">
        <w:rPr>
          <w:rFonts w:ascii="Times New Roman" w:hAnsi="Times New Roman" w:cs="Times New Roman"/>
          <w:sz w:val="24"/>
          <w:szCs w:val="24"/>
          <w:lang w:val="en"/>
        </w:rPr>
        <w:t>1 are assembly by</w:t>
      </w:r>
      <w:r w:rsidR="00765E14">
        <w:rPr>
          <w:rFonts w:ascii="Times New Roman" w:hAnsi="Times New Roman" w:cs="Times New Roman"/>
          <w:sz w:val="24"/>
          <w:szCs w:val="24"/>
          <w:lang w:val="en"/>
        </w:rPr>
        <w:t xml:space="preserve"> </w:t>
      </w:r>
      <w:r w:rsidR="00744BFD">
        <w:rPr>
          <w:rFonts w:ascii="Times New Roman" w:hAnsi="Times New Roman" w:cs="Times New Roman"/>
          <w:sz w:val="24"/>
          <w:szCs w:val="24"/>
          <w:lang w:val="en"/>
        </w:rPr>
        <w:t xml:space="preserve">in </w:t>
      </w:r>
      <w:r w:rsidR="00765E14">
        <w:rPr>
          <w:rFonts w:ascii="Times New Roman" w:hAnsi="Times New Roman" w:cs="Times New Roman"/>
          <w:sz w:val="24"/>
          <w:szCs w:val="24"/>
          <w:lang w:val="en"/>
        </w:rPr>
        <w:t>situ speciation</w:t>
      </w:r>
      <w:r>
        <w:rPr>
          <w:rFonts w:ascii="Times New Roman" w:hAnsi="Times New Roman" w:cs="Times New Roman"/>
          <w:sz w:val="24"/>
          <w:szCs w:val="24"/>
          <w:lang w:val="en"/>
        </w:rPr>
        <w:t>,</w:t>
      </w:r>
      <w:r w:rsidR="00765E14">
        <w:rPr>
          <w:rFonts w:ascii="Times New Roman" w:hAnsi="Times New Roman" w:cs="Times New Roman"/>
          <w:sz w:val="24"/>
          <w:szCs w:val="24"/>
          <w:lang w:val="en"/>
        </w:rPr>
        <w:t xml:space="preserve"> whereas </w:t>
      </w:r>
      <w:r w:rsidR="00744BFD">
        <w:rPr>
          <w:rFonts w:ascii="Times New Roman" w:hAnsi="Times New Roman" w:cs="Times New Roman"/>
          <w:sz w:val="24"/>
          <w:szCs w:val="24"/>
          <w:lang w:val="en"/>
        </w:rPr>
        <w:t xml:space="preserve">in </w:t>
      </w:r>
      <w:r w:rsidR="00765E14">
        <w:rPr>
          <w:rFonts w:ascii="Times New Roman" w:hAnsi="Times New Roman" w:cs="Times New Roman"/>
          <w:sz w:val="24"/>
          <w:szCs w:val="24"/>
          <w:lang w:val="en"/>
        </w:rPr>
        <w:t xml:space="preserve">Island 2 the assemblage </w:t>
      </w:r>
      <w:r w:rsidR="00B45855">
        <w:rPr>
          <w:rFonts w:ascii="Times New Roman" w:hAnsi="Times New Roman" w:cs="Times New Roman"/>
          <w:sz w:val="24"/>
          <w:szCs w:val="24"/>
          <w:lang w:val="en"/>
        </w:rPr>
        <w:t>is</w:t>
      </w:r>
      <w:r w:rsidR="00765E14">
        <w:rPr>
          <w:rFonts w:ascii="Times New Roman" w:hAnsi="Times New Roman" w:cs="Times New Roman"/>
          <w:sz w:val="24"/>
          <w:szCs w:val="24"/>
          <w:lang w:val="en"/>
        </w:rPr>
        <w:t xml:space="preserve"> a result of a historical dispersal event</w:t>
      </w:r>
      <w:r w:rsidR="00B45855">
        <w:rPr>
          <w:rFonts w:ascii="Times New Roman" w:hAnsi="Times New Roman" w:cs="Times New Roman"/>
          <w:sz w:val="24"/>
          <w:szCs w:val="24"/>
          <w:lang w:val="en"/>
        </w:rPr>
        <w:t xml:space="preserve"> (</w:t>
      </w:r>
      <w:r w:rsidR="0051127D">
        <w:rPr>
          <w:rFonts w:ascii="Times New Roman" w:hAnsi="Times New Roman" w:cs="Times New Roman"/>
          <w:sz w:val="24"/>
          <w:szCs w:val="24"/>
          <w:lang w:val="en"/>
        </w:rPr>
        <w:t>dotted arrow</w:t>
      </w:r>
      <w:r w:rsidR="00B45855">
        <w:rPr>
          <w:rFonts w:ascii="Times New Roman" w:hAnsi="Times New Roman" w:cs="Times New Roman"/>
          <w:sz w:val="24"/>
          <w:szCs w:val="24"/>
          <w:lang w:val="en"/>
        </w:rPr>
        <w:t>)</w:t>
      </w:r>
      <w:r w:rsidR="00765E14">
        <w:rPr>
          <w:rFonts w:ascii="Times New Roman" w:hAnsi="Times New Roman" w:cs="Times New Roman"/>
          <w:sz w:val="24"/>
          <w:szCs w:val="24"/>
          <w:lang w:val="en"/>
        </w:rPr>
        <w:t xml:space="preserve"> </w:t>
      </w:r>
      <w:r w:rsidR="008B1CFE">
        <w:rPr>
          <w:rFonts w:ascii="Times New Roman" w:hAnsi="Times New Roman" w:cs="Times New Roman"/>
          <w:sz w:val="24"/>
          <w:szCs w:val="24"/>
          <w:lang w:val="en"/>
        </w:rPr>
        <w:t>in which ancestral of present-day species change their area of occurrence from Island 1 (green) to Island 2</w:t>
      </w:r>
      <w:r>
        <w:rPr>
          <w:rFonts w:ascii="Times New Roman" w:hAnsi="Times New Roman" w:cs="Times New Roman"/>
          <w:sz w:val="24"/>
          <w:szCs w:val="24"/>
          <w:lang w:val="en"/>
        </w:rPr>
        <w:t xml:space="preserve"> </w:t>
      </w:r>
      <w:r w:rsidR="008B1CFE">
        <w:rPr>
          <w:rFonts w:ascii="Times New Roman" w:hAnsi="Times New Roman" w:cs="Times New Roman"/>
          <w:sz w:val="24"/>
          <w:szCs w:val="24"/>
          <w:lang w:val="en"/>
        </w:rPr>
        <w:t>(</w:t>
      </w:r>
      <w:r w:rsidR="00237F06">
        <w:rPr>
          <w:rFonts w:ascii="Times New Roman" w:hAnsi="Times New Roman" w:cs="Times New Roman"/>
          <w:sz w:val="24"/>
          <w:szCs w:val="24"/>
          <w:lang w:val="en"/>
        </w:rPr>
        <w:t>grey</w:t>
      </w:r>
      <w:r w:rsidR="008B1CFE">
        <w:rPr>
          <w:rFonts w:ascii="Times New Roman" w:hAnsi="Times New Roman" w:cs="Times New Roman"/>
          <w:sz w:val="24"/>
          <w:szCs w:val="24"/>
          <w:lang w:val="en"/>
        </w:rPr>
        <w:t>)</w:t>
      </w:r>
      <w:r>
        <w:rPr>
          <w:rFonts w:ascii="Times New Roman" w:hAnsi="Times New Roman" w:cs="Times New Roman"/>
          <w:sz w:val="24"/>
          <w:szCs w:val="24"/>
          <w:lang w:val="en"/>
        </w:rPr>
        <w:t>.</w:t>
      </w:r>
    </w:p>
    <w:p w14:paraId="2A8B3002" w14:textId="77777777" w:rsidR="00B229E4" w:rsidRDefault="00B229E4" w:rsidP="00B229E4">
      <w:pPr>
        <w:spacing w:after="0" w:line="480" w:lineRule="auto"/>
        <w:rPr>
          <w:rFonts w:ascii="Times New Roman" w:hAnsi="Times New Roman" w:cs="Times New Roman"/>
          <w:b/>
          <w:bCs/>
          <w:sz w:val="24"/>
          <w:szCs w:val="24"/>
          <w:lang w:val="en-US"/>
        </w:rPr>
      </w:pPr>
      <w:commentRangeStart w:id="7"/>
      <w:r w:rsidRPr="00B86404">
        <w:rPr>
          <w:rFonts w:ascii="Times New Roman" w:hAnsi="Times New Roman" w:cs="Times New Roman"/>
          <w:b/>
          <w:bCs/>
          <w:sz w:val="24"/>
          <w:szCs w:val="24"/>
          <w:lang w:val="en-US"/>
        </w:rPr>
        <w:t>METHODS</w:t>
      </w:r>
      <w:commentRangeEnd w:id="7"/>
      <w:r w:rsidR="00D9504D">
        <w:rPr>
          <w:rStyle w:val="Refdecomentrio"/>
        </w:rPr>
        <w:commentReference w:id="7"/>
      </w:r>
    </w:p>
    <w:p w14:paraId="1618BDFC" w14:textId="77777777" w:rsidR="00B229E4" w:rsidRPr="001D5277" w:rsidRDefault="00B229E4" w:rsidP="00B229E4">
      <w:pPr>
        <w:spacing w:line="480" w:lineRule="auto"/>
        <w:rPr>
          <w:rFonts w:ascii="Times New Roman" w:hAnsi="Times New Roman" w:cs="Times New Roman"/>
          <w:i/>
          <w:iCs/>
          <w:sz w:val="24"/>
          <w:szCs w:val="24"/>
          <w:lang w:val="en-US"/>
        </w:rPr>
      </w:pPr>
      <w:r w:rsidRPr="001D5277">
        <w:rPr>
          <w:rFonts w:ascii="Times New Roman" w:hAnsi="Times New Roman" w:cs="Times New Roman"/>
          <w:i/>
          <w:iCs/>
          <w:sz w:val="24"/>
          <w:szCs w:val="24"/>
          <w:lang w:val="en-US"/>
        </w:rPr>
        <w:t>Species data</w:t>
      </w:r>
    </w:p>
    <w:p w14:paraId="2C6F1ED9" w14:textId="0FABDEE6" w:rsidR="00753993" w:rsidRDefault="00753993" w:rsidP="005979F7">
      <w:pPr>
        <w:spacing w:line="480" w:lineRule="auto"/>
        <w:rPr>
          <w:rFonts w:ascii="Times New Roman" w:hAnsi="Times New Roman" w:cs="Times New Roman"/>
          <w:sz w:val="24"/>
          <w:szCs w:val="24"/>
          <w:lang w:val="en-US"/>
        </w:rPr>
      </w:pPr>
      <w:r w:rsidRPr="00B11E90">
        <w:rPr>
          <w:rFonts w:ascii="Times New Roman" w:hAnsi="Times New Roman" w:cs="Times New Roman"/>
          <w:sz w:val="24"/>
          <w:szCs w:val="24"/>
          <w:lang w:val="en-US"/>
          <w:rPrChange w:id="8" w:author="Gabriel Nakamura" w:date="2020-06-25T19:10:00Z">
            <w:rPr>
              <w:rFonts w:ascii="Times New Roman" w:hAnsi="Times New Roman" w:cs="Times New Roman"/>
              <w:sz w:val="24"/>
              <w:szCs w:val="24"/>
              <w:highlight w:val="green"/>
              <w:lang w:val="en-US"/>
            </w:rPr>
          </w:rPrChange>
        </w:rPr>
        <w:t>The area of study is the American continent, since the geographic range of Tyrannidae species is restricted to this continent (</w:t>
      </w:r>
      <w:proofErr w:type="spellStart"/>
      <w:r w:rsidRPr="00B11E90">
        <w:rPr>
          <w:rFonts w:ascii="Times New Roman" w:hAnsi="Times New Roman" w:cs="Times New Roman"/>
          <w:sz w:val="24"/>
          <w:szCs w:val="24"/>
          <w:lang w:val="en-US"/>
          <w:rPrChange w:id="9" w:author="Gabriel Nakamura" w:date="2020-06-25T19:10:00Z">
            <w:rPr>
              <w:rFonts w:ascii="Times New Roman" w:hAnsi="Times New Roman" w:cs="Times New Roman"/>
              <w:sz w:val="24"/>
              <w:szCs w:val="24"/>
              <w:highlight w:val="green"/>
              <w:lang w:val="en-US"/>
            </w:rPr>
          </w:rPrChange>
        </w:rPr>
        <w:t>Fiztpark</w:t>
      </w:r>
      <w:proofErr w:type="spellEnd"/>
      <w:r w:rsidRPr="00B11E90">
        <w:rPr>
          <w:rFonts w:ascii="Times New Roman" w:hAnsi="Times New Roman" w:cs="Times New Roman"/>
          <w:sz w:val="24"/>
          <w:szCs w:val="24"/>
          <w:lang w:val="en-US"/>
          <w:rPrChange w:id="10" w:author="Gabriel Nakamura" w:date="2020-06-25T19:10:00Z">
            <w:rPr>
              <w:rFonts w:ascii="Times New Roman" w:hAnsi="Times New Roman" w:cs="Times New Roman"/>
              <w:sz w:val="24"/>
              <w:szCs w:val="24"/>
              <w:highlight w:val="green"/>
              <w:lang w:val="en-US"/>
            </w:rPr>
          </w:rPrChange>
        </w:rPr>
        <w:t xml:space="preserve"> 1980). The continent was subdivided in grid cells of 1 degree (~110 km² near the equator), excluding islands. These cells were classified as tropical (below 23° of latitude) and temperate (above 23° of latitude).</w:t>
      </w:r>
    </w:p>
    <w:p w14:paraId="4E3D2292" w14:textId="5711915B" w:rsidR="00B229E4" w:rsidRDefault="00B229E4" w:rsidP="00B229E4">
      <w:pPr>
        <w:autoSpaceDE w:val="0"/>
        <w:autoSpaceDN w:val="0"/>
        <w:adjustRightInd w:val="0"/>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compiled the geographic ranges of 392 species of the family Tyrannidae including both breeding and winter distributions from </w:t>
      </w:r>
      <w:proofErr w:type="spellStart"/>
      <w:r>
        <w:rPr>
          <w:rFonts w:ascii="Times New Roman" w:hAnsi="Times New Roman" w:cs="Times New Roman"/>
          <w:sz w:val="24"/>
          <w:szCs w:val="24"/>
          <w:lang w:val="en-US"/>
        </w:rPr>
        <w:t>BirdLife</w:t>
      </w:r>
      <w:proofErr w:type="spellEnd"/>
      <w:r>
        <w:rPr>
          <w:rFonts w:ascii="Times New Roman" w:hAnsi="Times New Roman" w:cs="Times New Roman"/>
          <w:sz w:val="24"/>
          <w:szCs w:val="24"/>
          <w:lang w:val="en-US"/>
        </w:rPr>
        <w:t xml:space="preserve"> International (</w:t>
      </w:r>
      <w:proofErr w:type="spellStart"/>
      <w:r w:rsidRPr="008452D2">
        <w:rPr>
          <w:rFonts w:ascii="Times New Roman" w:hAnsi="Times New Roman" w:cs="Times New Roman"/>
          <w:sz w:val="24"/>
          <w:szCs w:val="24"/>
          <w:lang w:val="en-US"/>
          <w:rPrChange w:id="11" w:author="Gabriel Nakamura" w:date="2020-06-25T19:10:00Z">
            <w:rPr>
              <w:rFonts w:ascii="Times New Roman" w:hAnsi="Times New Roman" w:cs="Times New Roman"/>
              <w:color w:val="FF0000"/>
              <w:sz w:val="24"/>
              <w:szCs w:val="24"/>
              <w:lang w:val="en-US"/>
            </w:rPr>
          </w:rPrChange>
        </w:rPr>
        <w:t>BirdLife</w:t>
      </w:r>
      <w:proofErr w:type="spellEnd"/>
      <w:r w:rsidRPr="008452D2">
        <w:rPr>
          <w:rFonts w:ascii="Times New Roman" w:hAnsi="Times New Roman" w:cs="Times New Roman"/>
          <w:sz w:val="24"/>
          <w:szCs w:val="24"/>
          <w:lang w:val="en-US"/>
          <w:rPrChange w:id="12" w:author="Gabriel Nakamura" w:date="2020-06-25T19:10:00Z">
            <w:rPr>
              <w:rFonts w:ascii="Times New Roman" w:hAnsi="Times New Roman" w:cs="Times New Roman"/>
              <w:color w:val="FF0000"/>
              <w:sz w:val="24"/>
              <w:szCs w:val="24"/>
              <w:lang w:val="en-US"/>
            </w:rPr>
          </w:rPrChange>
        </w:rPr>
        <w:t xml:space="preserve"> International and NatureServe 2017</w:t>
      </w:r>
      <w:r>
        <w:rPr>
          <w:rFonts w:ascii="Times New Roman" w:hAnsi="Times New Roman" w:cs="Times New Roman"/>
          <w:sz w:val="24"/>
          <w:szCs w:val="24"/>
          <w:lang w:val="en-US"/>
        </w:rPr>
        <w:t>). Based on these</w:t>
      </w:r>
      <w:r w:rsidR="00753993">
        <w:rPr>
          <w:rFonts w:ascii="Times New Roman" w:hAnsi="Times New Roman" w:cs="Times New Roman"/>
          <w:sz w:val="24"/>
          <w:szCs w:val="24"/>
          <w:lang w:val="en-US"/>
        </w:rPr>
        <w:t xml:space="preserve"> range</w:t>
      </w:r>
      <w:r>
        <w:rPr>
          <w:rFonts w:ascii="Times New Roman" w:hAnsi="Times New Roman" w:cs="Times New Roman"/>
          <w:sz w:val="24"/>
          <w:szCs w:val="24"/>
          <w:lang w:val="en-US"/>
        </w:rPr>
        <w:t xml:space="preserve"> maps, we generate</w:t>
      </w:r>
      <w:r w:rsidR="00D9504D">
        <w:rPr>
          <w:rFonts w:ascii="Times New Roman" w:hAnsi="Times New Roman" w:cs="Times New Roman"/>
          <w:sz w:val="24"/>
          <w:szCs w:val="24"/>
          <w:lang w:val="en-US"/>
        </w:rPr>
        <w:t>d</w:t>
      </w:r>
      <w:r>
        <w:rPr>
          <w:rFonts w:ascii="Times New Roman" w:hAnsi="Times New Roman" w:cs="Times New Roman"/>
          <w:sz w:val="24"/>
          <w:szCs w:val="24"/>
          <w:lang w:val="en-US"/>
        </w:rPr>
        <w:t xml:space="preserve"> assemblages for each grid cell. </w:t>
      </w:r>
      <w:r w:rsidR="00D9504D">
        <w:rPr>
          <w:rFonts w:ascii="Times New Roman" w:hAnsi="Times New Roman" w:cs="Times New Roman"/>
          <w:sz w:val="24"/>
          <w:szCs w:val="24"/>
          <w:lang w:val="en-US"/>
        </w:rPr>
        <w:t>E</w:t>
      </w:r>
      <w:r>
        <w:rPr>
          <w:rFonts w:ascii="Times New Roman" w:hAnsi="Times New Roman" w:cs="Times New Roman"/>
          <w:sz w:val="24"/>
          <w:szCs w:val="24"/>
          <w:lang w:val="en-US"/>
        </w:rPr>
        <w:t>volutionary relationship</w:t>
      </w:r>
      <w:r w:rsidR="00D9504D">
        <w:rPr>
          <w:rFonts w:ascii="Times New Roman" w:hAnsi="Times New Roman" w:cs="Times New Roman"/>
          <w:sz w:val="24"/>
          <w:szCs w:val="24"/>
          <w:lang w:val="en-US"/>
        </w:rPr>
        <w:t>s</w:t>
      </w:r>
      <w:r>
        <w:rPr>
          <w:rFonts w:ascii="Times New Roman" w:hAnsi="Times New Roman" w:cs="Times New Roman"/>
          <w:sz w:val="24"/>
          <w:szCs w:val="24"/>
          <w:lang w:val="en-US"/>
        </w:rPr>
        <w:t xml:space="preserve"> among species</w:t>
      </w:r>
      <w:r w:rsidR="00753993">
        <w:rPr>
          <w:rFonts w:ascii="Times New Roman" w:hAnsi="Times New Roman" w:cs="Times New Roman"/>
          <w:sz w:val="24"/>
          <w:szCs w:val="24"/>
          <w:lang w:val="en-US"/>
        </w:rPr>
        <w:t xml:space="preserve"> were first taken form the </w:t>
      </w:r>
      <w:proofErr w:type="spellStart"/>
      <w:r w:rsidR="00753993">
        <w:rPr>
          <w:rFonts w:ascii="Times New Roman" w:hAnsi="Times New Roman" w:cs="Times New Roman"/>
          <w:sz w:val="24"/>
          <w:szCs w:val="24"/>
          <w:lang w:val="en-US"/>
        </w:rPr>
        <w:t>BirdLife</w:t>
      </w:r>
      <w:proofErr w:type="spellEnd"/>
      <w:r w:rsidR="00753993">
        <w:rPr>
          <w:rFonts w:ascii="Times New Roman" w:hAnsi="Times New Roman" w:cs="Times New Roman"/>
          <w:sz w:val="24"/>
          <w:szCs w:val="24"/>
          <w:lang w:val="en-US"/>
        </w:rPr>
        <w:t xml:space="preserve"> project (a</w:t>
      </w:r>
      <w:r w:rsidR="00904D34">
        <w:rPr>
          <w:rFonts w:ascii="Times New Roman" w:hAnsi="Times New Roman" w:cs="Times New Roman"/>
          <w:sz w:val="24"/>
          <w:szCs w:val="24"/>
          <w:lang w:val="en-US"/>
        </w:rPr>
        <w:t>vailable at http://birdtree.org</w:t>
      </w:r>
      <w:r w:rsidR="00753993">
        <w:rPr>
          <w:rFonts w:ascii="Times New Roman" w:hAnsi="Times New Roman" w:cs="Times New Roman"/>
          <w:sz w:val="24"/>
          <w:szCs w:val="24"/>
          <w:lang w:val="en-US"/>
        </w:rPr>
        <w:t xml:space="preserve">). </w:t>
      </w:r>
      <w:r w:rsidR="00904D34">
        <w:rPr>
          <w:rFonts w:ascii="Times New Roman" w:hAnsi="Times New Roman" w:cs="Times New Roman"/>
          <w:sz w:val="24"/>
          <w:szCs w:val="24"/>
          <w:lang w:val="en-US"/>
        </w:rPr>
        <w:t xml:space="preserve">We took 1000 time-calibrated </w:t>
      </w:r>
      <w:r w:rsidR="00904D34">
        <w:rPr>
          <w:rFonts w:ascii="Times New Roman" w:hAnsi="Times New Roman" w:cs="Times New Roman"/>
          <w:sz w:val="24"/>
          <w:szCs w:val="24"/>
          <w:lang w:val="en-US"/>
        </w:rPr>
        <w:lastRenderedPageBreak/>
        <w:t xml:space="preserve">phylogenetic hypotheses, randomly sampled from the Bayesian pseudo-posterior distribution (see </w:t>
      </w:r>
      <w:proofErr w:type="spellStart"/>
      <w:r w:rsidR="00904D34" w:rsidRPr="00F129D7">
        <w:rPr>
          <w:rFonts w:ascii="Times New Roman" w:hAnsi="Times New Roman" w:cs="Times New Roman"/>
          <w:sz w:val="24"/>
          <w:szCs w:val="24"/>
          <w:lang w:val="en-US"/>
        </w:rPr>
        <w:t>Jetz</w:t>
      </w:r>
      <w:proofErr w:type="spellEnd"/>
      <w:r w:rsidR="00904D34" w:rsidRPr="00F129D7">
        <w:rPr>
          <w:rFonts w:ascii="Times New Roman" w:hAnsi="Times New Roman" w:cs="Times New Roman"/>
          <w:sz w:val="24"/>
          <w:szCs w:val="24"/>
          <w:lang w:val="en-US"/>
        </w:rPr>
        <w:t xml:space="preserve"> et al., 2012 </w:t>
      </w:r>
      <w:r w:rsidR="00904D34">
        <w:rPr>
          <w:rFonts w:ascii="Times New Roman" w:hAnsi="Times New Roman" w:cs="Times New Roman"/>
          <w:sz w:val="24"/>
          <w:szCs w:val="24"/>
          <w:lang w:val="en-US"/>
        </w:rPr>
        <w:t>for details).</w:t>
      </w:r>
      <w:r>
        <w:rPr>
          <w:rFonts w:ascii="Times New Roman" w:hAnsi="Times New Roman" w:cs="Times New Roman"/>
          <w:sz w:val="24"/>
          <w:szCs w:val="24"/>
          <w:lang w:val="en-US"/>
        </w:rPr>
        <w:t xml:space="preserve"> </w:t>
      </w:r>
      <w:r w:rsidR="00904D34">
        <w:rPr>
          <w:rFonts w:ascii="Times New Roman" w:hAnsi="Times New Roman" w:cs="Times New Roman"/>
          <w:sz w:val="24"/>
          <w:szCs w:val="24"/>
          <w:lang w:val="en-US"/>
        </w:rPr>
        <w:t>Then, we created</w:t>
      </w:r>
      <w:r>
        <w:rPr>
          <w:rFonts w:ascii="Times New Roman" w:hAnsi="Times New Roman" w:cs="Times New Roman"/>
          <w:sz w:val="24"/>
          <w:szCs w:val="24"/>
          <w:lang w:val="en-US"/>
        </w:rPr>
        <w:t xml:space="preserve"> a consensus phylogenetic tree using Maximum Clade Credibility (MCC) method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{"citationItems":[{"id":"ITEM-1","itemData":{"DOI":"10.1186/1471-2148-13-221","ISSN":"14712148","abstract":"Background: Bayesian phylogenetic analysis generates a set of trees which are often condensed into a single tree representing the whole set. Many methods exist for selecting a representative topology for a set of unrooted trees, few exist for assigning branch lengths to a fixed topology, and even fewer for simultaneously setting the topology and branch lengths. However, there is very little research into locating a good representative for a set of rooted time trees like the ones obtained from a BEAST analysis. Results: We empirically compare new and known methods for generating a summary tree. Some new methods are motivated by mathematical constructions such as tree metrics, while the rest employ tree concepts which work well in practice. These use more of the posterior than existing methods, which discard information not directly mapped to the chosen topology. Using results from a large number of simulations we assess the quality of a summary tree, measuring (a) how well it explains the sequence data under the model and (b) how close it is to the \"truth\", i.e to the tree used to generate the sequences. Conclusions: Our simulations indicate that no single method is \"best\". Methods producing good divergence time estimates have poor branch lengths and lower model fit, and vice versa. Using the results presented here, a user can choose the appropriate method based on the purpose of the summary tree. © 2013 Heled and Bouckaert; licensee BioMed Central Ltd.","author":[{"dropping-particle":"","family":"Heled","given":"Joseph","non-dropping-particle":"","parse-names":false,"suffix":""},{"dropping-particle":"","family":"Bouckaert","given":"Remco R.","non-dropping-particle":"","parse-names":false,"suffix":""}],"container-title":"BMC Evolutionary Biology","id":"ITEM-1","issue":"1","issued":{"date-parts":[["2013"]]},"title":"Looking for trees in the forest: Summary tree from posterior samples","type":"article-journal","volume":"13"},"uris":["http://www.mendeley.com/documents/?uuid=fe6f826a-05c5-4d05-adc7-847dc9c84469","http://www.mendeley.com/documents/?uuid=fefec449-a986-45a6-8907-02d30e2c5a21"]}],"mendeley":{"formattedCitation":"(Heled &amp; Bouckaert, 2013)","plainTextFormattedCitation":"(Heled &amp; Bouckaert, 2013)","previouslyFormattedCitation":"(Heled &amp; Bouckaert,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(Heled &amp; Bouckaert,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method evaluates the frequency in which a clade is represented in a set of phylogenetic trees. The product of frequency values for the clades of a tree is the score of Clade Credibility for the phylogenetic tree. Therefore, the consensus phylogenetic tree is the tree with the highest product of clade frequency among the set of phylogenetic trees. The consensus tree was chose among 1000 trees using the </w:t>
      </w:r>
      <w:proofErr w:type="spellStart"/>
      <w:r w:rsidRPr="00A140F9">
        <w:rPr>
          <w:rFonts w:ascii="Times New Roman" w:hAnsi="Times New Roman" w:cs="Times New Roman"/>
          <w:i/>
          <w:iCs/>
          <w:sz w:val="24"/>
          <w:szCs w:val="24"/>
          <w:lang w:val="en-US"/>
        </w:rPr>
        <w:t>MaxCladeCred</w:t>
      </w:r>
      <w:proofErr w:type="spellEnd"/>
      <w:r>
        <w:rPr>
          <w:rFonts w:ascii="Times New Roman" w:hAnsi="Times New Roman" w:cs="Times New Roman"/>
          <w:sz w:val="24"/>
          <w:szCs w:val="24"/>
          <w:lang w:val="en-US"/>
        </w:rPr>
        <w:t xml:space="preserve"> function from </w:t>
      </w:r>
      <w:proofErr w:type="spellStart"/>
      <w:r>
        <w:rPr>
          <w:rFonts w:ascii="Times New Roman" w:hAnsi="Times New Roman" w:cs="Times New Roman"/>
          <w:sz w:val="24"/>
          <w:szCs w:val="24"/>
          <w:lang w:val="en-US"/>
        </w:rPr>
        <w:t>phangorn</w:t>
      </w:r>
      <w:proofErr w:type="spellEnd"/>
      <w:r>
        <w:rPr>
          <w:rFonts w:ascii="Times New Roman" w:hAnsi="Times New Roman" w:cs="Times New Roman"/>
          <w:sz w:val="24"/>
          <w:szCs w:val="24"/>
          <w:lang w:val="en-US"/>
        </w:rPr>
        <w:t xml:space="preserve"> package (</w:t>
      </w:r>
      <w:proofErr w:type="spellStart"/>
      <w:r>
        <w:rPr>
          <w:rFonts w:ascii="Times New Roman" w:hAnsi="Times New Roman" w:cs="Times New Roman"/>
          <w:sz w:val="24"/>
          <w:szCs w:val="24"/>
          <w:lang w:val="en-US"/>
        </w:rPr>
        <w:t>Schliep</w:t>
      </w:r>
      <w:proofErr w:type="spellEnd"/>
      <w:r>
        <w:rPr>
          <w:rFonts w:ascii="Times New Roman" w:hAnsi="Times New Roman" w:cs="Times New Roman"/>
          <w:sz w:val="24"/>
          <w:szCs w:val="24"/>
          <w:lang w:val="en-US"/>
        </w:rPr>
        <w:t xml:space="preserve"> 2011) in R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computing.","type":"article-journal"},"uris":["http://www.mendeley.com/documents/?uuid=27a9d0f6-3c19-4051-8cdf-62101f69fd76","http://www.mendeley.com/documents/?uuid=139fdb05-e9bb-4492-8555-c1d1250def22"]}],"mendeley":{"formattedCitation":"(Team, 2018)","manualFormatting":"(R Core Team, 2018)","plainTextFormattedCitation":"(Team, 2018)","previouslyFormattedCitation":"(Team, 2018)"},"properties":{"noteIndex":0},"schema":"https://github.com/citation-style-language/schema/raw/master/csl-citation.json"}</w:instrText>
      </w:r>
      <w:r>
        <w:rPr>
          <w:rFonts w:ascii="Times New Roman" w:hAnsi="Times New Roman" w:cs="Times New Roman"/>
          <w:sz w:val="24"/>
          <w:szCs w:val="24"/>
          <w:lang w:val="en-US"/>
        </w:rPr>
        <w:fldChar w:fldCharType="separate"/>
      </w:r>
      <w:r w:rsidRPr="00695DB5">
        <w:rPr>
          <w:rFonts w:ascii="Times New Roman" w:hAnsi="Times New Roman" w:cs="Times New Roman"/>
          <w:noProof/>
          <w:sz w:val="24"/>
          <w:szCs w:val="24"/>
          <w:lang w:val="en-US"/>
        </w:rPr>
        <w:t>(</w:t>
      </w:r>
      <w:r>
        <w:rPr>
          <w:rFonts w:ascii="Times New Roman" w:hAnsi="Times New Roman" w:cs="Times New Roman"/>
          <w:noProof/>
          <w:sz w:val="24"/>
          <w:szCs w:val="24"/>
          <w:lang w:val="en-US"/>
        </w:rPr>
        <w:t xml:space="preserve">R Core </w:t>
      </w:r>
      <w:r w:rsidRPr="00695DB5">
        <w:rPr>
          <w:rFonts w:ascii="Times New Roman" w:hAnsi="Times New Roman" w:cs="Times New Roman"/>
          <w:noProof/>
          <w:sz w:val="24"/>
          <w:szCs w:val="24"/>
          <w:lang w:val="en-US"/>
        </w:rPr>
        <w:t>Team,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1A641375" w14:textId="77777777" w:rsidR="00B229E4" w:rsidRPr="001D5277" w:rsidRDefault="00B229E4" w:rsidP="00B229E4">
      <w:pPr>
        <w:autoSpaceDE w:val="0"/>
        <w:autoSpaceDN w:val="0"/>
        <w:adjustRightInd w:val="0"/>
        <w:spacing w:line="480" w:lineRule="auto"/>
        <w:jc w:val="both"/>
        <w:rPr>
          <w:rFonts w:ascii="Times New Roman" w:hAnsi="Times New Roman" w:cs="Times New Roman"/>
          <w:i/>
          <w:iCs/>
          <w:sz w:val="24"/>
          <w:szCs w:val="24"/>
          <w:lang w:val="en-US"/>
        </w:rPr>
      </w:pPr>
      <w:r w:rsidRPr="001D5277">
        <w:rPr>
          <w:rFonts w:ascii="Times New Roman" w:hAnsi="Times New Roman" w:cs="Times New Roman"/>
          <w:i/>
          <w:iCs/>
          <w:sz w:val="24"/>
          <w:szCs w:val="24"/>
          <w:lang w:val="en-US"/>
        </w:rPr>
        <w:t>Ancestral area reconstruction</w:t>
      </w:r>
    </w:p>
    <w:p w14:paraId="0C4B2FDF" w14:textId="43F37280" w:rsidR="00B229E4" w:rsidRDefault="00B229E4" w:rsidP="00B229E4">
      <w:pPr>
        <w:autoSpaceDE w:val="0"/>
        <w:autoSpaceDN w:val="0"/>
        <w:adjustRightInd w:val="0"/>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Since OTT and TNC predictions specifies the timing and frequency in which species disperse from tropical to temperate regions we used reconstruction of ancestral area</w:t>
      </w:r>
      <w:r w:rsidR="00182A5E">
        <w:rPr>
          <w:rFonts w:ascii="Times New Roman" w:hAnsi="Times New Roman" w:cs="Times New Roman"/>
          <w:sz w:val="24"/>
          <w:szCs w:val="24"/>
          <w:lang w:val="en-US"/>
        </w:rPr>
        <w:t>s</w:t>
      </w:r>
      <w:r>
        <w:rPr>
          <w:rFonts w:ascii="Times New Roman" w:hAnsi="Times New Roman" w:cs="Times New Roman"/>
          <w:sz w:val="24"/>
          <w:szCs w:val="24"/>
          <w:lang w:val="en-US"/>
        </w:rPr>
        <w:t xml:space="preserve"> of the Tyran</w:t>
      </w:r>
      <w:r w:rsidR="00473A86">
        <w:rPr>
          <w:rFonts w:ascii="Times New Roman" w:hAnsi="Times New Roman" w:cs="Times New Roman"/>
          <w:sz w:val="24"/>
          <w:szCs w:val="24"/>
          <w:lang w:val="en-US"/>
        </w:rPr>
        <w:t>n</w:t>
      </w:r>
      <w:r>
        <w:rPr>
          <w:rFonts w:ascii="Times New Roman" w:hAnsi="Times New Roman" w:cs="Times New Roman"/>
          <w:sz w:val="24"/>
          <w:szCs w:val="24"/>
          <w:lang w:val="en-US"/>
        </w:rPr>
        <w:t>idae species based on its occurrence in</w:t>
      </w:r>
      <w:r w:rsidR="00182A5E">
        <w:rPr>
          <w:rFonts w:ascii="Times New Roman" w:hAnsi="Times New Roman" w:cs="Times New Roman"/>
          <w:sz w:val="24"/>
          <w:szCs w:val="24"/>
          <w:lang w:val="en-US"/>
        </w:rPr>
        <w:t xml:space="preserve"> South American</w:t>
      </w:r>
      <w:r>
        <w:rPr>
          <w:rFonts w:ascii="Times New Roman" w:hAnsi="Times New Roman" w:cs="Times New Roman"/>
          <w:sz w:val="24"/>
          <w:szCs w:val="24"/>
          <w:lang w:val="en-US"/>
        </w:rPr>
        <w:t xml:space="preserve"> biomes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{"citationItems":[{"id":"ITEM-1","itemData":{"DOI":"10.21425/f5fbg19694","ISSN":"1948-6596","abstract":"Historical biogeography has been characterized by a large diversity of methods and unresolved debates about which processes, such as dispersal or vicariance, are most important for explaining distributions. A new R package, BioGeoBEARS, implements many models in a common likelihood framework, so that standard statistical model selection procedures can be applied to let the data choose the best model. Available models include a likelihood version of DIVA (“DIVALIKE”), LAGRANGE’s DEC model, and BAYAREA, as well as “+J” versions of these models which include founder-event speciation, an important process left out of most inference methods. I use BioGeoBEARS on a large sample of island and non-island clades (including two fossil clades) to show that founder-event speciation is a crucial process in almost every clade, and that most published datasets reject the non-J models currently in widespread use. BioGeoBEARS is open-source and freely available for installation at the Comprehensive R Archive Network at http://CRAN.R-project.org/package=BioGeoBEARS. A step-by-step tutorial is available at http://phylo.wikidot.com/biogeobears.","author":[{"dropping-particle":"","family":"Matzke","given":"Nicholas Joseph","non-dropping-particle":"","parse-names":false,"suffix":""}],"container-title":"Frontiers of Biogeography","id":"ITEM-1","issue":"4","issued":{"date-parts":[["2013"]]},"title":"Probabilistic historical biogeography: new models for founder-event speciation, imperfect detection, and fossils allow improved accuracy and model-testing","type":"article-journal","volume":"5"},"uris":["http://www.mendeley.com/documents/?uuid=7d154180-47d4-4366-8de0-356d4d496b2d","http://www.mendeley.com/documents/?uuid=64c7a500-7d7c-4b6c-997b-c017613c4ab8"]}],"mendeley":{"formattedCitation":"(Matzke, 2013)","plainTextFormattedCitation":"(Matzke, 2013)","previouslyFormattedCitation":"(Matzke,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(Matzke,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We adapted the biomes classification proposed by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{"citationItems":[{"id":"ITEM-1","itemData":{"DOI":"10.1641/0006-3568(2001)051[0933:TEOTWA]2.0.CO;2","ISBN":"0006-3568","ISSN":"0006-3568","PMID":"437","abstract":"A NEW GLOBAL MAP OF TERRESTRIAL ECOREGIONS PROVIDES AN INNOVATIVE TOOL FOR CONSERVING BIODIVERSITY","author":[{"dropping-particle":"","family":"Olson","given":"David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C.","non-dropping-particle":"","parse-names":false,"suffix":""},{"dropping-particle":"","family":"Loucks","given":"Colby J.","non-dropping-particle":"","parse-names":false,"suffix":""},{"dropping-particle":"","family":"Allnutt","given":"Thomas F.","non-dropping-particle":"","parse-names":false,"suffix":""},{"dropping-particle":"","family":"Ricketts","given":"Taylor H.","non-dropping-particle":"","parse-names":false,"suffix":""},{"dropping-particle":"","family":"Kura","given":"Yumiko","non-dropping-particle":"","parse-names":false,"suffix":""},{"dropping-particle":"","family":"Lamoreux","given":"John F.","non-dropping-particle":"","parse-names":false,"suffix":""},{"dropping-particle":"","family":"Wettengel","given":"Wesley W.","non-dropping-particle":"","parse-names":false,"suffix":""},{"dropping-particle":"","family":"Hedao","given":"Prashant","non-dropping-particle":"","parse-names":false,"suffix":""},{"dropping-particle":"","family":"Kassem","given":"Kenneth R.","non-dropping-particle":"","parse-names":false,"suffix":""}],"container-title":"BioScience","id":"ITEM-1","issue":"11","issued":{"date-parts":[["2001"]]},"page":"933","title":"Terrestrial Ecoregions of the World: A New Map of Life on Earth","type":"article-journal","volume":"51"},"uris":["http://www.mendeley.com/documents/?uuid=7a925d48-887e-43ec-a1c6-cc3de3ea5bbf","http://www.mendeley.com/documents/?uuid=bcbfcf74-fe99-471f-a457-00eaf59620c4"]}],"mendeley":{"formattedCitation":"(Olson &lt;i&gt;et al.&lt;/i&gt;, 2001)","manualFormatting":"Olson et al. (2001)","plainTextFormattedCitation":"(Olson et al., 2001)","previouslyFormattedCitation":"(Olson et al., 2001)"},"properties":{"noteIndex":0},"schema":"https://github.com/citation-style-language/schema/raw/master/csl-citation.json"}</w:instrText>
      </w:r>
      <w:r>
        <w:rPr>
          <w:rFonts w:ascii="Times New Roman" w:hAnsi="Times New Roman" w:cs="Times New Roman"/>
          <w:sz w:val="24"/>
          <w:szCs w:val="24"/>
          <w:lang w:val="en-US"/>
        </w:rPr>
        <w:fldChar w:fldCharType="separate"/>
      </w:r>
      <w:r w:rsidRPr="004C40FB">
        <w:rPr>
          <w:rFonts w:ascii="Times New Roman" w:hAnsi="Times New Roman" w:cs="Times New Roman"/>
          <w:noProof/>
          <w:sz w:val="24"/>
          <w:szCs w:val="24"/>
          <w:lang w:val="en-US"/>
        </w:rPr>
        <w:t>Olson et al.</w:t>
      </w:r>
      <w:r>
        <w:rPr>
          <w:rFonts w:ascii="Times New Roman" w:hAnsi="Times New Roman" w:cs="Times New Roman"/>
          <w:noProof/>
          <w:sz w:val="24"/>
          <w:szCs w:val="24"/>
          <w:lang w:val="en-US"/>
        </w:rPr>
        <w:t xml:space="preserve"> (</w:t>
      </w:r>
      <w:r w:rsidRPr="004C40FB">
        <w:rPr>
          <w:rFonts w:ascii="Times New Roman" w:hAnsi="Times New Roman" w:cs="Times New Roman"/>
          <w:noProof/>
          <w:sz w:val="24"/>
          <w:szCs w:val="24"/>
          <w:lang w:val="en-US"/>
        </w:rPr>
        <w:t>2001)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aggregating small and near</w:t>
      </w:r>
      <w:r w:rsidR="00182A5E">
        <w:rPr>
          <w:rFonts w:ascii="Times New Roman" w:hAnsi="Times New Roman" w:cs="Times New Roman"/>
          <w:sz w:val="24"/>
          <w:szCs w:val="24"/>
          <w:lang w:val="en-US"/>
        </w:rPr>
        <w:t>by</w:t>
      </w:r>
      <w:r>
        <w:rPr>
          <w:rFonts w:ascii="Times New Roman" w:hAnsi="Times New Roman" w:cs="Times New Roman"/>
          <w:sz w:val="24"/>
          <w:szCs w:val="24"/>
          <w:lang w:val="en-US"/>
        </w:rPr>
        <w:t xml:space="preserve"> biomes in order to </w:t>
      </w:r>
      <w:r w:rsidR="00182A5E">
        <w:rPr>
          <w:rFonts w:ascii="Times New Roman" w:hAnsi="Times New Roman" w:cs="Times New Roman"/>
          <w:sz w:val="24"/>
          <w:szCs w:val="24"/>
          <w:lang w:val="en-US"/>
        </w:rPr>
        <w:t>reduce the number of biomes to ten.</w:t>
      </w:r>
      <w:r>
        <w:rPr>
          <w:rFonts w:ascii="Times New Roman" w:hAnsi="Times New Roman" w:cs="Times New Roman"/>
          <w:sz w:val="24"/>
          <w:szCs w:val="24"/>
          <w:lang w:val="en-US"/>
        </w:rPr>
        <w:t xml:space="preserve"> This was done to overcome limitations imposed by</w:t>
      </w:r>
      <w:r w:rsidR="00182A5E">
        <w:rPr>
          <w:rFonts w:ascii="Times New Roman" w:hAnsi="Times New Roman" w:cs="Times New Roman"/>
          <w:sz w:val="24"/>
          <w:szCs w:val="24"/>
          <w:lang w:val="en-US"/>
        </w:rPr>
        <w:t xml:space="preserve"> ancestral reconstruction methods with large numbers of character states.</w:t>
      </w:r>
      <w:r>
        <w:rPr>
          <w:rFonts w:ascii="Times New Roman" w:hAnsi="Times New Roman" w:cs="Times New Roman"/>
          <w:sz w:val="24"/>
          <w:szCs w:val="24"/>
          <w:lang w:val="en-US"/>
        </w:rPr>
        <w:t xml:space="preserve"> </w:t>
      </w:r>
    </w:p>
    <w:p w14:paraId="3B78329D" w14:textId="5CE486A0" w:rsidR="00B229E4" w:rsidRDefault="00B229E4" w:rsidP="00B229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We estimate</w:t>
      </w:r>
      <w:r w:rsidR="00D9504D">
        <w:rPr>
          <w:rFonts w:ascii="Times New Roman" w:hAnsi="Times New Roman" w:cs="Times New Roman"/>
          <w:sz w:val="24"/>
          <w:szCs w:val="24"/>
          <w:lang w:val="en-US"/>
        </w:rPr>
        <w:t>d</w:t>
      </w:r>
      <w:r>
        <w:rPr>
          <w:rFonts w:ascii="Times New Roman" w:hAnsi="Times New Roman" w:cs="Times New Roman"/>
          <w:sz w:val="24"/>
          <w:szCs w:val="24"/>
          <w:lang w:val="en-US"/>
        </w:rPr>
        <w:t xml:space="preserve"> the ancestral area of Tyran</w:t>
      </w:r>
      <w:r w:rsidR="00D9504D">
        <w:rPr>
          <w:rFonts w:ascii="Times New Roman" w:hAnsi="Times New Roman" w:cs="Times New Roman"/>
          <w:sz w:val="24"/>
          <w:szCs w:val="24"/>
          <w:lang w:val="en-US"/>
        </w:rPr>
        <w:t>n</w:t>
      </w:r>
      <w:r>
        <w:rPr>
          <w:rFonts w:ascii="Times New Roman" w:hAnsi="Times New Roman" w:cs="Times New Roman"/>
          <w:sz w:val="24"/>
          <w:szCs w:val="24"/>
          <w:lang w:val="en-US"/>
        </w:rPr>
        <w:t>idae species based on six model</w:t>
      </w:r>
      <w:r w:rsidR="00D9504D">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00182A5E">
        <w:rPr>
          <w:rFonts w:ascii="Times New Roman" w:hAnsi="Times New Roman" w:cs="Times New Roman"/>
          <w:sz w:val="24"/>
          <w:szCs w:val="24"/>
          <w:lang w:val="en-US"/>
        </w:rPr>
        <w:t xml:space="preserve">implemented </w:t>
      </w:r>
      <w:r>
        <w:rPr>
          <w:rFonts w:ascii="Times New Roman" w:hAnsi="Times New Roman" w:cs="Times New Roman"/>
          <w:sz w:val="24"/>
          <w:szCs w:val="24"/>
          <w:lang w:val="en-US"/>
        </w:rPr>
        <w:t xml:space="preserve">in </w:t>
      </w:r>
      <w:proofErr w:type="spellStart"/>
      <w:r>
        <w:rPr>
          <w:rFonts w:ascii="Times New Roman" w:hAnsi="Times New Roman" w:cs="Times New Roman"/>
          <w:sz w:val="24"/>
          <w:szCs w:val="24"/>
          <w:lang w:val="en-US"/>
        </w:rPr>
        <w:t>BioGeoBEARS</w:t>
      </w:r>
      <w:proofErr w:type="spellEnd"/>
      <w:r w:rsidR="00182A5E">
        <w:rPr>
          <w:rFonts w:ascii="Times New Roman" w:hAnsi="Times New Roman" w:cs="Times New Roman"/>
          <w:sz w:val="24"/>
          <w:szCs w:val="24"/>
          <w:lang w:val="en-US"/>
        </w:rPr>
        <w:t xml:space="preserve">: DIVA, DEC and </w:t>
      </w:r>
      <w:proofErr w:type="spellStart"/>
      <w:r w:rsidR="00182A5E">
        <w:rPr>
          <w:rFonts w:ascii="Times New Roman" w:hAnsi="Times New Roman" w:cs="Times New Roman"/>
          <w:sz w:val="24"/>
          <w:szCs w:val="24"/>
          <w:lang w:val="en-US"/>
        </w:rPr>
        <w:t>BayArea</w:t>
      </w:r>
      <w:proofErr w:type="spellEnd"/>
      <w:r w:rsidR="00182A5E">
        <w:rPr>
          <w:rFonts w:ascii="Times New Roman" w:hAnsi="Times New Roman" w:cs="Times New Roman"/>
          <w:sz w:val="24"/>
          <w:szCs w:val="24"/>
          <w:lang w:val="en-US"/>
        </w:rPr>
        <w:t>, each model with and without the jump parameter</w:t>
      </w:r>
      <w:r>
        <w:rPr>
          <w:rFonts w:ascii="Times New Roman" w:hAnsi="Times New Roman" w:cs="Times New Roman"/>
          <w:sz w:val="24"/>
          <w:szCs w:val="24"/>
          <w:lang w:val="en-US"/>
        </w:rPr>
        <w:t>. T</w:t>
      </w:r>
      <w:r w:rsidRPr="00657C1E">
        <w:rPr>
          <w:rFonts w:ascii="Times New Roman" w:hAnsi="Times New Roman" w:cs="Times New Roman"/>
          <w:sz w:val="24"/>
          <w:szCs w:val="24"/>
          <w:lang w:val="en-US"/>
        </w:rPr>
        <w:t>he parsimony‐based Dispersal‐Vicariance Analysis</w:t>
      </w:r>
      <w:r>
        <w:rPr>
          <w:rFonts w:ascii="Times New Roman" w:hAnsi="Times New Roman" w:cs="Times New Roman"/>
          <w:sz w:val="24"/>
          <w:szCs w:val="24"/>
          <w:lang w:val="en-US"/>
        </w:rPr>
        <w:t xml:space="preserve"> (DIVA)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{"citationItems":[{"id":"ITEM-1","itemData":{"DOI":"10.1093/sysbio/46.1.195","ISSN":"10635157","abstract":"Quantification in historical biogeography has usually been based on the search for a single branching relationship among areas of endemism. Unlike organisms, however, areas rarely have a unique hierarchical history. Dispersal barriers appear and disappear and may have different effects on different species. As a result, the biota of an area may consist of several components with separate histories, each of which may be reticulate rather than branching. In an attempt to address these problems, I present a new biogeographic method, dispersal-vicariance analysis, which reconstructs the ancestral distributions in a given phylogeny without any prior assumptions about the form of area relationships. A three-dimensional step matrix based on a simple biogeographic model is used in the reconstruction. Speciation is assumed to subdivide the ranges of widespread species into vicariant components; the optimal ancestral distributions are those that minimize the number of implied dispersal and extinction events. Exact algorithms that find the optimal reconstruction(s) are described. In addition to their use in taxon biogeography, the inferred distribution histories of individual groups serve as a basis for the study of general patterns in historical biogeography, particularly if the relative age of the nodes in the source cladograms is known.","author":[{"dropping-particle":"","family":"Ronquist","given":"Fredrik","non-dropping-particle":"","parse-names":false,"suffix":""}],"container-title":"Systematic Biology","id":"ITEM-1","issue":"1","issued":{"date-parts":[["1997"]]},"page":"195-203","title":"Dispersal-vicariance analysis: A new approach to the quantification of historical biogeography","type":"article-journal","volume":"46"},"uris":["http://www.mendeley.com/documents/?uuid=fdde8314-0b94-453d-8fc0-ae9e0a2bba88","http://www.mendeley.com/documents/?uuid=58af0b00-5a7a-4f24-908c-1cb3af3b1fc3"]}],"mendeley":{"formattedCitation":"(Ronquist, 1997)","plainTextFormattedCitation":"(Ronquist, 1997)","previouslyFormattedCitation":"(Ronquist, 1997)"},"properties":{"noteIndex":0},"schema":"https://github.com/citation-style-language/schema/raw/master/csl-citation.json"}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(Ronquist,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emphasizes the vicariance process in speciation. DIVA assumes that the area of </w:t>
      </w:r>
      <w:r w:rsidRPr="009779DF">
        <w:rPr>
          <w:rFonts w:ascii="Times New Roman" w:hAnsi="Times New Roman" w:cs="Times New Roman"/>
          <w:sz w:val="24"/>
          <w:szCs w:val="24"/>
          <w:lang w:val="en-US"/>
        </w:rPr>
        <w:t xml:space="preserve">daughter </w:t>
      </w:r>
      <w:r>
        <w:rPr>
          <w:rFonts w:ascii="Times New Roman" w:hAnsi="Times New Roman" w:cs="Times New Roman"/>
          <w:sz w:val="24"/>
          <w:szCs w:val="24"/>
          <w:lang w:val="en-US"/>
        </w:rPr>
        <w:t xml:space="preserve">species is a part of the areas of the ancestral species (vicariance), unless the ancestor occupies a single area, then sympatry is allowed. The </w:t>
      </w:r>
      <w:r w:rsidRPr="00F96943">
        <w:rPr>
          <w:rFonts w:ascii="Times New Roman" w:hAnsi="Times New Roman" w:cs="Times New Roman"/>
          <w:sz w:val="24"/>
          <w:szCs w:val="24"/>
          <w:lang w:val="en-US"/>
        </w:rPr>
        <w:t>Dispersal‐Extinction Cladogenesis</w:t>
      </w:r>
      <w:r>
        <w:rPr>
          <w:rFonts w:ascii="Times New Roman" w:hAnsi="Times New Roman" w:cs="Times New Roman"/>
          <w:sz w:val="24"/>
          <w:szCs w:val="24"/>
          <w:lang w:val="en-US"/>
        </w:rPr>
        <w:t xml:space="preserve"> (DEC) model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{"citationItems":[{"id":"ITEM-1","itemData":{"DOI":"10.1080/10635150701883881","ISSN":"10635157","abstract":"In historical biogeography,model-based inference methods for reconstructing the evolution of geographic ranges on phylogenetic trees are poorly developed relative to the diversity of analogous methods available for inferring character evolution. We attempt to rectify this deficiency by constructing a dispersal-extinction-cladogenesis (DEC) model for geographic range evolution that specifies instantaneous transition rates between discrete states (ranges) along phylogenetic branches and apply it to estimating likelihoods of ancestral states (range inheritance scenarios) at cladogenesis events. Unlike an earlier version of this approach, the present model allows for an analytical solution to probabilities of range transitions as a function of time, enabling free parameters in the model, rates of dispersal, and local extinction to be estimated by maximum likelihood. Simulation results indicate that accurate parameter estimates may be difficult to obtain in practice but also show that ancestral range inheritance scenarios nevertheless can be correctly recovered with high success if rates of range evolution are low relative to the rate of cladogenesis. We apply the DEC model to a previously published, exemplary case study of island biogeography involving Hawaiian endemic angiosperms in Psychotria (Rubiaceae), showing how the DEC model can be iteratively refined from inspecting inferences of range evolution and also how geological constraints involving times of island origin may be imposed on the likelihood function. The DEC model is sufficiently similar to character models that it might serve as a gateway through which many existing comparative methods for characters could be imported into the realm of historical biogeography; moreover, it might also inspire the conceptual expansion of character models toward inclusion of evolutionary change as directly coincident, either as cause or consequence, with cladogenesis events. The DEC model is thus an incremental advance that highlights considerable potential in the nascent field of model-based historical biogeographic inference. Copyright © Society of Systematic Biologists.","author":[{"dropping-particle":"","family":"Ree","given":"Richard H.","non-dropping-particle":"","parse-names":false,"suffix":""},{"dropping-particle":"","family":"Smith","given":"Stephen A.","non-dropping-particle":"","parse-names":false,"suffix":""}],"container-title":"Systematic Biology","id":"ITEM-1","issue":"1","issued":{"date-parts":[["2008"]]},"page":"4-14","title":"Maximum likelihood inference of geographic range evolution by dispersal, local extinction, and cladogenesis","type":"article-journal","volume":"57"},"uris":["http://www.mendeley.com/documents/?uuid=b996fe18-7628-4110-a40c-36f74e7ec9ad","http://www.mendeley.com/documents/?uuid=2193a817-92f4-4d88-b993-9ecce4003491"]}],"mendeley":{"formattedCitation":"(Ree &amp; Smith, 2008)","plainTextFormattedCitation":"(Ree &amp; Smith, 2008)","previouslyFormattedCitation":"(Ree &amp; Smith, 2008)"},"properties":{"noteIndex":0},"schema":"https://github.com/citation-style-language/schema/raw/master/csl-citation.json"}</w:instrText>
      </w:r>
      <w:r>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(Ree &amp; Smith, 2008)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assumes that both vicariance and sympatry could origin daughter species. In DEC model the area </w:t>
      </w:r>
      <w:r>
        <w:rPr>
          <w:rFonts w:ascii="Times New Roman" w:hAnsi="Times New Roman" w:cs="Times New Roman"/>
          <w:sz w:val="24"/>
          <w:szCs w:val="24"/>
          <w:lang w:val="en-US"/>
        </w:rPr>
        <w:lastRenderedPageBreak/>
        <w:t xml:space="preserve">occupied by a daughter species could be the same of its ancestor or a subset of the ancestor’s area. However, DEC model assumes that new species could occupy only one of the ancestor’s areas, in both sympatry and vicariance processes. The </w:t>
      </w:r>
      <w:proofErr w:type="spellStart"/>
      <w:r>
        <w:rPr>
          <w:rFonts w:ascii="Times New Roman" w:hAnsi="Times New Roman" w:cs="Times New Roman"/>
          <w:sz w:val="24"/>
          <w:szCs w:val="24"/>
          <w:lang w:val="en-US"/>
        </w:rPr>
        <w:t>BayArea</w:t>
      </w:r>
      <w:proofErr w:type="spellEnd"/>
      <w:r>
        <w:rPr>
          <w:rFonts w:ascii="Times New Roman" w:hAnsi="Times New Roman" w:cs="Times New Roman"/>
          <w:sz w:val="24"/>
          <w:szCs w:val="24"/>
          <w:lang w:val="en-US"/>
        </w:rPr>
        <w:t xml:space="preserve"> model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{"citationItems":[{"id":"ITEM-1","itemData":{"DOI":"10.1093/sysbio/syt040","ISSN":"10635157","abstract":"Historical biogeography is increasingly studied from an explicitly statistical perspective, using stochastic models to describe the evolution of species range as a continuous-time Markov process of dispersal between and extinction within a set of discrete geographic areas. The main constraint of these methods is the computational limit on the number of areas that can be specified. We propose a Bayesian approach for inferring biogeographic history that extends the application of biogeographic models to the analysis of more realistic problems that involve a large number of areas. Our solution is based on a \"data-augmentation\" approach, in which we first populate the tree with a history of biogeographic events that is consistent with the observed species ranges at the tips of the tree. We then calculate the likelihood of a given history by adopting a mechanistic interpretation of the instantaneous-rate matrix, which specifies both the exponential waiting times between biogeographic events and the relative probabilities of each biogeographic change. We develop this approach in a Bayesian framework, marginalizing over all possible biogeographic histories using Markov chain Monte Carlo (MCMC). Besides dramatically increasing the number of areas that can be accommodated in a biogeographic analysis, our method allows the parameters of a given biogeographic model to be estimated and different biogeographic models to be objectively compared. Our approach is implemented in the program, BayArea. © The Author(s) 2013.","author":[{"dropping-particle":"","family":"Landis","given":"Michael J.","non-dropping-particle":"","parse-names":false,"suffix":""},{"dropping-particle":"","family":"Matzke","given":"Nicholas J.","non-dropping-particle":"","parse-names":false,"suffix":""},{"dropping-particle":"","family":"Moore","given":"Brian R.","non-dropping-particle":"","parse-names":false,"suffix":""},{"dropping-particle":"","family":"Huelsenbeck","given":"John P.","non-dropping-particle":"","parse-names":false,"suffix":""}],"container-title":"Systematic Biology","id":"ITEM-1","issue":"6","issued":{"date-parts":[["2013"]]},"page":"789-804","title":"Bayesian analysis of biogeography when the number of areas is large","type":"article-journal","volume":"62"},"uris":["http://www.mendeley.com/documents/?uuid=e0de2193-505d-47ef-91dd-aea899000b45","http://www.mendeley.com/documents/?uuid=30cf2b1e-f99f-435f-8dd6-aed08a133800"]}],"mendeley":{"formattedCitation":"(Landis &lt;i&gt;et al.&lt;/i&gt;, 2013)","plainTextFormattedCitation":"(Landis et al., 2013)","previouslyFormattedCitation":"(Landis, Matzke, Moore, &amp; Huelsenbeck, 2013)"},"properties":{"noteIndex":0},"schema":"https://github.com/citation-style-language/schema/raw/master/csl-citation.json"}</w:instrText>
      </w:r>
      <w:r>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(Landis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assumes that speciation occurs only in sympatry, then the daughter species occupy the same areas of its ancestor, which can be single or multiple areas. Other three models are provided by including the founder effects to all models previous described. Thus, in these models a daughter species could ‘jump’ to </w:t>
      </w:r>
      <w:r w:rsidR="00D72E2C">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new area not occupied by its ancestor. These models are coded including a ‘+J’ to the model abbreviation. </w:t>
      </w:r>
    </w:p>
    <w:p w14:paraId="0D3A7825" w14:textId="1CD7C14D" w:rsidR="00B229E4" w:rsidRDefault="00B229E4" w:rsidP="00133D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allowed species </w:t>
      </w:r>
      <w:r w:rsidR="008D52F3">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belong </w:t>
      </w:r>
      <w:r w:rsidR="008D52F3">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up </w:t>
      </w:r>
      <w:r w:rsidR="00133DAF">
        <w:rPr>
          <w:rFonts w:ascii="Times New Roman" w:hAnsi="Times New Roman" w:cs="Times New Roman"/>
          <w:sz w:val="24"/>
          <w:szCs w:val="24"/>
          <w:lang w:val="en-US"/>
        </w:rPr>
        <w:t xml:space="preserve">to </w:t>
      </w:r>
      <w:r>
        <w:rPr>
          <w:rFonts w:ascii="Times New Roman" w:hAnsi="Times New Roman" w:cs="Times New Roman"/>
          <w:sz w:val="24"/>
          <w:szCs w:val="24"/>
          <w:lang w:val="en-US"/>
        </w:rPr>
        <w:t>three biomes</w:t>
      </w:r>
      <w:r w:rsidRPr="006310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based on the most frequent biomes that </w:t>
      </w:r>
      <w:r w:rsidR="008D52F3">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species </w:t>
      </w:r>
      <w:r w:rsidR="008D52F3">
        <w:rPr>
          <w:rFonts w:ascii="Times New Roman" w:hAnsi="Times New Roman" w:cs="Times New Roman"/>
          <w:sz w:val="24"/>
          <w:szCs w:val="24"/>
          <w:lang w:val="en-US"/>
        </w:rPr>
        <w:t>occurred</w:t>
      </w:r>
      <w:r>
        <w:rPr>
          <w:rFonts w:ascii="Times New Roman" w:hAnsi="Times New Roman" w:cs="Times New Roman"/>
          <w:sz w:val="24"/>
          <w:szCs w:val="24"/>
          <w:lang w:val="en-US"/>
        </w:rPr>
        <w:t>. After running all six models we conduct model selection using Akaike Information Criterion to discriminate which one provides the best estimation of ancestral areas. The best ranked model of ancestral area estimation was used for the calculation of time arrival of species’ lineage in a biome.</w:t>
      </w:r>
    </w:p>
    <w:p w14:paraId="171FE562" w14:textId="77777777" w:rsidR="00B229E4" w:rsidRPr="001D5277" w:rsidRDefault="00B229E4" w:rsidP="00B229E4">
      <w:pPr>
        <w:autoSpaceDE w:val="0"/>
        <w:autoSpaceDN w:val="0"/>
        <w:adjustRightInd w:val="0"/>
        <w:spacing w:line="480" w:lineRule="auto"/>
        <w:rPr>
          <w:rFonts w:ascii="Times New Roman" w:hAnsi="Times New Roman" w:cs="Times New Roman"/>
          <w:i/>
          <w:sz w:val="24"/>
          <w:szCs w:val="24"/>
          <w:lang w:val="en-US"/>
        </w:rPr>
      </w:pPr>
      <w:r w:rsidRPr="001D5277">
        <w:rPr>
          <w:rFonts w:ascii="Times New Roman" w:hAnsi="Times New Roman" w:cs="Times New Roman"/>
          <w:i/>
          <w:sz w:val="24"/>
          <w:szCs w:val="24"/>
          <w:lang w:val="en-US"/>
        </w:rPr>
        <w:t>Quantifying phylogenetic patterns</w:t>
      </w:r>
    </w:p>
    <w:p w14:paraId="3DAF8E15" w14:textId="601161FA" w:rsidR="00B229E4" w:rsidRDefault="00B229E4" w:rsidP="00B229E4">
      <w:pPr>
        <w:spacing w:line="480" w:lineRule="auto"/>
        <w:ind w:firstLine="708"/>
        <w:jc w:val="both"/>
        <w:rPr>
          <w:rFonts w:ascii="Times New Roman" w:hAnsi="Times New Roman" w:cs="Times New Roman"/>
          <w:bCs/>
          <w:sz w:val="24"/>
          <w:szCs w:val="24"/>
          <w:lang w:val="en-US" w:eastAsia="es-ES"/>
        </w:rPr>
      </w:pPr>
      <w:commentRangeStart w:id="13"/>
      <w:r>
        <w:rPr>
          <w:rFonts w:ascii="Times New Roman" w:hAnsi="Times New Roman"/>
          <w:bCs/>
          <w:sz w:val="24"/>
          <w:szCs w:val="24"/>
          <w:lang w:val="en-US"/>
        </w:rPr>
        <w:t xml:space="preserve">We quantified the phylogenetic </w:t>
      </w:r>
      <w:r w:rsidR="00317A62">
        <w:rPr>
          <w:rFonts w:ascii="Times New Roman" w:hAnsi="Times New Roman"/>
          <w:bCs/>
          <w:sz w:val="24"/>
          <w:szCs w:val="24"/>
          <w:lang w:val="en-US"/>
        </w:rPr>
        <w:t xml:space="preserve">clustering </w:t>
      </w:r>
      <w:r>
        <w:rPr>
          <w:rFonts w:ascii="Times New Roman" w:hAnsi="Times New Roman"/>
          <w:bCs/>
          <w:sz w:val="24"/>
          <w:szCs w:val="24"/>
          <w:lang w:val="en-US"/>
        </w:rPr>
        <w:t xml:space="preserve">of the assemblages calculating net relatedness index (NRI) </w:t>
      </w:r>
      <w:r>
        <w:rPr>
          <w:rFonts w:ascii="Times New Roman" w:hAnsi="Times New Roman"/>
          <w:bCs/>
          <w:sz w:val="24"/>
          <w:szCs w:val="24"/>
          <w:lang w:val="en-US"/>
        </w:rPr>
        <w:fldChar w:fldCharType="begin" w:fldLock="1"/>
      </w:r>
      <w:r w:rsidR="00DD5FE0">
        <w:rPr>
          <w:rFonts w:ascii="Times New Roman" w:hAnsi="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&lt;i&gt;et al.&lt;/i&gt;, 2002)","plainTextFormattedCitation":"(Webb et al., 2002)","previouslyFormattedCitation":"(Webb et al., 2002)"},"properties":{"noteIndex":0},"schema":"https://github.com/citation-style-language/schema/raw/master/csl-citation.json"}</w:instrText>
      </w:r>
      <w:r>
        <w:rPr>
          <w:rFonts w:ascii="Times New Roman" w:hAnsi="Times New Roman"/>
          <w:bCs/>
          <w:sz w:val="24"/>
          <w:szCs w:val="24"/>
          <w:lang w:val="en-US"/>
        </w:rPr>
        <w:fldChar w:fldCharType="separate"/>
      </w:r>
      <w:r w:rsidR="00DD5FE0" w:rsidRPr="00DD5FE0">
        <w:rPr>
          <w:rFonts w:ascii="Times New Roman" w:hAnsi="Times New Roman"/>
          <w:bCs/>
          <w:noProof/>
          <w:sz w:val="24"/>
          <w:szCs w:val="24"/>
          <w:lang w:val="en-US"/>
        </w:rPr>
        <w:t xml:space="preserve">(Webb </w:t>
      </w:r>
      <w:r w:rsidR="00DD5FE0" w:rsidRPr="00DD5FE0">
        <w:rPr>
          <w:rFonts w:ascii="Times New Roman" w:hAnsi="Times New Roman"/>
          <w:bCs/>
          <w:i/>
          <w:noProof/>
          <w:sz w:val="24"/>
          <w:szCs w:val="24"/>
          <w:lang w:val="en-US"/>
        </w:rPr>
        <w:t>et al.</w:t>
      </w:r>
      <w:r w:rsidR="00DD5FE0" w:rsidRPr="00DD5FE0">
        <w:rPr>
          <w:rFonts w:ascii="Times New Roman" w:hAnsi="Times New Roman"/>
          <w:bCs/>
          <w:noProof/>
          <w:sz w:val="24"/>
          <w:szCs w:val="24"/>
          <w:lang w:val="en-US"/>
        </w:rPr>
        <w:t>, 2002)</w:t>
      </w:r>
      <w:r>
        <w:rPr>
          <w:rFonts w:ascii="Times New Roman" w:hAnsi="Times New Roman"/>
          <w:bCs/>
          <w:sz w:val="24"/>
          <w:szCs w:val="24"/>
          <w:lang w:val="en-US"/>
        </w:rPr>
        <w:fldChar w:fldCharType="end"/>
      </w:r>
      <w:r>
        <w:rPr>
          <w:rFonts w:ascii="Times New Roman" w:hAnsi="Times New Roman"/>
          <w:bCs/>
          <w:sz w:val="24"/>
          <w:szCs w:val="24"/>
          <w:lang w:val="en-US"/>
        </w:rPr>
        <w:t xml:space="preserve">. </w:t>
      </w:r>
      <w:r>
        <w:rPr>
          <w:rFonts w:ascii="Times New Roman" w:hAnsi="Times New Roman" w:cs="Times New Roman"/>
          <w:bCs/>
          <w:sz w:val="24"/>
          <w:szCs w:val="24"/>
          <w:lang w:val="en-US"/>
        </w:rPr>
        <w:t xml:space="preserve">NRI </w:t>
      </w:r>
      <w:commentRangeEnd w:id="13"/>
      <w:r w:rsidR="008C04AB">
        <w:rPr>
          <w:rStyle w:val="Refdecomentrio"/>
        </w:rPr>
        <w:commentReference w:id="13"/>
      </w:r>
      <w:r>
        <w:rPr>
          <w:rFonts w:ascii="Times New Roman" w:hAnsi="Times New Roman" w:cs="Times New Roman"/>
          <w:bCs/>
          <w:sz w:val="24"/>
          <w:szCs w:val="24"/>
          <w:lang w:val="en-US"/>
        </w:rPr>
        <w:t xml:space="preserve">is the standardized measure of the mean pairwise phylogenetic distance among species in an assemblage and quantifies how much cluster or </w:t>
      </w:r>
      <w:proofErr w:type="spellStart"/>
      <w:r>
        <w:rPr>
          <w:rFonts w:ascii="Times New Roman" w:hAnsi="Times New Roman" w:cs="Times New Roman"/>
          <w:bCs/>
          <w:sz w:val="24"/>
          <w:szCs w:val="24"/>
          <w:lang w:val="en-US"/>
        </w:rPr>
        <w:t>overdispersed</w:t>
      </w:r>
      <w:proofErr w:type="spellEnd"/>
      <w:r>
        <w:rPr>
          <w:rFonts w:ascii="Times New Roman" w:hAnsi="Times New Roman" w:cs="Times New Roman"/>
          <w:bCs/>
          <w:sz w:val="24"/>
          <w:szCs w:val="24"/>
          <w:lang w:val="en-US"/>
        </w:rPr>
        <w:t xml:space="preserve"> are the species of an assemblage. </w:t>
      </w:r>
      <w:r>
        <w:rPr>
          <w:rFonts w:ascii="Times New Roman" w:hAnsi="Times New Roman"/>
          <w:bCs/>
          <w:sz w:val="24"/>
          <w:szCs w:val="24"/>
          <w:lang w:val="en-US"/>
        </w:rPr>
        <w:t xml:space="preserve">Negative NRI values indicates overdispersion, i.e. species in an assemblage are less related than expected by chance, and positive NRI values indicates clustering, species in an assemblage are more related than expected by chance </w:t>
      </w:r>
      <w:r>
        <w:rPr>
          <w:rFonts w:ascii="Times New Roman" w:hAnsi="Times New Roman"/>
          <w:bCs/>
          <w:sz w:val="24"/>
          <w:szCs w:val="24"/>
          <w:lang w:val="en-US"/>
        </w:rPr>
        <w:fldChar w:fldCharType="begin" w:fldLock="1"/>
      </w:r>
      <w:r w:rsidR="00DD5FE0">
        <w:rPr>
          <w:rFonts w:ascii="Times New Roman" w:hAnsi="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&lt;i&gt;et al.&lt;/i&gt;, 2002)","plainTextFormattedCitation":"(Webb et al., 2002)","previouslyFormattedCitation":"(Webb et al., 2002)"},"properties":{"noteIndex":0},"schema":"https://github.com/citation-style-language/schema/raw/master/csl-citation.json"}</w:instrText>
      </w:r>
      <w:r>
        <w:rPr>
          <w:rFonts w:ascii="Times New Roman" w:hAnsi="Times New Roman"/>
          <w:bCs/>
          <w:sz w:val="24"/>
          <w:szCs w:val="24"/>
          <w:lang w:val="en-US"/>
        </w:rPr>
        <w:fldChar w:fldCharType="separate"/>
      </w:r>
      <w:r w:rsidR="00DD5FE0" w:rsidRPr="00DD5FE0">
        <w:rPr>
          <w:rFonts w:ascii="Times New Roman" w:hAnsi="Times New Roman"/>
          <w:bCs/>
          <w:noProof/>
          <w:sz w:val="24"/>
          <w:szCs w:val="24"/>
          <w:lang w:val="en-US"/>
        </w:rPr>
        <w:t xml:space="preserve">(Webb </w:t>
      </w:r>
      <w:r w:rsidR="00DD5FE0" w:rsidRPr="00DD5FE0">
        <w:rPr>
          <w:rFonts w:ascii="Times New Roman" w:hAnsi="Times New Roman"/>
          <w:bCs/>
          <w:i/>
          <w:noProof/>
          <w:sz w:val="24"/>
          <w:szCs w:val="24"/>
          <w:lang w:val="en-US"/>
        </w:rPr>
        <w:t>et al.</w:t>
      </w:r>
      <w:r w:rsidR="00DD5FE0" w:rsidRPr="00DD5FE0">
        <w:rPr>
          <w:rFonts w:ascii="Times New Roman" w:hAnsi="Times New Roman"/>
          <w:bCs/>
          <w:noProof/>
          <w:sz w:val="24"/>
          <w:szCs w:val="24"/>
          <w:lang w:val="en-US"/>
        </w:rPr>
        <w:t>, 2002)</w:t>
      </w:r>
      <w:r>
        <w:rPr>
          <w:rFonts w:ascii="Times New Roman" w:hAnsi="Times New Roman"/>
          <w:bCs/>
          <w:sz w:val="24"/>
          <w:szCs w:val="24"/>
          <w:lang w:val="en-US"/>
        </w:rPr>
        <w:fldChar w:fldCharType="end"/>
      </w:r>
      <w:r>
        <w:rPr>
          <w:rFonts w:ascii="Times New Roman" w:hAnsi="Times New Roman"/>
          <w:bCs/>
          <w:sz w:val="24"/>
          <w:szCs w:val="24"/>
          <w:lang w:val="en-US"/>
        </w:rPr>
        <w:t>. NRI</w:t>
      </w:r>
      <w:r>
        <w:rPr>
          <w:rFonts w:ascii="Times New Roman" w:hAnsi="Times New Roman" w:cs="Times New Roman"/>
          <w:bCs/>
          <w:sz w:val="24"/>
          <w:szCs w:val="24"/>
          <w:lang w:val="en-US"/>
        </w:rPr>
        <w:t xml:space="preserve"> </w:t>
      </w:r>
      <w:r w:rsidR="00317A62">
        <w:rPr>
          <w:rFonts w:ascii="Times New Roman" w:hAnsi="Times New Roman" w:cs="Times New Roman"/>
          <w:bCs/>
          <w:sz w:val="24"/>
          <w:szCs w:val="24"/>
          <w:lang w:val="en-US"/>
        </w:rPr>
        <w:t xml:space="preserve">was </w:t>
      </w:r>
      <w:r>
        <w:rPr>
          <w:rFonts w:ascii="Times New Roman" w:hAnsi="Times New Roman" w:cs="Times New Roman"/>
          <w:bCs/>
          <w:sz w:val="24"/>
          <w:szCs w:val="24"/>
          <w:lang w:val="en-US"/>
        </w:rPr>
        <w:t xml:space="preserve">calculated as follow: </w:t>
      </w:r>
    </w:p>
    <w:p w14:paraId="12EA9F49" w14:textId="77777777" w:rsidR="00B229E4" w:rsidRDefault="00B229E4" w:rsidP="00B229E4">
      <w:pPr>
        <w:spacing w:line="480" w:lineRule="auto"/>
        <w:ind w:firstLine="708"/>
        <w:jc w:val="both"/>
        <w:rPr>
          <w:rFonts w:ascii="Times New Roman" w:hAnsi="Times New Roman" w:cs="Times New Roman"/>
          <w:bCs/>
          <w:sz w:val="24"/>
          <w:szCs w:val="24"/>
          <w:lang w:val="en-US"/>
        </w:rPr>
      </w:pPr>
      <m:oMathPara>
        <m:oMath>
          <m:r>
            <w:rPr>
              <w:rFonts w:ascii="Cambria Math" w:hAnsi="Cambria Math" w:cs="Times New Roman"/>
              <w:sz w:val="24"/>
              <w:szCs w:val="24"/>
              <w:lang w:val="en-US"/>
            </w:rPr>
            <m:t xml:space="preserve">NRI= -1* </m:t>
          </m:r>
          <m:f>
            <m:fPr>
              <m:ctrlPr>
                <w:rPr>
                  <w:rFonts w:ascii="Cambria Math" w:hAnsi="Cambria Math"/>
                  <w:bCs/>
                  <w:i/>
                  <w:sz w:val="24"/>
                  <w:szCs w:val="24"/>
                  <w:lang w:val="en-US" w:eastAsia="es-ES"/>
                </w:rPr>
              </m:ctrlPr>
            </m:fPr>
            <m:num>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 xml:space="preserve">obs </m:t>
                  </m:r>
                </m:sub>
              </m:sSub>
              <m:r>
                <w:rPr>
                  <w:rFonts w:ascii="Cambria Math" w:hAnsi="Cambria Math" w:cs="Times New Roman"/>
                  <w:sz w:val="24"/>
                  <w:szCs w:val="24"/>
                  <w:lang w:val="en-US"/>
                </w:rPr>
                <m:t xml:space="preserve">- </m:t>
              </m:r>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num>
            <m:den>
              <m:r>
                <w:rPr>
                  <w:rFonts w:ascii="Cambria Math" w:hAnsi="Cambria Math" w:cs="Times New Roman"/>
                  <w:sz w:val="24"/>
                  <w:szCs w:val="24"/>
                  <w:lang w:val="en-US"/>
                </w:rPr>
                <m:t>sd(</m:t>
              </m:r>
              <m:sSub>
                <m:sSubPr>
                  <m:ctrlPr>
                    <w:rPr>
                      <w:rFonts w:ascii="Cambria Math" w:hAnsi="Cambria Math"/>
                      <w:bCs/>
                      <w:i/>
                      <w:sz w:val="24"/>
                      <w:szCs w:val="24"/>
                      <w:lang w:val="en-US" w:eastAsia="es-E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r>
                <w:rPr>
                  <w:rFonts w:ascii="Cambria Math" w:hAnsi="Cambria Math"/>
                  <w:sz w:val="24"/>
                  <w:szCs w:val="24"/>
                  <w:lang w:val="en-US" w:eastAsia="es-ES"/>
                </w:rPr>
                <m:t>)</m:t>
              </m:r>
            </m:den>
          </m:f>
        </m:oMath>
      </m:oMathPara>
    </w:p>
    <w:p w14:paraId="4DED7D53" w14:textId="1D6073BE" w:rsidR="00B229E4" w:rsidRDefault="00B229E4" w:rsidP="00B229E4">
      <w:pPr>
        <w:spacing w:line="480" w:lineRule="auto"/>
        <w:jc w:val="both"/>
        <w:rPr>
          <w:rFonts w:ascii="Times New Roman" w:hAnsi="Times New Roman" w:cs="Times New Roman"/>
          <w:b/>
          <w:bCs/>
          <w:sz w:val="24"/>
          <w:szCs w:val="24"/>
          <w:lang w:val="en-US"/>
        </w:rPr>
      </w:pPr>
      <w:r>
        <w:rPr>
          <w:rFonts w:ascii="Times New Roman" w:hAnsi="Times New Roman" w:cs="Times New Roman"/>
          <w:bCs/>
          <w:sz w:val="24"/>
          <w:szCs w:val="24"/>
          <w:lang w:val="en-US"/>
        </w:rPr>
        <w:lastRenderedPageBreak/>
        <w:t xml:space="preserve">where the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 xml:space="preserve">obs </m:t>
            </m:r>
          </m:sub>
        </m:sSub>
      </m:oMath>
      <w:r>
        <w:rPr>
          <w:rFonts w:ascii="Times New Roman" w:hAnsi="Times New Roman" w:cs="Times New Roman"/>
          <w:bCs/>
          <w:sz w:val="24"/>
          <w:szCs w:val="24"/>
          <w:lang w:val="en-US"/>
        </w:rPr>
        <w:t xml:space="preserve"> is the mean phylogenetic distance between two taxa in the observed assemblage,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oMath>
      <w:r>
        <w:rPr>
          <w:rFonts w:ascii="Times New Roman" w:hAnsi="Times New Roman" w:cs="Times New Roman"/>
          <w:bCs/>
          <w:sz w:val="24"/>
          <w:szCs w:val="24"/>
          <w:lang w:val="en-US"/>
        </w:rPr>
        <w:t xml:space="preserve"> is the mean phylogenetic distance between two taxa in the expected assemblage under null model</w:t>
      </w:r>
      <w:r>
        <w:rPr>
          <w:rFonts w:ascii="Times New Roman" w:hAnsi="Times New Roman" w:cs="Times New Roman"/>
          <w:bCs/>
          <w:i/>
          <w:sz w:val="24"/>
          <w:szCs w:val="24"/>
          <w:lang w:val="en-US"/>
        </w:rPr>
        <w:t xml:space="preserve">, </w:t>
      </w:r>
      <w:r>
        <w:rPr>
          <w:rFonts w:ascii="Times New Roman" w:hAnsi="Times New Roman" w:cs="Times New Roman"/>
          <w:bCs/>
          <w:iCs/>
          <w:sz w:val="24"/>
          <w:szCs w:val="24"/>
          <w:lang w:val="en-US"/>
        </w:rPr>
        <w:t>and</w:t>
      </w:r>
      <w:r>
        <w:rPr>
          <w:rFonts w:ascii="Times New Roman" w:hAnsi="Times New Roman" w:cs="Times New Roman"/>
          <w:bCs/>
          <w:i/>
          <w:sz w:val="24"/>
          <w:szCs w:val="24"/>
          <w:lang w:val="en-US"/>
        </w:rPr>
        <w:t xml:space="preserve"> </w:t>
      </w:r>
      <m:oMath>
        <m:r>
          <w:rPr>
            <w:rFonts w:ascii="Cambria Math" w:hAnsi="Cambria Math" w:cs="Times New Roman"/>
            <w:sz w:val="24"/>
            <w:szCs w:val="24"/>
            <w:lang w:val="en-US"/>
          </w:rPr>
          <m:t>sd(</m:t>
        </m:r>
        <m:sSub>
          <m:sSubPr>
            <m:ctrlPr>
              <w:rPr>
                <w:rFonts w:ascii="Cambria Math" w:hAnsi="Cambria Math"/>
                <w:bCs/>
                <w:i/>
                <w:sz w:val="24"/>
                <w:szCs w:val="24"/>
                <w:lang w:val="en-US" w:eastAsia="es-ES"/>
              </w:rPr>
            </m:ctrlPr>
          </m:sSubPr>
          <m:e>
            <m:r>
              <w:rPr>
                <w:rFonts w:ascii="Cambria Math" w:hAnsi="Cambria Math" w:cs="Times New Roman"/>
                <w:sz w:val="24"/>
                <w:szCs w:val="24"/>
                <w:lang w:val="en-US"/>
              </w:rPr>
              <m:t>X</m:t>
            </m:r>
          </m:e>
          <m:sub>
            <m:r>
              <w:rPr>
                <w:rFonts w:ascii="Cambria Math" w:hAnsi="Cambria Math" w:cs="Times New Roman"/>
                <w:sz w:val="24"/>
                <w:szCs w:val="24"/>
                <w:lang w:val="en-US"/>
              </w:rPr>
              <m:t>N</m:t>
            </m:r>
          </m:sub>
        </m:sSub>
        <m:r>
          <w:rPr>
            <w:rFonts w:ascii="Cambria Math" w:hAnsi="Cambria Math"/>
            <w:sz w:val="24"/>
            <w:szCs w:val="24"/>
            <w:lang w:val="en-US" w:eastAsia="es-ES"/>
          </w:rPr>
          <m:t>)</m:t>
        </m:r>
      </m:oMath>
      <w:r>
        <w:rPr>
          <w:rFonts w:ascii="Times New Roman" w:eastAsiaTheme="minorEastAsia" w:hAnsi="Times New Roman" w:cs="Times New Roman"/>
          <w:bCs/>
          <w:i/>
          <w:sz w:val="24"/>
          <w:szCs w:val="24"/>
          <w:lang w:val="en-US" w:eastAsia="es-ES"/>
        </w:rPr>
        <w:t xml:space="preserve"> </w:t>
      </w:r>
      <w:r>
        <w:rPr>
          <w:rFonts w:ascii="Times New Roman" w:eastAsiaTheme="minorEastAsia" w:hAnsi="Times New Roman" w:cs="Times New Roman"/>
          <w:bCs/>
          <w:iCs/>
          <w:sz w:val="24"/>
          <w:szCs w:val="24"/>
          <w:lang w:val="en-US" w:eastAsia="es-ES"/>
        </w:rPr>
        <w:t xml:space="preserve">is the standard deviation of </w:t>
      </w:r>
      <m:oMath>
        <m:sSub>
          <m:sSubPr>
            <m:ctrlPr>
              <w:rPr>
                <w:rFonts w:ascii="Cambria Math" w:hAnsi="Cambria Math"/>
                <w:bCs/>
                <w:i/>
                <w:sz w:val="24"/>
                <w:szCs w:val="24"/>
                <w:lang w:val="en-US" w:eastAsia="es-E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oMath>
      <w:r>
        <w:rPr>
          <w:rFonts w:ascii="Times New Roman" w:hAnsi="Times New Roman" w:cs="Times New Roman"/>
          <w:sz w:val="24"/>
          <w:szCs w:val="24"/>
          <w:lang w:val="en-US"/>
        </w:rPr>
        <w:t xml:space="preserve"> </w:t>
      </w:r>
      <w:r>
        <w:rPr>
          <w:rFonts w:ascii="Times New Roman" w:hAnsi="Times New Roman" w:cs="Times New Roman"/>
          <w:bCs/>
          <w:sz w:val="24"/>
          <w:szCs w:val="24"/>
          <w:lang w:val="en-US"/>
        </w:rPr>
        <w:fldChar w:fldCharType="begin" w:fldLock="1"/>
      </w:r>
      <w:r w:rsidR="00DD5FE0">
        <w:rPr>
          <w:rFonts w:ascii="Times New Roman" w:hAnsi="Times New Roman" w:cs="Times New Roman"/>
          <w:bCs/>
          <w:sz w:val="24"/>
          <w:szCs w:val="24"/>
          <w:lang w:val="en-US"/>
        </w:rPr>
        <w:instrText>ADDIN CSL_CITATION {"citationItems":[{"id":"ITEM-1","itemData":{"DOI":"10.1146/annurev.ecolsys.33.010802.150448","ISBN":"0066-4162","ISSN":"0066-4162","PMID":"897","abstract":"As better phylogenetic hypotheses become available for many groups of organisms, studies in community ecology can be informed by knowledge of the evo- 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 eas. We highlight the potential for community ecologists to benefit from phylogenetic knowledge and suggest several avenues for future research.","author":[{"dropping-particle":"","family":"Webb","given":"Campbell O.","non-dropping-particle":"","parse-names":false,"suffix":""},{"dropping-particle":"","family":"Ackerly","given":"David D.","non-dropping-particle":"","parse-names":false,"suffix":""},{"dropping-particle":"","family":"McPeek","given":"Mark a.","non-dropping-particle":"","parse-names":false,"suffix":""},{"dropping-particle":"","family":"Donoghue","given":"Michael J.","non-dropping-particle":"","parse-names":false,"suffix":""}],"container-title":"Annual Review of Ecology and Systematics","id":"ITEM-1","issued":{"date-parts":[["2002"]]},"page":"475-505","title":"Phylogenies and Community Ecology","type":"article-journal","volume":"33"},"uris":["http://www.mendeley.com/documents/?uuid=6e4420ad-098a-491a-9832-f502256dd07d"]}],"mendeley":{"formattedCitation":"(Webb &lt;i&gt;et al.&lt;/i&gt;, 2002)","plainTextFormattedCitation":"(Webb et al., 2002)","previouslyFormattedCitation":"(Webb et al., 2002)"},"properties":{"noteIndex":0},"schema":"https://github.com/citation-style-language/schema/raw/master/csl-citation.json"}</w:instrText>
      </w:r>
      <w:r>
        <w:rPr>
          <w:rFonts w:ascii="Times New Roman" w:hAnsi="Times New Roman" w:cs="Times New Roman"/>
          <w:bCs/>
          <w:sz w:val="24"/>
          <w:szCs w:val="24"/>
          <w:lang w:val="en-US"/>
        </w:rPr>
        <w:fldChar w:fldCharType="separate"/>
      </w:r>
      <w:r w:rsidR="00DD5FE0" w:rsidRPr="00DD5FE0">
        <w:rPr>
          <w:rFonts w:ascii="Times New Roman" w:hAnsi="Times New Roman" w:cs="Times New Roman"/>
          <w:bCs/>
          <w:noProof/>
          <w:sz w:val="24"/>
          <w:szCs w:val="24"/>
          <w:lang w:val="en-US"/>
        </w:rPr>
        <w:t xml:space="preserve">(Webb </w:t>
      </w:r>
      <w:r w:rsidR="00DD5FE0" w:rsidRPr="00DD5FE0">
        <w:rPr>
          <w:rFonts w:ascii="Times New Roman" w:hAnsi="Times New Roman" w:cs="Times New Roman"/>
          <w:bCs/>
          <w:i/>
          <w:noProof/>
          <w:sz w:val="24"/>
          <w:szCs w:val="24"/>
          <w:lang w:val="en-US"/>
        </w:rPr>
        <w:t>et al.</w:t>
      </w:r>
      <w:r w:rsidR="00DD5FE0" w:rsidRPr="00DD5FE0">
        <w:rPr>
          <w:rFonts w:ascii="Times New Roman" w:hAnsi="Times New Roman" w:cs="Times New Roman"/>
          <w:bCs/>
          <w:noProof/>
          <w:sz w:val="24"/>
          <w:szCs w:val="24"/>
          <w:lang w:val="en-US"/>
        </w:rPr>
        <w:t>, 2002)</w:t>
      </w:r>
      <w:r>
        <w:rPr>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We calculated NRI with </w:t>
      </w:r>
      <w:proofErr w:type="spellStart"/>
      <w:r w:rsidRPr="00C56DCB">
        <w:rPr>
          <w:rFonts w:ascii="Times New Roman" w:hAnsi="Times New Roman" w:cs="Times New Roman"/>
          <w:bCs/>
          <w:i/>
          <w:iCs/>
          <w:sz w:val="24"/>
          <w:szCs w:val="24"/>
          <w:lang w:val="en-US"/>
        </w:rPr>
        <w:t>ses.mpd</w:t>
      </w:r>
      <w:proofErr w:type="spellEnd"/>
      <w:r>
        <w:rPr>
          <w:rFonts w:ascii="Times New Roman" w:hAnsi="Times New Roman" w:cs="Times New Roman"/>
          <w:bCs/>
          <w:sz w:val="24"/>
          <w:szCs w:val="24"/>
          <w:lang w:val="en-US"/>
        </w:rPr>
        <w:t xml:space="preserve"> function of the picante package </w:t>
      </w:r>
      <w:r w:rsidRPr="00F129D7">
        <w:rPr>
          <w:rFonts w:ascii="Times New Roman" w:hAnsi="Times New Roman" w:cs="Times New Roman"/>
          <w:bCs/>
          <w:sz w:val="24"/>
          <w:szCs w:val="24"/>
          <w:lang w:val="en-US"/>
        </w:rPr>
        <w:fldChar w:fldCharType="begin" w:fldLock="1"/>
      </w:r>
      <w:r w:rsidR="00DD5FE0">
        <w:rPr>
          <w:rFonts w:ascii="Times New Roman" w:hAnsi="Times New Roman" w:cs="Times New Roman"/>
          <w:bCs/>
          <w:sz w:val="24"/>
          <w:szCs w:val="24"/>
          <w:lang w:val="en-US"/>
        </w:rPr>
        <w:instrText>ADDIN CSL_CITATION {"citationItems":[{"id":"ITEM-1","itemData":{"DOI":"10.1093/bioinformatics/btq166","ISBN":"1367-4803","ISSN":"13674803","PMID":"20395285","abstract":"SUMMARY: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interactions.\\n\\nAVAILABILITY: Picante is a package for the R statistical language and environment written in R and C, released under a GPL v2 open-source license, and freely available on the web (http://picante.r-forge.r-project.org) and from CRAN (http://cran.r-project.org).","author":[{"dropping-particle":"","family":"Kembel","given":"Steven W.","non-dropping-particle":"","parse-names":false,"suffix":""},{"dropping-particle":"","family":"Cowan","given":"Peter D.","non-dropping-particle":"","parse-names":false,"suffix":""},{"dropping-particle":"","family":"Helmus","given":"Matthew R.","non-dropping-particle":"","parse-names":false,"suffix":""},{"dropping-particle":"","family":"Cornwell","given":"William K.","non-dropping-particle":"","parse-names":false,"suffix":""},{"dropping-particle":"","family":"Morlon","given":"Helene","non-dropping-particle":"","parse-names":false,"suffix":""},{"dropping-particle":"","family":"Ackerly","given":"David D.","non-dropping-particle":"","parse-names":false,"suffix":""},{"dropping-particle":"","family":"Blomberg","given":"Simon P.","non-dropping-particle":"","parse-names":false,"suffix":""},{"dropping-particle":"","family":"Webb","given":"Campbell O.","non-dropping-particle":"","parse-names":false,"suffix":""}],"container-title":"Bioinformatics","id":"ITEM-1","issue":"11","issued":{"date-parts":[["2010"]]},"page":"1463-1464","title":"Picante: R tools for integrating phylogenies and ecology","type":"article-journal","volume":"26"},"uris":["http://www.mendeley.com/documents/?uuid=d4afacaf-6dfe-47f6-8b5a-8bee4756d686"]}],"mendeley":{"formattedCitation":"(Kembel &lt;i&gt;et al.&lt;/i&gt;, 2010)","plainTextFormattedCitation":"(Kembel et al., 2010)","previouslyFormattedCitation":"(Kembel et al., 2010)"},"properties":{"noteIndex":0},"schema":"https://github.com/citation-style-language/schema/raw/master/csl-citation.json"}</w:instrText>
      </w:r>
      <w:r w:rsidRPr="00F129D7">
        <w:rPr>
          <w:rFonts w:ascii="Times New Roman" w:hAnsi="Times New Roman" w:cs="Times New Roman"/>
          <w:bCs/>
          <w:sz w:val="24"/>
          <w:szCs w:val="24"/>
          <w:lang w:val="en-US"/>
        </w:rPr>
        <w:fldChar w:fldCharType="separate"/>
      </w:r>
      <w:r w:rsidR="00DD5FE0" w:rsidRPr="00DD5FE0">
        <w:rPr>
          <w:rFonts w:ascii="Times New Roman" w:hAnsi="Times New Roman" w:cs="Times New Roman"/>
          <w:bCs/>
          <w:noProof/>
          <w:sz w:val="24"/>
          <w:szCs w:val="24"/>
          <w:lang w:val="en-US"/>
        </w:rPr>
        <w:t xml:space="preserve">(Kembel </w:t>
      </w:r>
      <w:r w:rsidR="00DD5FE0" w:rsidRPr="00DD5FE0">
        <w:rPr>
          <w:rFonts w:ascii="Times New Roman" w:hAnsi="Times New Roman" w:cs="Times New Roman"/>
          <w:bCs/>
          <w:i/>
          <w:noProof/>
          <w:sz w:val="24"/>
          <w:szCs w:val="24"/>
          <w:lang w:val="en-US"/>
        </w:rPr>
        <w:t>et al.</w:t>
      </w:r>
      <w:r w:rsidR="00DD5FE0" w:rsidRPr="00DD5FE0">
        <w:rPr>
          <w:rFonts w:ascii="Times New Roman" w:hAnsi="Times New Roman" w:cs="Times New Roman"/>
          <w:bCs/>
          <w:noProof/>
          <w:sz w:val="24"/>
          <w:szCs w:val="24"/>
          <w:lang w:val="en-US"/>
        </w:rPr>
        <w:t>, 2010)</w:t>
      </w:r>
      <w:r w:rsidRPr="00F129D7">
        <w:rPr>
          <w:rFonts w:ascii="Times New Roman" w:hAnsi="Times New Roman" w:cs="Times New Roman"/>
          <w:bCs/>
          <w:sz w:val="24"/>
          <w:szCs w:val="24"/>
          <w:lang w:val="en-US"/>
        </w:rPr>
        <w:fldChar w:fldCharType="end"/>
      </w:r>
      <w:r w:rsidRPr="00F129D7">
        <w:rPr>
          <w:rFonts w:ascii="Times New Roman" w:hAnsi="Times New Roman" w:cs="Times New Roman"/>
          <w:bCs/>
          <w:sz w:val="24"/>
          <w:szCs w:val="24"/>
          <w:lang w:val="en-US"/>
        </w:rPr>
        <w:t xml:space="preserve">, using </w:t>
      </w:r>
      <w:r>
        <w:rPr>
          <w:rFonts w:ascii="Times New Roman" w:hAnsi="Times New Roman" w:cs="Times New Roman"/>
          <w:bCs/>
          <w:sz w:val="24"/>
          <w:szCs w:val="24"/>
          <w:lang w:val="en-US"/>
        </w:rPr>
        <w:t xml:space="preserve">999 randomization of species identities in the phylogenetic tree (taxa shuffle null model). </w:t>
      </w:r>
    </w:p>
    <w:p w14:paraId="2AEDAFC5" w14:textId="3631A781" w:rsidR="00B229E4" w:rsidRPr="001D5277" w:rsidRDefault="00027524" w:rsidP="00B229E4">
      <w:pPr>
        <w:spacing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Average</w:t>
      </w:r>
      <w:r w:rsidRPr="001D5277">
        <w:rPr>
          <w:rFonts w:ascii="Times New Roman" w:hAnsi="Times New Roman" w:cs="Times New Roman"/>
          <w:i/>
          <w:iCs/>
          <w:sz w:val="24"/>
          <w:szCs w:val="24"/>
          <w:lang w:val="en-US"/>
        </w:rPr>
        <w:t xml:space="preserve"> </w:t>
      </w:r>
      <w:r w:rsidR="00B229E4" w:rsidRPr="001D5277">
        <w:rPr>
          <w:rFonts w:ascii="Times New Roman" w:hAnsi="Times New Roman" w:cs="Times New Roman"/>
          <w:i/>
          <w:iCs/>
          <w:sz w:val="24"/>
          <w:szCs w:val="24"/>
          <w:lang w:val="en-US"/>
        </w:rPr>
        <w:t>age of assemblages</w:t>
      </w:r>
    </w:p>
    <w:p w14:paraId="7B7CF181" w14:textId="02E89C23" w:rsidR="00B229E4" w:rsidRDefault="00B229E4" w:rsidP="00B229E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order to </w:t>
      </w:r>
      <w:r w:rsidR="008C04AB">
        <w:rPr>
          <w:rFonts w:ascii="Times New Roman" w:hAnsi="Times New Roman" w:cs="Times New Roman"/>
          <w:sz w:val="24"/>
          <w:szCs w:val="24"/>
          <w:lang w:val="en-US"/>
        </w:rPr>
        <w:t xml:space="preserve">evaluate </w:t>
      </w:r>
      <w:r>
        <w:rPr>
          <w:rFonts w:ascii="Times New Roman" w:hAnsi="Times New Roman" w:cs="Times New Roman"/>
          <w:sz w:val="24"/>
          <w:szCs w:val="24"/>
          <w:lang w:val="en-US"/>
        </w:rPr>
        <w:t xml:space="preserve">if the observed NRI for assemblages </w:t>
      </w:r>
      <w:r w:rsidR="008C04AB">
        <w:rPr>
          <w:rFonts w:ascii="Times New Roman" w:hAnsi="Times New Roman" w:cs="Times New Roman"/>
          <w:sz w:val="24"/>
          <w:szCs w:val="24"/>
          <w:lang w:val="en-US"/>
        </w:rPr>
        <w:t>resulted from</w:t>
      </w:r>
      <w:r>
        <w:rPr>
          <w:rFonts w:ascii="Times New Roman" w:hAnsi="Times New Roman" w:cs="Times New Roman"/>
          <w:sz w:val="24"/>
          <w:szCs w:val="24"/>
          <w:lang w:val="en-US"/>
        </w:rPr>
        <w:t xml:space="preserve"> in situ speciation or historical dispersal</w:t>
      </w:r>
      <w:r w:rsidR="008C04AB">
        <w:rPr>
          <w:rFonts w:ascii="Times New Roman" w:hAnsi="Times New Roman" w:cs="Times New Roman"/>
          <w:sz w:val="24"/>
          <w:szCs w:val="24"/>
          <w:lang w:val="en-US"/>
        </w:rPr>
        <w:t>,</w:t>
      </w:r>
      <w:r>
        <w:rPr>
          <w:rFonts w:ascii="Times New Roman" w:hAnsi="Times New Roman" w:cs="Times New Roman"/>
          <w:sz w:val="24"/>
          <w:szCs w:val="24"/>
          <w:lang w:val="en-US"/>
        </w:rPr>
        <w:t xml:space="preserve"> we calculate</w:t>
      </w:r>
      <w:r w:rsidR="008C04AB">
        <w:rPr>
          <w:rFonts w:ascii="Times New Roman" w:hAnsi="Times New Roman" w:cs="Times New Roman"/>
          <w:sz w:val="24"/>
          <w:szCs w:val="24"/>
          <w:lang w:val="en-US"/>
        </w:rPr>
        <w:t>d</w:t>
      </w:r>
      <w:r>
        <w:rPr>
          <w:rFonts w:ascii="Times New Roman" w:hAnsi="Times New Roman" w:cs="Times New Roman"/>
          <w:sz w:val="24"/>
          <w:szCs w:val="24"/>
          <w:lang w:val="en-US"/>
        </w:rPr>
        <w:t xml:space="preserve"> the </w:t>
      </w:r>
      <w:r w:rsidR="005120FB">
        <w:rPr>
          <w:rFonts w:ascii="Times New Roman" w:hAnsi="Times New Roman" w:cs="Times New Roman"/>
          <w:sz w:val="24"/>
          <w:szCs w:val="24"/>
          <w:lang w:val="en-US"/>
        </w:rPr>
        <w:t xml:space="preserve">average </w:t>
      </w:r>
      <w:r>
        <w:rPr>
          <w:rFonts w:ascii="Times New Roman" w:hAnsi="Times New Roman" w:cs="Times New Roman"/>
          <w:sz w:val="24"/>
          <w:szCs w:val="24"/>
          <w:lang w:val="en-US"/>
        </w:rPr>
        <w:t xml:space="preserve">age of assemblages from arrival times that each </w:t>
      </w:r>
      <w:proofErr w:type="spellStart"/>
      <w:r>
        <w:rPr>
          <w:rFonts w:ascii="Times New Roman" w:hAnsi="Times New Roman" w:cs="Times New Roman"/>
          <w:sz w:val="24"/>
          <w:szCs w:val="24"/>
          <w:lang w:val="en-US"/>
        </w:rPr>
        <w:t>species´s</w:t>
      </w:r>
      <w:proofErr w:type="spellEnd"/>
      <w:r>
        <w:rPr>
          <w:rFonts w:ascii="Times New Roman" w:hAnsi="Times New Roman" w:cs="Times New Roman"/>
          <w:sz w:val="24"/>
          <w:szCs w:val="24"/>
          <w:lang w:val="en-US"/>
        </w:rPr>
        <w:t xml:space="preserve"> lineages reach the assemblages. </w:t>
      </w:r>
      <w:r w:rsidRPr="00614AC3">
        <w:rPr>
          <w:rFonts w:ascii="Times New Roman" w:hAnsi="Times New Roman" w:cs="Times New Roman"/>
          <w:sz w:val="24"/>
          <w:szCs w:val="24"/>
          <w:lang w:val="en-US"/>
        </w:rPr>
        <w:t xml:space="preserve">The arrival time was computed as the node age of the </w:t>
      </w:r>
      <w:r>
        <w:rPr>
          <w:rFonts w:ascii="Times New Roman" w:hAnsi="Times New Roman" w:cs="Times New Roman"/>
          <w:sz w:val="24"/>
          <w:szCs w:val="24"/>
          <w:lang w:val="en-US"/>
        </w:rPr>
        <w:t>most</w:t>
      </w:r>
      <w:r w:rsidRPr="00614AC3">
        <w:rPr>
          <w:rFonts w:ascii="Times New Roman" w:hAnsi="Times New Roman" w:cs="Times New Roman"/>
          <w:sz w:val="24"/>
          <w:szCs w:val="24"/>
          <w:lang w:val="en-US"/>
        </w:rPr>
        <w:t xml:space="preserve"> ancient ancestor</w:t>
      </w:r>
      <w:r>
        <w:rPr>
          <w:rFonts w:ascii="Times New Roman" w:hAnsi="Times New Roman" w:cs="Times New Roman"/>
          <w:sz w:val="24"/>
          <w:szCs w:val="24"/>
          <w:lang w:val="en-US"/>
        </w:rPr>
        <w:t xml:space="preserve"> </w:t>
      </w:r>
      <w:r w:rsidRPr="00614AC3">
        <w:rPr>
          <w:rFonts w:ascii="Times New Roman" w:hAnsi="Times New Roman" w:cs="Times New Roman"/>
          <w:sz w:val="24"/>
          <w:szCs w:val="24"/>
          <w:lang w:val="en-US"/>
        </w:rPr>
        <w:t>in which its descendants also occupied the biome of the assemblage</w:t>
      </w:r>
      <w:r>
        <w:rPr>
          <w:rFonts w:ascii="Times New Roman" w:hAnsi="Times New Roman" w:cs="Times New Roman"/>
          <w:sz w:val="24"/>
          <w:szCs w:val="24"/>
          <w:lang w:val="en-US"/>
        </w:rPr>
        <w:t xml:space="preserve">. When the most recent ancestral of a species was estimated to occupy a different biome than that occupied by the current species in the assemblage of interest, </w:t>
      </w:r>
      <w:r>
        <w:rPr>
          <w:rFonts w:ascii="Times New Roman" w:eastAsia="Times New Roman" w:hAnsi="Times New Roman"/>
          <w:sz w:val="24"/>
          <w:szCs w:val="24"/>
          <w:lang w:val="en-US"/>
        </w:rPr>
        <w:t>we assign an arrival time of 1 x 10</w:t>
      </w:r>
      <w:r>
        <w:rPr>
          <w:rFonts w:ascii="Times New Roman" w:eastAsia="Times New Roman" w:hAnsi="Times New Roman"/>
          <w:sz w:val="24"/>
          <w:szCs w:val="24"/>
          <w:vertAlign w:val="superscript"/>
          <w:lang w:val="en-US"/>
        </w:rPr>
        <w:t>-5</w:t>
      </w:r>
      <w:r>
        <w:rPr>
          <w:rFonts w:ascii="Times New Roman" w:eastAsia="Times New Roman" w:hAnsi="Times New Roman"/>
          <w:sz w:val="24"/>
          <w:szCs w:val="24"/>
          <w:lang w:val="en-US"/>
        </w:rPr>
        <w:t xml:space="preserve"> Ma. Therefore, we </w:t>
      </w:r>
      <w:r w:rsidR="00B42310">
        <w:rPr>
          <w:rFonts w:ascii="Times New Roman" w:eastAsia="Times New Roman" w:hAnsi="Times New Roman"/>
          <w:sz w:val="24"/>
          <w:szCs w:val="24"/>
          <w:lang w:val="en-US"/>
        </w:rPr>
        <w:t xml:space="preserve">adopt the premise </w:t>
      </w:r>
      <w:r>
        <w:rPr>
          <w:rFonts w:ascii="Times New Roman" w:eastAsia="Times New Roman" w:hAnsi="Times New Roman"/>
          <w:sz w:val="24"/>
          <w:szCs w:val="24"/>
          <w:lang w:val="en-US"/>
        </w:rPr>
        <w:t xml:space="preserve">that when the </w:t>
      </w:r>
      <w:commentRangeStart w:id="14"/>
      <w:r w:rsidR="008C04AB">
        <w:rPr>
          <w:rFonts w:ascii="Times New Roman" w:eastAsia="Times New Roman" w:hAnsi="Times New Roman"/>
          <w:sz w:val="24"/>
          <w:szCs w:val="24"/>
          <w:lang w:val="en-US"/>
        </w:rPr>
        <w:t xml:space="preserve">dispersal </w:t>
      </w:r>
      <w:commentRangeEnd w:id="14"/>
      <w:r w:rsidR="008C04AB">
        <w:rPr>
          <w:rStyle w:val="Refdecomentrio"/>
        </w:rPr>
        <w:commentReference w:id="14"/>
      </w:r>
      <w:r>
        <w:rPr>
          <w:rFonts w:ascii="Times New Roman" w:eastAsia="Times New Roman" w:hAnsi="Times New Roman"/>
          <w:sz w:val="24"/>
          <w:szCs w:val="24"/>
          <w:lang w:val="en-US"/>
        </w:rPr>
        <w:t>occurred after the last speciation event in the tree, the time of arrival was very recent. After obtain</w:t>
      </w:r>
      <w:r w:rsidR="006D486D">
        <w:rPr>
          <w:rFonts w:ascii="Times New Roman" w:eastAsia="Times New Roman" w:hAnsi="Times New Roman"/>
          <w:sz w:val="24"/>
          <w:szCs w:val="24"/>
          <w:lang w:val="en-US"/>
        </w:rPr>
        <w:t>ing</w:t>
      </w:r>
      <w:r>
        <w:rPr>
          <w:rFonts w:ascii="Times New Roman" w:eastAsia="Times New Roman" w:hAnsi="Times New Roman"/>
          <w:sz w:val="24"/>
          <w:szCs w:val="24"/>
          <w:lang w:val="en-US"/>
        </w:rPr>
        <w:t xml:space="preserve"> the arrival age for all species in all biomes, t</w:t>
      </w:r>
      <w:r w:rsidRPr="00DB6ABC">
        <w:rPr>
          <w:rFonts w:ascii="Times New Roman" w:eastAsia="Times New Roman" w:hAnsi="Times New Roman"/>
          <w:sz w:val="24"/>
          <w:szCs w:val="24"/>
          <w:lang w:val="en-US"/>
        </w:rPr>
        <w:t xml:space="preserve">he </w:t>
      </w:r>
      <w:r w:rsidR="00182C63">
        <w:rPr>
          <w:rFonts w:ascii="Times New Roman" w:eastAsia="Times New Roman" w:hAnsi="Times New Roman"/>
          <w:sz w:val="24"/>
          <w:szCs w:val="24"/>
          <w:lang w:val="en-US"/>
        </w:rPr>
        <w:t>average</w:t>
      </w:r>
      <w:r w:rsidR="00182C63" w:rsidRPr="00DB6ABC">
        <w:rPr>
          <w:rFonts w:ascii="Times New Roman" w:eastAsia="Times New Roman" w:hAnsi="Times New Roman"/>
          <w:sz w:val="24"/>
          <w:szCs w:val="24"/>
          <w:lang w:val="en-US"/>
        </w:rPr>
        <w:t xml:space="preserve"> </w:t>
      </w:r>
      <w:r w:rsidRPr="00DB6ABC">
        <w:rPr>
          <w:rFonts w:ascii="Times New Roman" w:eastAsia="Times New Roman" w:hAnsi="Times New Roman"/>
          <w:sz w:val="24"/>
          <w:szCs w:val="24"/>
          <w:lang w:val="en-US"/>
        </w:rPr>
        <w:t>age of the assemblage</w:t>
      </w:r>
      <w:r w:rsidR="00182C63">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was calculated as the mean of the arrival age of all species presented in each assemblage.</w:t>
      </w:r>
    </w:p>
    <w:p w14:paraId="0349D302" w14:textId="77777777" w:rsidR="00B229E4" w:rsidRPr="001D5277" w:rsidRDefault="00B229E4" w:rsidP="00B229E4">
      <w:pPr>
        <w:spacing w:line="480" w:lineRule="auto"/>
        <w:jc w:val="both"/>
        <w:rPr>
          <w:rFonts w:ascii="Times New Roman" w:hAnsi="Times New Roman"/>
          <w:i/>
          <w:iCs/>
          <w:sz w:val="24"/>
          <w:szCs w:val="24"/>
          <w:lang w:val="en-US"/>
        </w:rPr>
      </w:pPr>
      <w:r w:rsidRPr="001D5277">
        <w:rPr>
          <w:rFonts w:ascii="Times New Roman" w:hAnsi="Times New Roman"/>
          <w:i/>
          <w:iCs/>
          <w:sz w:val="24"/>
          <w:szCs w:val="24"/>
          <w:lang w:val="en-US"/>
        </w:rPr>
        <w:t>Data analysis</w:t>
      </w:r>
    </w:p>
    <w:p w14:paraId="4230B1FE" w14:textId="0EA86EE9" w:rsidR="00B229E4" w:rsidRDefault="00B229E4" w:rsidP="00B229E4">
      <w:pPr>
        <w:pStyle w:val="SemEspaamento"/>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To </w:t>
      </w:r>
      <w:r w:rsidR="006D486D">
        <w:rPr>
          <w:rFonts w:ascii="Times New Roman" w:hAnsi="Times New Roman" w:cs="Times New Roman"/>
          <w:bCs/>
          <w:sz w:val="24"/>
          <w:szCs w:val="24"/>
          <w:lang w:val="en-US"/>
        </w:rPr>
        <w:t xml:space="preserve">compare </w:t>
      </w:r>
      <w:r>
        <w:rPr>
          <w:rFonts w:ascii="Times New Roman" w:hAnsi="Times New Roman" w:cs="Times New Roman"/>
          <w:bCs/>
          <w:sz w:val="24"/>
          <w:szCs w:val="24"/>
          <w:lang w:val="en-US"/>
        </w:rPr>
        <w:t xml:space="preserve">OTT and TNC </w:t>
      </w:r>
      <w:r w:rsidR="006D486D">
        <w:rPr>
          <w:rFonts w:ascii="Times New Roman" w:hAnsi="Times New Roman" w:cs="Times New Roman"/>
          <w:bCs/>
          <w:sz w:val="24"/>
          <w:szCs w:val="24"/>
          <w:lang w:val="en-US"/>
        </w:rPr>
        <w:t>hypotheses</w:t>
      </w:r>
      <w:r>
        <w:rPr>
          <w:rFonts w:ascii="Times New Roman" w:hAnsi="Times New Roman" w:cs="Times New Roman"/>
          <w:bCs/>
          <w:sz w:val="24"/>
          <w:szCs w:val="24"/>
          <w:lang w:val="en-US"/>
        </w:rPr>
        <w:t xml:space="preserve">, we tested for differences in NRI and </w:t>
      </w:r>
      <w:r w:rsidR="00182C63">
        <w:rPr>
          <w:rFonts w:ascii="Times New Roman" w:hAnsi="Times New Roman" w:cs="Times New Roman"/>
          <w:bCs/>
          <w:sz w:val="24"/>
          <w:szCs w:val="24"/>
          <w:lang w:val="en-US"/>
        </w:rPr>
        <w:t xml:space="preserve">average </w:t>
      </w:r>
      <w:r>
        <w:rPr>
          <w:rFonts w:ascii="Times New Roman" w:hAnsi="Times New Roman" w:cs="Times New Roman"/>
          <w:bCs/>
          <w:sz w:val="24"/>
          <w:szCs w:val="24"/>
          <w:lang w:val="en-US"/>
        </w:rPr>
        <w:t xml:space="preserve">age of assemblage between </w:t>
      </w:r>
      <w:r w:rsidR="006D486D">
        <w:rPr>
          <w:rFonts w:ascii="Times New Roman" w:hAnsi="Times New Roman" w:cs="Times New Roman"/>
          <w:bCs/>
          <w:sz w:val="24"/>
          <w:szCs w:val="24"/>
          <w:lang w:val="en-US"/>
        </w:rPr>
        <w:t xml:space="preserve">tropical </w:t>
      </w:r>
      <w:r>
        <w:rPr>
          <w:rFonts w:ascii="Times New Roman" w:hAnsi="Times New Roman" w:cs="Times New Roman"/>
          <w:bCs/>
          <w:sz w:val="24"/>
          <w:szCs w:val="24"/>
          <w:lang w:val="en-US"/>
        </w:rPr>
        <w:t xml:space="preserve">and </w:t>
      </w:r>
      <w:r w:rsidR="006D486D">
        <w:rPr>
          <w:rFonts w:ascii="Times New Roman" w:hAnsi="Times New Roman" w:cs="Times New Roman"/>
          <w:bCs/>
          <w:sz w:val="24"/>
          <w:szCs w:val="24"/>
          <w:lang w:val="en-US"/>
        </w:rPr>
        <w:t xml:space="preserve">temperate </w:t>
      </w:r>
      <w:r>
        <w:rPr>
          <w:rFonts w:ascii="Times New Roman" w:hAnsi="Times New Roman" w:cs="Times New Roman"/>
          <w:bCs/>
          <w:sz w:val="24"/>
          <w:szCs w:val="24"/>
          <w:lang w:val="en-US"/>
        </w:rPr>
        <w:t xml:space="preserve">assemblages with </w:t>
      </w:r>
      <w:commentRangeStart w:id="15"/>
      <w:commentRangeStart w:id="16"/>
      <w:r>
        <w:rPr>
          <w:rFonts w:ascii="Times New Roman" w:hAnsi="Times New Roman" w:cs="Times New Roman"/>
          <w:bCs/>
          <w:sz w:val="24"/>
          <w:szCs w:val="24"/>
          <w:lang w:val="en-US"/>
        </w:rPr>
        <w:t>one-way</w:t>
      </w:r>
      <w:r w:rsidR="00EE38B4">
        <w:rPr>
          <w:rFonts w:ascii="Times New Roman" w:hAnsi="Times New Roman" w:cs="Times New Roman"/>
          <w:bCs/>
          <w:sz w:val="24"/>
          <w:szCs w:val="24"/>
          <w:lang w:val="en-US"/>
        </w:rPr>
        <w:t xml:space="preserve"> ANOVA,</w:t>
      </w:r>
      <w:r>
        <w:rPr>
          <w:rFonts w:ascii="Times New Roman" w:hAnsi="Times New Roman" w:cs="Times New Roman"/>
          <w:bCs/>
          <w:sz w:val="24"/>
          <w:szCs w:val="24"/>
          <w:lang w:val="en-US"/>
        </w:rPr>
        <w:t xml:space="preserve"> </w:t>
      </w:r>
      <w:r w:rsidR="00340931">
        <w:rPr>
          <w:rFonts w:ascii="Times New Roman" w:hAnsi="Times New Roman" w:cs="Times New Roman"/>
          <w:bCs/>
          <w:sz w:val="24"/>
          <w:szCs w:val="24"/>
          <w:lang w:val="en-US"/>
        </w:rPr>
        <w:t xml:space="preserve">in which </w:t>
      </w:r>
      <w:r w:rsidR="008F4E61">
        <w:rPr>
          <w:rFonts w:ascii="Times New Roman" w:hAnsi="Times New Roman" w:cs="Times New Roman"/>
          <w:bCs/>
          <w:sz w:val="24"/>
          <w:szCs w:val="24"/>
          <w:lang w:val="en-US"/>
        </w:rPr>
        <w:t>p-value</w:t>
      </w:r>
      <w:r w:rsidR="00340931">
        <w:rPr>
          <w:rFonts w:ascii="Times New Roman" w:hAnsi="Times New Roman" w:cs="Times New Roman"/>
          <w:bCs/>
          <w:sz w:val="24"/>
          <w:szCs w:val="24"/>
          <w:lang w:val="en-US"/>
        </w:rPr>
        <w:t xml:space="preserve"> was </w:t>
      </w:r>
      <w:del w:id="17" w:author="Gabriel Nakamura" w:date="2020-06-25T19:05:00Z">
        <w:r w:rsidR="008F4E61" w:rsidDel="00651990">
          <w:rPr>
            <w:rFonts w:ascii="Times New Roman" w:hAnsi="Times New Roman" w:cs="Times New Roman"/>
            <w:bCs/>
            <w:sz w:val="24"/>
            <w:szCs w:val="24"/>
            <w:lang w:val="en-US"/>
          </w:rPr>
          <w:delText xml:space="preserve">generated </w:delText>
        </w:r>
      </w:del>
      <w:ins w:id="18" w:author="Gabriel Nakamura" w:date="2020-06-25T19:05:00Z">
        <w:r w:rsidR="00651990">
          <w:rPr>
            <w:rFonts w:ascii="Times New Roman" w:hAnsi="Times New Roman" w:cs="Times New Roman"/>
            <w:bCs/>
            <w:sz w:val="24"/>
            <w:szCs w:val="24"/>
            <w:lang w:val="en-US"/>
          </w:rPr>
          <w:t xml:space="preserve">calculated </w:t>
        </w:r>
      </w:ins>
      <w:r w:rsidR="008F4E61">
        <w:rPr>
          <w:rFonts w:ascii="Times New Roman" w:hAnsi="Times New Roman" w:cs="Times New Roman"/>
          <w:bCs/>
          <w:sz w:val="24"/>
          <w:szCs w:val="24"/>
          <w:lang w:val="en-US"/>
        </w:rPr>
        <w:t xml:space="preserve">from </w:t>
      </w:r>
      <w:r w:rsidR="00EE38B4">
        <w:rPr>
          <w:rFonts w:ascii="Times New Roman" w:hAnsi="Times New Roman" w:cs="Times New Roman"/>
          <w:bCs/>
          <w:sz w:val="24"/>
          <w:szCs w:val="24"/>
          <w:lang w:val="en-US"/>
        </w:rPr>
        <w:t xml:space="preserve">a permutation test that freely </w:t>
      </w:r>
      <w:r w:rsidR="00A72269">
        <w:rPr>
          <w:rFonts w:ascii="Times New Roman" w:hAnsi="Times New Roman" w:cs="Times New Roman"/>
          <w:bCs/>
          <w:sz w:val="24"/>
          <w:szCs w:val="24"/>
          <w:lang w:val="en-US"/>
        </w:rPr>
        <w:t xml:space="preserve">shuffles the levels of </w:t>
      </w:r>
      <w:r w:rsidR="00261D3A">
        <w:rPr>
          <w:rFonts w:ascii="Times New Roman" w:hAnsi="Times New Roman" w:cs="Times New Roman"/>
          <w:bCs/>
          <w:sz w:val="24"/>
          <w:szCs w:val="24"/>
          <w:lang w:val="en-US"/>
        </w:rPr>
        <w:t>predictor</w:t>
      </w:r>
      <w:r w:rsidR="00A72269">
        <w:rPr>
          <w:rFonts w:ascii="Times New Roman" w:hAnsi="Times New Roman" w:cs="Times New Roman"/>
          <w:bCs/>
          <w:sz w:val="24"/>
          <w:szCs w:val="24"/>
          <w:lang w:val="en-US"/>
        </w:rPr>
        <w:t xml:space="preserve"> factor (temperate and tropical)</w:t>
      </w:r>
      <w:r w:rsidR="00261D3A">
        <w:rPr>
          <w:rFonts w:ascii="Times New Roman" w:hAnsi="Times New Roman" w:cs="Times New Roman"/>
          <w:bCs/>
          <w:sz w:val="24"/>
          <w:szCs w:val="24"/>
          <w:lang w:val="en-US"/>
        </w:rPr>
        <w:t xml:space="preserve"> </w:t>
      </w:r>
      <w:r w:rsidR="00340931">
        <w:rPr>
          <w:rFonts w:ascii="Times New Roman" w:hAnsi="Times New Roman" w:cs="Times New Roman"/>
          <w:bCs/>
          <w:sz w:val="24"/>
          <w:szCs w:val="24"/>
          <w:lang w:val="en-US"/>
        </w:rPr>
        <w:t>in the response variable (</w:t>
      </w:r>
      <w:r w:rsidR="00964399">
        <w:rPr>
          <w:rFonts w:ascii="Times New Roman" w:hAnsi="Times New Roman" w:cs="Times New Roman"/>
          <w:bCs/>
          <w:sz w:val="24"/>
          <w:szCs w:val="24"/>
          <w:lang w:val="en-US"/>
        </w:rPr>
        <w:t>NRI and average assemblage age</w:t>
      </w:r>
      <w:r w:rsidR="00340931">
        <w:rPr>
          <w:rFonts w:ascii="Times New Roman" w:hAnsi="Times New Roman" w:cs="Times New Roman"/>
          <w:bCs/>
          <w:sz w:val="24"/>
          <w:szCs w:val="24"/>
          <w:lang w:val="en-US"/>
        </w:rPr>
        <w:t>)</w:t>
      </w:r>
      <w:r w:rsidR="006D486D">
        <w:rPr>
          <w:rFonts w:ascii="Times New Roman" w:hAnsi="Times New Roman" w:cs="Times New Roman"/>
          <w:bCs/>
          <w:sz w:val="24"/>
          <w:szCs w:val="24"/>
          <w:lang w:val="en-US"/>
        </w:rPr>
        <w:t xml:space="preserve"> </w:t>
      </w:r>
      <w:commentRangeEnd w:id="15"/>
      <w:r w:rsidR="006D486D">
        <w:rPr>
          <w:rStyle w:val="Refdecomentrio"/>
          <w:rFonts w:asciiTheme="minorHAnsi" w:eastAsiaTheme="minorHAnsi" w:hAnsiTheme="minorHAnsi" w:cstheme="minorBidi"/>
          <w:lang w:val="pt-BR" w:eastAsia="en-US"/>
        </w:rPr>
        <w:commentReference w:id="15"/>
      </w:r>
      <w:commentRangeEnd w:id="16"/>
      <w:r w:rsidR="00776259">
        <w:rPr>
          <w:rStyle w:val="Refdecomentrio"/>
          <w:rFonts w:asciiTheme="minorHAnsi" w:eastAsiaTheme="minorHAnsi" w:hAnsiTheme="minorHAnsi" w:cstheme="minorBidi"/>
          <w:lang w:val="pt-BR" w:eastAsia="en-US"/>
        </w:rPr>
        <w:commentReference w:id="16"/>
      </w:r>
      <w:r w:rsidR="00964399">
        <w:rPr>
          <w:rFonts w:ascii="Times New Roman" w:hAnsi="Times New Roman" w:cs="Times New Roman"/>
          <w:bCs/>
          <w:sz w:val="24"/>
          <w:szCs w:val="24"/>
          <w:lang w:val="en-US"/>
        </w:rPr>
        <w:t xml:space="preserve">. We </w:t>
      </w:r>
      <w:r w:rsidR="006D486D">
        <w:rPr>
          <w:rFonts w:ascii="Times New Roman" w:hAnsi="Times New Roman" w:cs="Times New Roman"/>
          <w:bCs/>
          <w:sz w:val="24"/>
          <w:szCs w:val="24"/>
          <w:lang w:val="en-US"/>
        </w:rPr>
        <w:t xml:space="preserve">complemented that analysis </w:t>
      </w:r>
      <w:r>
        <w:rPr>
          <w:rFonts w:ascii="Times New Roman" w:hAnsi="Times New Roman" w:cs="Times New Roman"/>
          <w:bCs/>
          <w:sz w:val="24"/>
          <w:szCs w:val="24"/>
          <w:lang w:val="en-US"/>
        </w:rPr>
        <w:t xml:space="preserve">with a </w:t>
      </w:r>
      <w:commentRangeStart w:id="19"/>
      <w:r>
        <w:rPr>
          <w:rFonts w:ascii="Times New Roman" w:hAnsi="Times New Roman" w:cs="Times New Roman"/>
          <w:bCs/>
          <w:sz w:val="24"/>
          <w:szCs w:val="24"/>
          <w:lang w:val="en-US"/>
        </w:rPr>
        <w:t xml:space="preserve">regression model using </w:t>
      </w:r>
      <w:r>
        <w:rPr>
          <w:rFonts w:ascii="Times New Roman" w:hAnsi="Times New Roman" w:cs="Times New Roman"/>
          <w:bCs/>
          <w:sz w:val="24"/>
          <w:szCs w:val="24"/>
          <w:lang w:val="en-US"/>
        </w:rPr>
        <w:lastRenderedPageBreak/>
        <w:t>latitude as a predictor of NRI values</w:t>
      </w:r>
      <w:commentRangeEnd w:id="19"/>
      <w:r>
        <w:rPr>
          <w:rStyle w:val="Refdecomentrio"/>
        </w:rPr>
        <w:commentReference w:id="19"/>
      </w:r>
      <w:r>
        <w:rPr>
          <w:rFonts w:ascii="Times New Roman" w:hAnsi="Times New Roman" w:cs="Times New Roman"/>
          <w:bCs/>
          <w:sz w:val="24"/>
          <w:szCs w:val="24"/>
          <w:lang w:val="en-US"/>
        </w:rPr>
        <w:t xml:space="preserve"> (Appendix </w:t>
      </w:r>
      <w:r w:rsidR="00E2746B">
        <w:rPr>
          <w:rFonts w:ascii="Times New Roman" w:hAnsi="Times New Roman" w:cs="Times New Roman"/>
          <w:bCs/>
          <w:sz w:val="24"/>
          <w:szCs w:val="24"/>
          <w:lang w:val="en-US"/>
        </w:rPr>
        <w:t>1</w:t>
      </w:r>
      <w:r>
        <w:rPr>
          <w:rFonts w:ascii="Times New Roman" w:hAnsi="Times New Roman" w:cs="Times New Roman"/>
          <w:bCs/>
          <w:sz w:val="24"/>
          <w:szCs w:val="24"/>
          <w:lang w:val="en-US"/>
        </w:rPr>
        <w:t>, Figure S</w:t>
      </w:r>
      <w:r w:rsidR="00E2746B">
        <w:rPr>
          <w:rFonts w:ascii="Times New Roman" w:hAnsi="Times New Roman" w:cs="Times New Roman"/>
          <w:bCs/>
          <w:sz w:val="24"/>
          <w:szCs w:val="24"/>
          <w:lang w:val="en-US"/>
        </w:rPr>
        <w:t>1</w:t>
      </w:r>
      <w:r>
        <w:rPr>
          <w:rFonts w:ascii="Times New Roman" w:hAnsi="Times New Roman" w:cs="Times New Roman"/>
          <w:bCs/>
          <w:sz w:val="24"/>
          <w:szCs w:val="24"/>
          <w:lang w:val="en-US"/>
        </w:rPr>
        <w:t xml:space="preserve">). We also spatialized the results of NRI and </w:t>
      </w:r>
      <w:r w:rsidR="00EB7D40">
        <w:rPr>
          <w:rFonts w:ascii="Times New Roman" w:hAnsi="Times New Roman" w:cs="Times New Roman"/>
          <w:bCs/>
          <w:sz w:val="24"/>
          <w:szCs w:val="24"/>
          <w:lang w:val="en-US"/>
        </w:rPr>
        <w:t xml:space="preserve">average </w:t>
      </w:r>
      <w:r>
        <w:rPr>
          <w:rFonts w:ascii="Times New Roman" w:hAnsi="Times New Roman" w:cs="Times New Roman"/>
          <w:bCs/>
          <w:sz w:val="24"/>
          <w:szCs w:val="24"/>
          <w:lang w:val="en-US"/>
        </w:rPr>
        <w:t>assemblage age for all Tyran</w:t>
      </w:r>
      <w:r w:rsidR="006D486D">
        <w:rPr>
          <w:rFonts w:ascii="Times New Roman" w:hAnsi="Times New Roman" w:cs="Times New Roman"/>
          <w:bCs/>
          <w:sz w:val="24"/>
          <w:szCs w:val="24"/>
          <w:lang w:val="en-US"/>
        </w:rPr>
        <w:t>n</w:t>
      </w:r>
      <w:r>
        <w:rPr>
          <w:rFonts w:ascii="Times New Roman" w:hAnsi="Times New Roman" w:cs="Times New Roman"/>
          <w:bCs/>
          <w:sz w:val="24"/>
          <w:szCs w:val="24"/>
          <w:lang w:val="en-US"/>
        </w:rPr>
        <w:t xml:space="preserve">idae assemblages of America continent. All </w:t>
      </w:r>
      <w:r w:rsidR="00B5624C">
        <w:rPr>
          <w:rFonts w:ascii="Times New Roman" w:hAnsi="Times New Roman" w:cs="Times New Roman"/>
          <w:bCs/>
          <w:sz w:val="24"/>
          <w:szCs w:val="24"/>
          <w:lang w:val="en-US"/>
        </w:rPr>
        <w:t xml:space="preserve">analyses </w:t>
      </w:r>
      <w:r>
        <w:rPr>
          <w:rFonts w:ascii="Times New Roman" w:hAnsi="Times New Roman" w:cs="Times New Roman"/>
          <w:bCs/>
          <w:sz w:val="24"/>
          <w:szCs w:val="24"/>
          <w:lang w:val="en-US"/>
        </w:rPr>
        <w:t>w</w:t>
      </w:r>
      <w:r w:rsidR="00B5624C">
        <w:rPr>
          <w:rFonts w:ascii="Times New Roman" w:hAnsi="Times New Roman" w:cs="Times New Roman"/>
          <w:bCs/>
          <w:sz w:val="24"/>
          <w:szCs w:val="24"/>
          <w:lang w:val="en-US"/>
        </w:rPr>
        <w:t>ere</w:t>
      </w:r>
      <w:r>
        <w:rPr>
          <w:rFonts w:ascii="Times New Roman" w:hAnsi="Times New Roman" w:cs="Times New Roman"/>
          <w:bCs/>
          <w:sz w:val="24"/>
          <w:szCs w:val="24"/>
          <w:lang w:val="en-US"/>
        </w:rPr>
        <w:t xml:space="preserve"> conducted in R environment </w:t>
      </w:r>
      <w:r>
        <w:rPr>
          <w:rFonts w:ascii="Times New Roman" w:hAnsi="Times New Roman" w:cs="Times New Roman"/>
          <w:bCs/>
          <w:sz w:val="24"/>
          <w:szCs w:val="24"/>
          <w:lang w:val="en-US"/>
        </w:rPr>
        <w:fldChar w:fldCharType="begin" w:fldLock="1"/>
      </w:r>
      <w:r w:rsidR="00DD5FE0">
        <w:rPr>
          <w:rFonts w:ascii="Times New Roman" w:hAnsi="Times New Roman" w:cs="Times New Roman"/>
          <w:bCs/>
          <w:sz w:val="24"/>
          <w:szCs w:val="24"/>
          <w:lang w:val="en-US"/>
        </w:rPr>
        <w:instrText>ADDIN CSL_CITATION {"citationItems":[{"id":"ITEM-1","itemData":{"author":[{"dropping-particle":"","family":"Team","given":"R Core","non-dropping-particle":"","parse-names":false,"suffix":""}],"container-title":"R Foundation for Statistical Computing, Vienna, Austria.","id":"ITEM-1","issued":{"date-parts":[["2018"]]},"title":"R: A language and environment for statistical computing.","type":"article-journal"},"uris":["http://www.mendeley.com/documents/?uuid=139fdb05-e9bb-4492-8555-c1d1250def22","http://www.mendeley.com/documents/?uuid=27a9d0f6-3c19-4051-8cdf-62101f69fd76"]}],"mendeley":{"formattedCitation":"(Team, 2018)","manualFormatting":"(R Core Team, 2018)","plainTextFormattedCitation":"(Team, 2018)","previouslyFormattedCitation":"(Team, 2018)"},"properties":{"noteIndex":0},"schema":"https://github.com/citation-style-language/schema/raw/master/csl-citation.json"}</w:instrText>
      </w:r>
      <w:r>
        <w:rPr>
          <w:rFonts w:ascii="Times New Roman" w:hAnsi="Times New Roman" w:cs="Times New Roman"/>
          <w:bCs/>
          <w:sz w:val="24"/>
          <w:szCs w:val="24"/>
          <w:lang w:val="en-US"/>
        </w:rPr>
        <w:fldChar w:fldCharType="separate"/>
      </w:r>
      <w:r w:rsidRPr="00AC281B">
        <w:rPr>
          <w:rFonts w:ascii="Times New Roman" w:hAnsi="Times New Roman" w:cs="Times New Roman"/>
          <w:bCs/>
          <w:noProof/>
          <w:sz w:val="24"/>
          <w:szCs w:val="24"/>
          <w:lang w:val="en-US"/>
        </w:rPr>
        <w:t>(</w:t>
      </w:r>
      <w:r>
        <w:rPr>
          <w:rFonts w:ascii="Times New Roman" w:hAnsi="Times New Roman" w:cs="Times New Roman"/>
          <w:bCs/>
          <w:noProof/>
          <w:sz w:val="24"/>
          <w:szCs w:val="24"/>
          <w:lang w:val="en-US"/>
        </w:rPr>
        <w:t xml:space="preserve">R Core </w:t>
      </w:r>
      <w:r w:rsidRPr="00AC281B">
        <w:rPr>
          <w:rFonts w:ascii="Times New Roman" w:hAnsi="Times New Roman" w:cs="Times New Roman"/>
          <w:bCs/>
          <w:noProof/>
          <w:sz w:val="24"/>
          <w:szCs w:val="24"/>
          <w:lang w:val="en-US"/>
        </w:rPr>
        <w:t>Team, 2018)</w:t>
      </w:r>
      <w:r>
        <w:rPr>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and all codes and functions used are available at </w:t>
      </w:r>
      <w:r w:rsidRPr="00C855FC">
        <w:rPr>
          <w:rFonts w:ascii="Times New Roman" w:hAnsi="Times New Roman" w:cs="Times New Roman"/>
          <w:bCs/>
          <w:sz w:val="24"/>
          <w:szCs w:val="24"/>
          <w:lang w:val="en-US"/>
        </w:rPr>
        <w:t>https://github.com/GabrielNakamura/MS_Tryranidae_AgeAssemblage</w:t>
      </w:r>
      <w:r>
        <w:rPr>
          <w:rFonts w:ascii="Times New Roman" w:hAnsi="Times New Roman" w:cs="Times New Roman"/>
          <w:bCs/>
          <w:sz w:val="24"/>
          <w:szCs w:val="24"/>
          <w:lang w:val="en-US"/>
        </w:rPr>
        <w:t>.</w:t>
      </w:r>
    </w:p>
    <w:p w14:paraId="612934F1" w14:textId="77777777" w:rsidR="00B229E4" w:rsidRPr="00B86404" w:rsidRDefault="00B229E4" w:rsidP="00B229E4">
      <w:pPr>
        <w:pStyle w:val="SemEspaamento"/>
        <w:spacing w:line="480" w:lineRule="auto"/>
        <w:rPr>
          <w:rFonts w:ascii="Times New Roman" w:hAnsi="Times New Roman" w:cs="Times New Roman"/>
          <w:b/>
          <w:sz w:val="24"/>
          <w:szCs w:val="24"/>
          <w:lang w:val="en-US"/>
        </w:rPr>
      </w:pPr>
      <w:r w:rsidRPr="00B86404">
        <w:rPr>
          <w:rFonts w:ascii="Times New Roman" w:hAnsi="Times New Roman" w:cs="Times New Roman"/>
          <w:b/>
          <w:sz w:val="24"/>
          <w:szCs w:val="24"/>
          <w:lang w:val="en-US"/>
        </w:rPr>
        <w:t>RESULTS</w:t>
      </w:r>
      <w:r>
        <w:rPr>
          <w:rFonts w:ascii="Times New Roman" w:hAnsi="Times New Roman" w:cs="Times New Roman"/>
          <w:b/>
          <w:sz w:val="24"/>
          <w:szCs w:val="24"/>
          <w:lang w:val="en-US"/>
        </w:rPr>
        <w:t xml:space="preserve"> </w:t>
      </w:r>
    </w:p>
    <w:p w14:paraId="16BCDDB9" w14:textId="4BC53F77" w:rsidR="00B229E4" w:rsidRDefault="00B229E4" w:rsidP="005979F7">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Tyran</w:t>
      </w:r>
      <w:r w:rsidR="006D486D">
        <w:rPr>
          <w:rFonts w:ascii="Times New Roman" w:hAnsi="Times New Roman" w:cs="Times New Roman"/>
          <w:sz w:val="24"/>
          <w:szCs w:val="24"/>
          <w:lang w:val="en-US"/>
        </w:rPr>
        <w:t>n</w:t>
      </w:r>
      <w:r>
        <w:rPr>
          <w:rFonts w:ascii="Times New Roman" w:hAnsi="Times New Roman" w:cs="Times New Roman"/>
          <w:sz w:val="24"/>
          <w:szCs w:val="24"/>
          <w:lang w:val="en-US"/>
        </w:rPr>
        <w:t xml:space="preserve">idae assemblages presented a strong richness gradient </w:t>
      </w:r>
      <w:r w:rsidRPr="00B86404">
        <w:rPr>
          <w:rFonts w:ascii="Times New Roman" w:hAnsi="Times New Roman" w:cs="Times New Roman"/>
          <w:sz w:val="24"/>
          <w:szCs w:val="24"/>
          <w:lang w:val="en-US"/>
        </w:rPr>
        <w:t xml:space="preserve">with highest richness </w:t>
      </w:r>
      <w:r w:rsidR="00B5624C">
        <w:rPr>
          <w:rFonts w:ascii="Times New Roman" w:hAnsi="Times New Roman" w:cs="Times New Roman"/>
          <w:sz w:val="24"/>
          <w:szCs w:val="24"/>
          <w:lang w:val="en-US"/>
        </w:rPr>
        <w:t xml:space="preserve">sites </w:t>
      </w:r>
      <w:r w:rsidRPr="00B86404">
        <w:rPr>
          <w:rFonts w:ascii="Times New Roman" w:hAnsi="Times New Roman" w:cs="Times New Roman"/>
          <w:sz w:val="24"/>
          <w:szCs w:val="24"/>
          <w:lang w:val="en-US"/>
        </w:rPr>
        <w:t>found</w:t>
      </w:r>
      <w:r>
        <w:rPr>
          <w:rFonts w:ascii="Times New Roman" w:hAnsi="Times New Roman" w:cs="Times New Roman"/>
          <w:sz w:val="24"/>
          <w:szCs w:val="24"/>
          <w:lang w:val="en-US"/>
        </w:rPr>
        <w:t xml:space="preserve"> near the Equator and</w:t>
      </w:r>
      <w:r w:rsidRPr="00B86404">
        <w:rPr>
          <w:rFonts w:ascii="Times New Roman" w:hAnsi="Times New Roman" w:cs="Times New Roman"/>
          <w:sz w:val="24"/>
          <w:szCs w:val="24"/>
          <w:lang w:val="en-US"/>
        </w:rPr>
        <w:t xml:space="preserve"> at forest</w:t>
      </w:r>
      <w:r w:rsidR="00B5624C">
        <w:rPr>
          <w:rFonts w:ascii="Times New Roman" w:hAnsi="Times New Roman" w:cs="Times New Roman"/>
          <w:sz w:val="24"/>
          <w:szCs w:val="24"/>
          <w:lang w:val="en-US"/>
        </w:rPr>
        <w:t>ed</w:t>
      </w:r>
      <w:r w:rsidRPr="00B86404">
        <w:rPr>
          <w:rFonts w:ascii="Times New Roman" w:hAnsi="Times New Roman" w:cs="Times New Roman"/>
          <w:sz w:val="24"/>
          <w:szCs w:val="24"/>
          <w:lang w:val="en-US"/>
        </w:rPr>
        <w:t xml:space="preserve"> habitats (Amazonia and Atlantic Forest)</w:t>
      </w:r>
      <w:r>
        <w:rPr>
          <w:rFonts w:ascii="Times New Roman" w:hAnsi="Times New Roman" w:cs="Times New Roman"/>
          <w:sz w:val="24"/>
          <w:szCs w:val="24"/>
          <w:lang w:val="en-US"/>
        </w:rPr>
        <w:t xml:space="preserve"> (</w:t>
      </w:r>
      <w:r w:rsidR="005A4248">
        <w:rPr>
          <w:rFonts w:ascii="Times New Roman" w:hAnsi="Times New Roman" w:cs="Times New Roman"/>
          <w:sz w:val="24"/>
          <w:szCs w:val="24"/>
          <w:lang w:val="en-US"/>
        </w:rPr>
        <w:t xml:space="preserve">Appendix S1, </w:t>
      </w:r>
      <w:r>
        <w:rPr>
          <w:rFonts w:ascii="Times New Roman" w:hAnsi="Times New Roman" w:cs="Times New Roman"/>
          <w:sz w:val="24"/>
          <w:szCs w:val="24"/>
          <w:lang w:val="en-US"/>
        </w:rPr>
        <w:t>Figure S</w:t>
      </w:r>
      <w:r w:rsidR="005A4248">
        <w:rPr>
          <w:rFonts w:ascii="Times New Roman" w:hAnsi="Times New Roman" w:cs="Times New Roman"/>
          <w:sz w:val="24"/>
          <w:szCs w:val="24"/>
          <w:lang w:val="en-US"/>
        </w:rPr>
        <w:t>2</w:t>
      </w:r>
      <w:r>
        <w:rPr>
          <w:rFonts w:ascii="Times New Roman" w:hAnsi="Times New Roman" w:cs="Times New Roman"/>
          <w:sz w:val="24"/>
          <w:szCs w:val="24"/>
          <w:lang w:val="en-US"/>
        </w:rPr>
        <w:t>)</w:t>
      </w:r>
      <w:r w:rsidRPr="00B86404">
        <w:rPr>
          <w:rFonts w:ascii="Times New Roman" w:hAnsi="Times New Roman" w:cs="Times New Roman"/>
          <w:sz w:val="24"/>
          <w:szCs w:val="24"/>
          <w:lang w:val="en-US"/>
        </w:rPr>
        <w:t>.</w:t>
      </w:r>
    </w:p>
    <w:p w14:paraId="6692C0EC" w14:textId="622F649A" w:rsidR="00B229E4" w:rsidRPr="00B86404" w:rsidRDefault="00B229E4" w:rsidP="00B229E4">
      <w:pPr>
        <w:spacing w:after="0" w:line="480" w:lineRule="auto"/>
        <w:ind w:firstLine="708"/>
        <w:jc w:val="both"/>
        <w:rPr>
          <w:rFonts w:ascii="Times New Roman" w:hAnsi="Times New Roman" w:cs="Times New Roman"/>
          <w:sz w:val="24"/>
          <w:szCs w:val="24"/>
          <w:lang w:val="en-US"/>
        </w:rPr>
      </w:pPr>
      <w:commentRangeStart w:id="20"/>
      <w:r w:rsidRPr="00B86404">
        <w:rPr>
          <w:rFonts w:ascii="Times New Roman" w:hAnsi="Times New Roman" w:cs="Times New Roman"/>
          <w:sz w:val="24"/>
          <w:szCs w:val="24"/>
          <w:lang w:val="en-US"/>
        </w:rPr>
        <w:t xml:space="preserve">We selected the </w:t>
      </w:r>
      <w:proofErr w:type="spellStart"/>
      <w:r>
        <w:rPr>
          <w:rFonts w:ascii="Times New Roman" w:hAnsi="Times New Roman" w:cs="Times New Roman"/>
          <w:sz w:val="24"/>
          <w:szCs w:val="24"/>
          <w:lang w:val="en-US"/>
        </w:rPr>
        <w:t>BayArea+J</w:t>
      </w:r>
      <w:proofErr w:type="spellEnd"/>
      <w:r w:rsidR="004248EA">
        <w:rPr>
          <w:rFonts w:ascii="Times New Roman" w:hAnsi="Times New Roman" w:cs="Times New Roman"/>
          <w:sz w:val="24"/>
          <w:szCs w:val="24"/>
          <w:lang w:val="en-US"/>
        </w:rPr>
        <w:t>, since it was the model with the greatest support in AIC analysis,</w:t>
      </w:r>
      <w:r>
        <w:rPr>
          <w:rFonts w:ascii="Times New Roman" w:hAnsi="Times New Roman" w:cs="Times New Roman"/>
          <w:sz w:val="24"/>
          <w:szCs w:val="24"/>
          <w:lang w:val="en-US"/>
        </w:rPr>
        <w:t xml:space="preserve"> </w:t>
      </w:r>
      <w:commentRangeEnd w:id="20"/>
      <w:r w:rsidR="00B5624C">
        <w:rPr>
          <w:rStyle w:val="Refdecomentrio"/>
        </w:rPr>
        <w:commentReference w:id="20"/>
      </w:r>
      <w:r>
        <w:rPr>
          <w:rFonts w:ascii="Times New Roman" w:hAnsi="Times New Roman" w:cs="Times New Roman"/>
          <w:sz w:val="24"/>
          <w:szCs w:val="24"/>
          <w:lang w:val="en-US"/>
        </w:rPr>
        <w:t xml:space="preserve">as the </w:t>
      </w:r>
      <w:r w:rsidRPr="00B86404">
        <w:rPr>
          <w:rFonts w:ascii="Times New Roman" w:hAnsi="Times New Roman" w:cs="Times New Roman"/>
          <w:sz w:val="24"/>
          <w:szCs w:val="24"/>
          <w:lang w:val="en-US"/>
        </w:rPr>
        <w:t>model</w:t>
      </w:r>
      <w:r>
        <w:rPr>
          <w:rFonts w:ascii="Times New Roman" w:hAnsi="Times New Roman" w:cs="Times New Roman"/>
          <w:sz w:val="24"/>
          <w:szCs w:val="24"/>
          <w:lang w:val="en-US"/>
        </w:rPr>
        <w:t xml:space="preserve"> to represent the ancestral biome of species (</w:t>
      </w:r>
      <w:r w:rsidR="009E2C2B">
        <w:rPr>
          <w:rFonts w:ascii="Times New Roman" w:hAnsi="Times New Roman" w:cs="Times New Roman"/>
          <w:sz w:val="24"/>
          <w:szCs w:val="24"/>
          <w:lang w:val="en-US"/>
        </w:rPr>
        <w:t xml:space="preserve">Appendix S2, </w:t>
      </w:r>
      <w:r>
        <w:rPr>
          <w:rFonts w:ascii="Times New Roman" w:hAnsi="Times New Roman" w:cs="Times New Roman"/>
          <w:sz w:val="24"/>
          <w:szCs w:val="24"/>
          <w:lang w:val="en-US"/>
        </w:rPr>
        <w:t>Table S</w:t>
      </w:r>
      <w:r w:rsidR="00A91D26">
        <w:rPr>
          <w:rFonts w:ascii="Times New Roman" w:hAnsi="Times New Roman" w:cs="Times New Roman"/>
          <w:sz w:val="24"/>
          <w:szCs w:val="24"/>
          <w:lang w:val="en-US"/>
        </w:rPr>
        <w:t>1</w:t>
      </w:r>
      <w:r w:rsidR="00967C7F">
        <w:rPr>
          <w:rFonts w:ascii="Times New Roman" w:hAnsi="Times New Roman" w:cs="Times New Roman"/>
          <w:sz w:val="24"/>
          <w:szCs w:val="24"/>
          <w:lang w:val="en-US"/>
        </w:rPr>
        <w:t xml:space="preserve"> to see AIC results</w:t>
      </w:r>
      <w:r>
        <w:rPr>
          <w:rFonts w:ascii="Times New Roman" w:hAnsi="Times New Roman" w:cs="Times New Roman"/>
          <w:sz w:val="24"/>
          <w:szCs w:val="24"/>
          <w:lang w:val="en-US"/>
        </w:rPr>
        <w:t>)</w:t>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commentRangeStart w:id="21"/>
      <w:r w:rsidR="00500A37">
        <w:rPr>
          <w:rFonts w:ascii="Times New Roman" w:hAnsi="Times New Roman" w:cs="Times New Roman"/>
          <w:sz w:val="24"/>
          <w:szCs w:val="24"/>
          <w:lang w:val="en-US"/>
        </w:rPr>
        <w:t xml:space="preserve">Temperate regions showed </w:t>
      </w:r>
      <w:r w:rsidR="00E94A2A">
        <w:rPr>
          <w:rFonts w:ascii="Times New Roman" w:hAnsi="Times New Roman" w:cs="Times New Roman"/>
          <w:sz w:val="24"/>
          <w:szCs w:val="24"/>
          <w:lang w:val="en-US"/>
        </w:rPr>
        <w:t>stronger phylogenetic clustering than tropical assemblages</w:t>
      </w:r>
      <w:r>
        <w:rPr>
          <w:rFonts w:ascii="Times New Roman" w:hAnsi="Times New Roman" w:cs="Times New Roman"/>
          <w:sz w:val="24"/>
          <w:szCs w:val="24"/>
          <w:lang w:val="en-US"/>
        </w:rPr>
        <w:t xml:space="preserve"> (F= 1</w:t>
      </w:r>
      <w:r w:rsidR="002E6648">
        <w:rPr>
          <w:rFonts w:ascii="Times New Roman" w:hAnsi="Times New Roman" w:cs="Times New Roman"/>
          <w:sz w:val="24"/>
          <w:szCs w:val="24"/>
          <w:lang w:val="en-US"/>
        </w:rPr>
        <w:t>,</w:t>
      </w:r>
      <w:r>
        <w:rPr>
          <w:rFonts w:ascii="Times New Roman" w:hAnsi="Times New Roman" w:cs="Times New Roman"/>
          <w:sz w:val="24"/>
          <w:szCs w:val="24"/>
          <w:lang w:val="en-US"/>
        </w:rPr>
        <w:t>426</w:t>
      </w:r>
      <w:r w:rsidR="002E6648">
        <w:rPr>
          <w:rFonts w:ascii="Times New Roman" w:hAnsi="Times New Roman" w:cs="Times New Roman"/>
          <w:sz w:val="24"/>
          <w:szCs w:val="24"/>
          <w:lang w:val="en-US"/>
        </w:rPr>
        <w:t>;</w:t>
      </w:r>
      <w:r>
        <w:rPr>
          <w:rFonts w:ascii="Times New Roman" w:hAnsi="Times New Roman" w:cs="Times New Roman"/>
          <w:sz w:val="24"/>
          <w:szCs w:val="24"/>
          <w:lang w:val="en-US"/>
        </w:rPr>
        <w:t xml:space="preserve"> p</w:t>
      </w:r>
      <w:r w:rsidR="002E6648">
        <w:rPr>
          <w:rFonts w:ascii="Times New Roman" w:hAnsi="Times New Roman" w:cs="Times New Roman"/>
          <w:sz w:val="24"/>
          <w:szCs w:val="24"/>
          <w:lang w:val="en-US"/>
        </w:rPr>
        <w:t xml:space="preserve"> </w:t>
      </w:r>
      <w:r>
        <w:rPr>
          <w:rFonts w:ascii="Times New Roman" w:hAnsi="Times New Roman" w:cs="Times New Roman"/>
          <w:sz w:val="24"/>
          <w:szCs w:val="24"/>
          <w:lang w:val="en-US"/>
        </w:rPr>
        <w:t>&lt;</w:t>
      </w:r>
      <w:r w:rsidR="002E6648">
        <w:rPr>
          <w:rFonts w:ascii="Times New Roman" w:hAnsi="Times New Roman" w:cs="Times New Roman"/>
          <w:sz w:val="24"/>
          <w:szCs w:val="24"/>
          <w:lang w:val="en-US"/>
        </w:rPr>
        <w:t xml:space="preserve"> </w:t>
      </w:r>
      <w:r>
        <w:rPr>
          <w:rFonts w:ascii="Times New Roman" w:hAnsi="Times New Roman" w:cs="Times New Roman"/>
          <w:sz w:val="24"/>
          <w:szCs w:val="24"/>
          <w:lang w:val="en-US"/>
        </w:rPr>
        <w:t>0.001)</w:t>
      </w:r>
      <w:r w:rsidR="00E94A2A">
        <w:rPr>
          <w:rFonts w:ascii="Times New Roman" w:hAnsi="Times New Roman" w:cs="Times New Roman"/>
          <w:sz w:val="24"/>
          <w:szCs w:val="24"/>
          <w:lang w:val="en-US"/>
        </w:rPr>
        <w:t xml:space="preserve"> </w:t>
      </w:r>
      <w:r>
        <w:rPr>
          <w:rFonts w:ascii="Times New Roman" w:hAnsi="Times New Roman" w:cs="Times New Roman"/>
          <w:bCs/>
          <w:sz w:val="24"/>
          <w:szCs w:val="24"/>
          <w:lang w:val="en-US"/>
        </w:rPr>
        <w:t>(Figure 3a)</w:t>
      </w:r>
      <w:r w:rsidR="00CF7B0E">
        <w:rPr>
          <w:rFonts w:ascii="Times New Roman" w:hAnsi="Times New Roman" w:cs="Times New Roman"/>
          <w:bCs/>
          <w:sz w:val="24"/>
          <w:szCs w:val="24"/>
          <w:lang w:val="en-US"/>
        </w:rPr>
        <w:t>.</w:t>
      </w:r>
      <w:r w:rsidR="00E94A2A">
        <w:rPr>
          <w:rFonts w:ascii="Times New Roman" w:hAnsi="Times New Roman" w:cs="Times New Roman"/>
          <w:bCs/>
          <w:sz w:val="24"/>
          <w:szCs w:val="24"/>
          <w:lang w:val="en-US"/>
        </w:rPr>
        <w:t xml:space="preserve"> Also,</w:t>
      </w:r>
      <w:r>
        <w:rPr>
          <w:rFonts w:ascii="Times New Roman" w:hAnsi="Times New Roman" w:cs="Times New Roman"/>
          <w:bCs/>
          <w:sz w:val="24"/>
          <w:szCs w:val="24"/>
          <w:lang w:val="en-US"/>
        </w:rPr>
        <w:t xml:space="preserve"> </w:t>
      </w:r>
      <w:commentRangeEnd w:id="21"/>
      <w:r w:rsidR="002E6648">
        <w:rPr>
          <w:rStyle w:val="Refdecomentrio"/>
        </w:rPr>
        <w:commentReference w:id="21"/>
      </w:r>
      <w:r w:rsidR="00E94A2A">
        <w:rPr>
          <w:rFonts w:ascii="Times New Roman" w:hAnsi="Times New Roman" w:cs="Times New Roman"/>
          <w:bCs/>
          <w:sz w:val="24"/>
          <w:szCs w:val="24"/>
          <w:lang w:val="en-US"/>
        </w:rPr>
        <w:t>t</w:t>
      </w:r>
      <w:commentRangeStart w:id="22"/>
      <w:r w:rsidR="002E6648">
        <w:rPr>
          <w:rFonts w:ascii="Times New Roman" w:hAnsi="Times New Roman" w:cs="Times New Roman"/>
          <w:bCs/>
          <w:sz w:val="24"/>
          <w:szCs w:val="24"/>
          <w:lang w:val="en-US"/>
        </w:rPr>
        <w:t>emperate region showed more</w:t>
      </w:r>
      <w:r w:rsidR="00F261F7">
        <w:rPr>
          <w:rFonts w:ascii="Times New Roman" w:hAnsi="Times New Roman" w:cs="Times New Roman"/>
          <w:bCs/>
          <w:sz w:val="24"/>
          <w:szCs w:val="24"/>
          <w:lang w:val="en-US"/>
        </w:rPr>
        <w:t xml:space="preserve"> </w:t>
      </w:r>
      <w:r w:rsidR="002E6648">
        <w:rPr>
          <w:rFonts w:ascii="Times New Roman" w:hAnsi="Times New Roman" w:cs="Times New Roman"/>
          <w:bCs/>
          <w:sz w:val="24"/>
          <w:szCs w:val="24"/>
          <w:lang w:val="en-US"/>
        </w:rPr>
        <w:t xml:space="preserve">recent assemblages than tropical region </w:t>
      </w:r>
      <w:commentRangeEnd w:id="22"/>
      <w:r w:rsidR="002E6648">
        <w:rPr>
          <w:rStyle w:val="Refdecomentrio"/>
        </w:rPr>
        <w:commentReference w:id="22"/>
      </w:r>
      <w:r>
        <w:rPr>
          <w:rFonts w:ascii="Times New Roman" w:hAnsi="Times New Roman" w:cs="Times New Roman"/>
          <w:bCs/>
          <w:sz w:val="24"/>
          <w:szCs w:val="24"/>
          <w:lang w:val="en-US"/>
        </w:rPr>
        <w:t>(F= 4</w:t>
      </w:r>
      <w:r w:rsidR="002E6648">
        <w:rPr>
          <w:rFonts w:ascii="Times New Roman" w:hAnsi="Times New Roman" w:cs="Times New Roman"/>
          <w:bCs/>
          <w:sz w:val="24"/>
          <w:szCs w:val="24"/>
          <w:lang w:val="en-US"/>
        </w:rPr>
        <w:t>,</w:t>
      </w:r>
      <w:r>
        <w:rPr>
          <w:rFonts w:ascii="Times New Roman" w:hAnsi="Times New Roman" w:cs="Times New Roman"/>
          <w:bCs/>
          <w:sz w:val="24"/>
          <w:szCs w:val="24"/>
          <w:lang w:val="en-US"/>
        </w:rPr>
        <w:t>171</w:t>
      </w:r>
      <w:r w:rsidR="002E6648">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p</w:t>
      </w:r>
      <w:r w:rsidR="002E664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&lt;</w:t>
      </w:r>
      <w:r w:rsidR="002E664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0.001</w:t>
      </w:r>
      <w:r w:rsidR="002E664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Figure 3b). </w:t>
      </w:r>
      <w:r w:rsidR="002E6648">
        <w:rPr>
          <w:rFonts w:ascii="Times New Roman" w:hAnsi="Times New Roman" w:cs="Times New Roman"/>
          <w:bCs/>
          <w:sz w:val="24"/>
          <w:szCs w:val="24"/>
          <w:lang w:val="en-US"/>
        </w:rPr>
        <w:t xml:space="preserve">In the tropical region </w:t>
      </w:r>
      <w:r>
        <w:rPr>
          <w:rFonts w:ascii="Times New Roman" w:hAnsi="Times New Roman" w:cs="Times New Roman"/>
          <w:bCs/>
          <w:sz w:val="24"/>
          <w:szCs w:val="24"/>
          <w:lang w:val="en-US"/>
        </w:rPr>
        <w:t xml:space="preserve">we noted that the most ancient assemblages </w:t>
      </w:r>
      <w:r w:rsidR="002E6648">
        <w:rPr>
          <w:rFonts w:ascii="Times New Roman" w:hAnsi="Times New Roman" w:cs="Times New Roman"/>
          <w:bCs/>
          <w:sz w:val="24"/>
          <w:szCs w:val="24"/>
          <w:lang w:val="en-US"/>
        </w:rPr>
        <w:t xml:space="preserve">were </w:t>
      </w:r>
      <w:r>
        <w:rPr>
          <w:rFonts w:ascii="Times New Roman" w:hAnsi="Times New Roman" w:cs="Times New Roman"/>
          <w:bCs/>
          <w:sz w:val="24"/>
          <w:szCs w:val="24"/>
          <w:lang w:val="en-US"/>
        </w:rPr>
        <w:t>located at tropical forests (Amazon and Atlantic forests ~35Mya), whereas temperate regions host the most recent assemblages (~4Mya)</w:t>
      </w:r>
      <w:r w:rsidR="002E6648">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w:t>
      </w:r>
      <w:r w:rsidR="002E6648">
        <w:rPr>
          <w:rFonts w:ascii="Times New Roman" w:hAnsi="Times New Roman" w:cs="Times New Roman"/>
          <w:bCs/>
          <w:sz w:val="24"/>
          <w:szCs w:val="24"/>
          <w:lang w:val="en-US"/>
        </w:rPr>
        <w:t>F</w:t>
      </w:r>
      <w:r>
        <w:rPr>
          <w:rFonts w:ascii="Times New Roman" w:hAnsi="Times New Roman" w:cs="Times New Roman"/>
          <w:bCs/>
          <w:sz w:val="24"/>
          <w:szCs w:val="24"/>
          <w:lang w:val="en-US"/>
        </w:rPr>
        <w:t>urthermore, we identif</w:t>
      </w:r>
      <w:r w:rsidR="002E6648">
        <w:rPr>
          <w:rFonts w:ascii="Times New Roman" w:hAnsi="Times New Roman" w:cs="Times New Roman"/>
          <w:bCs/>
          <w:sz w:val="24"/>
          <w:szCs w:val="24"/>
          <w:lang w:val="en-US"/>
        </w:rPr>
        <w:t>ied</w:t>
      </w:r>
      <w:r>
        <w:rPr>
          <w:rFonts w:ascii="Times New Roman" w:hAnsi="Times New Roman" w:cs="Times New Roman"/>
          <w:bCs/>
          <w:sz w:val="24"/>
          <w:szCs w:val="24"/>
          <w:lang w:val="en-US"/>
        </w:rPr>
        <w:t xml:space="preserve"> an area with intermediate ages separating South and North America </w:t>
      </w:r>
      <w:r>
        <w:rPr>
          <w:rFonts w:ascii="Times New Roman" w:hAnsi="Times New Roman" w:cs="Times New Roman"/>
          <w:sz w:val="24"/>
          <w:szCs w:val="24"/>
          <w:lang w:val="en-US"/>
        </w:rPr>
        <w:t>(Figure 4b).</w:t>
      </w:r>
    </w:p>
    <w:p w14:paraId="26FFF8D9" w14:textId="77777777" w:rsidR="00B229E4" w:rsidRPr="00B86404" w:rsidRDefault="00B229E4" w:rsidP="00B229E4">
      <w:pPr>
        <w:spacing w:after="0" w:line="480" w:lineRule="auto"/>
        <w:jc w:val="both"/>
        <w:rPr>
          <w:rFonts w:ascii="Times New Roman" w:hAnsi="Times New Roman" w:cs="Times New Roman"/>
          <w:sz w:val="24"/>
          <w:szCs w:val="24"/>
          <w:lang w:val="en-US"/>
        </w:rPr>
      </w:pPr>
    </w:p>
    <w:p w14:paraId="44FA71E0" w14:textId="77777777" w:rsidR="00B229E4" w:rsidRPr="00B86404" w:rsidRDefault="00B229E4" w:rsidP="00B229E4">
      <w:pPr>
        <w:spacing w:after="0"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pt-BR"/>
        </w:rPr>
        <w:lastRenderedPageBreak/>
        <w:drawing>
          <wp:inline distT="0" distB="0" distL="0" distR="0" wp14:anchorId="50BF2C02" wp14:editId="58327474">
            <wp:extent cx="4049059" cy="6883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boxplot.pdf"/>
                    <pic:cNvPicPr/>
                  </pic:nvPicPr>
                  <pic:blipFill>
                    <a:blip r:embed="rId14">
                      <a:extLst>
                        <a:ext uri="{28A0092B-C50C-407E-A947-70E740481C1C}">
                          <a14:useLocalDpi xmlns:a14="http://schemas.microsoft.com/office/drawing/2010/main" val="0"/>
                        </a:ext>
                      </a:extLst>
                    </a:blip>
                    <a:stretch>
                      <a:fillRect/>
                    </a:stretch>
                  </pic:blipFill>
                  <pic:spPr>
                    <a:xfrm>
                      <a:off x="0" y="0"/>
                      <a:ext cx="4057546" cy="6897827"/>
                    </a:xfrm>
                    <a:prstGeom prst="rect">
                      <a:avLst/>
                    </a:prstGeom>
                  </pic:spPr>
                </pic:pic>
              </a:graphicData>
            </a:graphic>
          </wp:inline>
        </w:drawing>
      </w:r>
    </w:p>
    <w:p w14:paraId="56EF7E6F" w14:textId="77777777" w:rsidR="00B229E4" w:rsidRPr="00B86404" w:rsidRDefault="00B229E4" w:rsidP="00B229E4">
      <w:pPr>
        <w:spacing w:after="240" w:line="480" w:lineRule="auto"/>
        <w:jc w:val="both"/>
        <w:rPr>
          <w:rFonts w:ascii="Times New Roman" w:hAnsi="Times New Roman" w:cs="Times New Roman"/>
          <w:sz w:val="24"/>
          <w:szCs w:val="24"/>
          <w:lang w:val="en-US"/>
        </w:rPr>
      </w:pPr>
      <w:r w:rsidRPr="00B86404">
        <w:rPr>
          <w:rFonts w:ascii="Times New Roman" w:hAnsi="Times New Roman" w:cs="Times New Roman"/>
          <w:bCs/>
          <w:sz w:val="24"/>
          <w:szCs w:val="24"/>
          <w:lang w:val="en-US"/>
        </w:rPr>
        <w:t xml:space="preserve">Figure </w:t>
      </w:r>
      <w:r>
        <w:rPr>
          <w:rFonts w:ascii="Times New Roman" w:hAnsi="Times New Roman" w:cs="Times New Roman"/>
          <w:bCs/>
          <w:sz w:val="24"/>
          <w:szCs w:val="24"/>
          <w:lang w:val="en-US"/>
        </w:rPr>
        <w:t>3</w:t>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Boxplots showing the NRI values (a) and mean age of assemblages (b) for temperate and tropical communities.</w:t>
      </w:r>
    </w:p>
    <w:p w14:paraId="3CD23CEB" w14:textId="77777777" w:rsidR="00B229E4" w:rsidRPr="00B86404" w:rsidRDefault="00B229E4" w:rsidP="00B229E4">
      <w:pPr>
        <w:pStyle w:val="SemEspaamento"/>
        <w:spacing w:line="480" w:lineRule="auto"/>
        <w:rPr>
          <w:rFonts w:ascii="Times New Roman" w:hAnsi="Times New Roman" w:cs="Times New Roman"/>
          <w:sz w:val="24"/>
          <w:szCs w:val="24"/>
          <w:lang w:val="en-US"/>
        </w:rPr>
      </w:pPr>
      <w:r>
        <w:rPr>
          <w:rFonts w:ascii="Times New Roman" w:hAnsi="Times New Roman" w:cs="Times New Roman"/>
          <w:b/>
          <w:noProof/>
          <w:sz w:val="24"/>
          <w:szCs w:val="24"/>
          <w:lang w:val="pt-BR" w:eastAsia="pt-BR"/>
        </w:rPr>
        <w:lastRenderedPageBreak/>
        <w:drawing>
          <wp:inline distT="0" distB="0" distL="0" distR="0" wp14:anchorId="40E65D8E" wp14:editId="79170EB7">
            <wp:extent cx="6195789" cy="30818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NRI_age_map_20-06-20.pdf"/>
                    <pic:cNvPicPr/>
                  </pic:nvPicPr>
                  <pic:blipFill>
                    <a:blip r:embed="rId15">
                      <a:extLst>
                        <a:ext uri="{28A0092B-C50C-407E-A947-70E740481C1C}">
                          <a14:useLocalDpi xmlns:a14="http://schemas.microsoft.com/office/drawing/2010/main" val="0"/>
                        </a:ext>
                      </a:extLst>
                    </a:blip>
                    <a:stretch>
                      <a:fillRect/>
                    </a:stretch>
                  </pic:blipFill>
                  <pic:spPr>
                    <a:xfrm>
                      <a:off x="0" y="0"/>
                      <a:ext cx="6205759" cy="3086825"/>
                    </a:xfrm>
                    <a:prstGeom prst="rect">
                      <a:avLst/>
                    </a:prstGeom>
                  </pic:spPr>
                </pic:pic>
              </a:graphicData>
            </a:graphic>
          </wp:inline>
        </w:drawing>
      </w:r>
    </w:p>
    <w:p w14:paraId="6877DFFB" w14:textId="77777777" w:rsidR="00B229E4" w:rsidRDefault="00B229E4" w:rsidP="00B229E4">
      <w:pPr>
        <w:spacing w:after="240" w:line="480" w:lineRule="auto"/>
        <w:jc w:val="both"/>
        <w:rPr>
          <w:rFonts w:ascii="Times New Roman" w:hAnsi="Times New Roman" w:cs="Times New Roman"/>
          <w:sz w:val="24"/>
          <w:szCs w:val="24"/>
          <w:lang w:val="en-US"/>
        </w:rPr>
      </w:pPr>
      <w:r w:rsidRPr="00B86404">
        <w:rPr>
          <w:rFonts w:ascii="Times New Roman" w:hAnsi="Times New Roman" w:cs="Times New Roman"/>
          <w:bCs/>
          <w:sz w:val="24"/>
          <w:szCs w:val="24"/>
          <w:lang w:val="en-US"/>
        </w:rPr>
        <w:t xml:space="preserve">Figure </w:t>
      </w:r>
      <w:r>
        <w:rPr>
          <w:rFonts w:ascii="Times New Roman" w:hAnsi="Times New Roman" w:cs="Times New Roman"/>
          <w:bCs/>
          <w:sz w:val="24"/>
          <w:szCs w:val="24"/>
          <w:lang w:val="en-US"/>
        </w:rPr>
        <w:t>4</w:t>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NRI (a) and mean age of assemblages (b) for </w:t>
      </w:r>
      <w:proofErr w:type="spellStart"/>
      <w:r>
        <w:rPr>
          <w:rFonts w:ascii="Times New Roman" w:hAnsi="Times New Roman" w:cs="Times New Roman"/>
          <w:sz w:val="24"/>
          <w:szCs w:val="24"/>
          <w:lang w:val="en-US"/>
        </w:rPr>
        <w:t>Tyranidae</w:t>
      </w:r>
      <w:proofErr w:type="spellEnd"/>
      <w:r>
        <w:rPr>
          <w:rFonts w:ascii="Times New Roman" w:hAnsi="Times New Roman" w:cs="Times New Roman"/>
          <w:sz w:val="24"/>
          <w:szCs w:val="24"/>
          <w:lang w:val="en-US"/>
        </w:rPr>
        <w:t xml:space="preserve"> family in America continent. </w:t>
      </w:r>
    </w:p>
    <w:p w14:paraId="59D88D81" w14:textId="77777777" w:rsidR="00B229E4" w:rsidRPr="00B86404" w:rsidRDefault="00B229E4" w:rsidP="00B229E4">
      <w:pPr>
        <w:spacing w:after="0" w:line="480" w:lineRule="auto"/>
        <w:jc w:val="both"/>
        <w:rPr>
          <w:rFonts w:ascii="Times New Roman" w:hAnsi="Times New Roman" w:cs="Times New Roman"/>
          <w:b/>
          <w:sz w:val="24"/>
          <w:szCs w:val="24"/>
          <w:lang w:val="en-US"/>
        </w:rPr>
      </w:pPr>
      <w:r w:rsidRPr="00B86404">
        <w:rPr>
          <w:rFonts w:ascii="Times New Roman" w:hAnsi="Times New Roman" w:cs="Times New Roman"/>
          <w:b/>
          <w:sz w:val="24"/>
          <w:szCs w:val="24"/>
          <w:lang w:val="en-US"/>
        </w:rPr>
        <w:t>DISCUSSION</w:t>
      </w:r>
    </w:p>
    <w:p w14:paraId="63B9683A" w14:textId="01D64E64" w:rsidR="00B229E4" w:rsidRDefault="007B207E" w:rsidP="00B229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Evaluation</w:t>
      </w:r>
      <w:r w:rsidR="002D4B0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w:t>
      </w:r>
      <w:r w:rsidR="00B229E4">
        <w:rPr>
          <w:rFonts w:ascii="Times New Roman" w:hAnsi="Times New Roman" w:cs="Times New Roman"/>
          <w:sz w:val="24"/>
          <w:szCs w:val="24"/>
          <w:lang w:val="en-US"/>
        </w:rPr>
        <w:t xml:space="preserve">the effects of deep past acting on contemporary community has </w:t>
      </w:r>
      <w:r w:rsidR="002D4B05">
        <w:rPr>
          <w:rFonts w:ascii="Times New Roman" w:hAnsi="Times New Roman" w:cs="Times New Roman"/>
          <w:sz w:val="24"/>
          <w:szCs w:val="24"/>
          <w:lang w:val="en-US"/>
        </w:rPr>
        <w:t xml:space="preserve">been traditionally </w:t>
      </w:r>
      <w:r>
        <w:rPr>
          <w:rFonts w:ascii="Times New Roman" w:hAnsi="Times New Roman" w:cs="Times New Roman"/>
          <w:sz w:val="24"/>
          <w:szCs w:val="24"/>
          <w:lang w:val="en-US"/>
        </w:rPr>
        <w:t>relied</w:t>
      </w:r>
      <w:r w:rsidR="002D4B05">
        <w:rPr>
          <w:rFonts w:ascii="Times New Roman" w:hAnsi="Times New Roman" w:cs="Times New Roman"/>
          <w:sz w:val="24"/>
          <w:szCs w:val="24"/>
          <w:lang w:val="en-US"/>
        </w:rPr>
        <w:t xml:space="preserve"> </w:t>
      </w:r>
      <w:r>
        <w:rPr>
          <w:rFonts w:ascii="Times New Roman" w:hAnsi="Times New Roman" w:cs="Times New Roman"/>
          <w:sz w:val="24"/>
          <w:szCs w:val="24"/>
          <w:lang w:val="en-US"/>
        </w:rPr>
        <w:t>on</w:t>
      </w:r>
      <w:r w:rsidR="00B229E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analyzing </w:t>
      </w:r>
      <w:r w:rsidR="00B229E4">
        <w:rPr>
          <w:rFonts w:ascii="Times New Roman" w:hAnsi="Times New Roman" w:cs="Times New Roman"/>
          <w:sz w:val="24"/>
          <w:szCs w:val="24"/>
          <w:lang w:val="en-US"/>
        </w:rPr>
        <w:t xml:space="preserve">patterns of phylogenetic diversity </w:t>
      </w:r>
      <w:r w:rsidR="00B229E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{"citationItems":[{"id":"ITEM-1","itemData":{"DOI":"10.1146/annurev-ecolsys-110617-062348","ISSN":"1543-592X","abstract":"Coexisting species may be evolutionarily proximate or distant, resulting in phylogenetically poor or rich communities. This variation is often considered to result from present assembly processes. We argue that, under certain conditions, deep-past processes might control the phylogenetic diversity of communities. First, deep-past effects involve macroevolutionary processes, such as diversification rate, niche conservatism, or dispersal, in the lineages that constitute communities. Second, deep-past processes in the respective region or in the habitat type play a role, for instance, through age, area, stability, or connectivity. Third, the deep past may affect communities via trophic interactions (i.e., communities of enemies or mutualists or communities of hosts). We suggest that deep-past effects can be identified in local communities by measuring phylogenetic diversity in different species pools. We also show how community phylogenetic diversity results in positive or negative eco-evolutionary feedback, and we identify present-day conservation challenges that may profit from a deep-time perspective.","author":[{"dropping-particle":"","family":"Gerhold","given":"Pille","non-dropping-particle":"","parse-names":false,"suffix":""},{"dropping-particle":"","family":"Carlucci","given":"Marcos B.","non-dropping-particle":"","parse-names":false,"suffix":""},{"dropping-particle":"","family":"Procheş","given":"Şerban","non-dropping-particle":"","parse-names":false,"suffix":""},{"dropping-particle":"","family":"Prinzing","given":"Andreas","non-dropping-particle":"","parse-names":false,"suffix":""}],"container-title":"Annual Review of Ecology, Evolution, and Systematics","id":"ITEM-1","issue":"1","issued":{"date-parts":[["2018"]]},"page":"477-497","title":"The Deep Past Controls the Phylogenetic Structure of Present, Local Communities","type":"article-journal","volume":"49"},"uris":["http://www.mendeley.com/documents/?uuid=d17d2756-9903-4171-ab73-62eeecf8551a"]},{"id":"ITEM-2","itemData":{"DOI":"10.3732/ajb.1000289","ISSN":"0002-9122","author":[{"dropping-particle":"","family":"Swenson","given":"N. G.","non-dropping-particle":"","parse-names":false,"suffix":""}],"container-title":"American Journal of Botany","id":"ITEM-2","issue":"3","issued":{"date-parts":[["2011"]]},"page":"472-480","title":"The role of evolutionary processes in producing biodiversity patterns, and the interrelationships between taxonomic, functional and phylogenetic biodiversity","type":"article-journal","volume":"98"},"uris":["http://www.mendeley.com/documents/?uuid=3c6fd969-3ab7-467c-9af7-236623568d46"]},{"id":"ITEM-3","itemData":{"DOI":"10.1086/519400","ISBN":"0003-0147/2007/17002-42023$15.00","ISSN":"0003-0147","PMID":"17874377","abstract":"Taxa co-occurring in communities often represent a nonrandom sample, in phenotypic or phylogenetic terms, of the regional species pool. While heuristic arguments have identified processes that create community phylogenetic patterns, further progress hinges on a more comprehensive understanding of the interactions between underlying ecological and evolutionary processes. We created a simulation framework to model trait evolution, assemble communities (via competition, habitat filtering, or neutral assembly), and test the phylogenetic pattern of the resulting communities. We found that phylogenetic community structure is greatest when traits are highly conserved and when multiple traits influence species membership in communities. Habitat filtering produces stronger phylogenetic structure when taxa with derived (as opposed to ancestral) traits are favored in the community. Nearest-relative tests have greater power to detect patterns due to competition, while total community relatedness tests perform better with habitat filtering. The size of the local community relative to the regional pool strongly influences statistical power; in general, power increases with larger pool sizes for communities created by filtering but decreases for communities created by competition. Our results deepen our understanding of processes that contribute to phylogenetic community structure and provide guidance for the design and interpretation of empirical research.","author":[{"dropping-particle":"","family":"Kraft","given":"Nathan J B","non-dropping-particle":"","parse-names":false,"suffix":""},{"dropping-particle":"","family":"Cornwell","given":"William K","non-dropping-particle":"","parse-names":false,"suffix":""},{"dropping-particle":"","family":"Webb","given":"Campbell O","non-dropping-particle":"","parse-names":false,"suffix":""},{"dropping-particle":"","family":"Ackerly","given":"David D","non-dropping-particle":"","parse-names":false,"suffix":""}],"container-title":"The American naturalist","id":"ITEM-3","issue":"2","issued":{"date-parts":[["2007"]]},"page":"271-283","title":"Trait evolution, community assembly, and the phylogenetic structure of ecological communities.","type":"article-journal","volume":"170"},"uris":["http://www.mendeley.com/documents/?uuid=912beff1-e35e-4ad4-8360-a87bddbe1fc4"]}],"mendeley":{"formattedCitation":"(Kraft &lt;i&gt;et al.&lt;/i&gt;, 2007; Swenson, 2011; Gerhold &lt;i&gt;et al.&lt;/i&gt;, 2018)","plainTextFormattedCitation":"(Kraft et al., 2007; Swenson, 2011; Gerhold et al., 2018)","previouslyFormattedCitation":"(Gerhold, Carlucci, Procheş, &amp; Prinzing, 2018; Kraft, Cornwell, Webb, &amp; Ackerly, 2007; Swenson, 2011)"},"properties":{"noteIndex":0},"schema":"https://github.com/citation-style-language/schema/raw/master/csl-citation.json"}</w:instrText>
      </w:r>
      <w:r w:rsidR="00B229E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(Kraft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xml:space="preserve">, 2007; Swenson, 2011; Gerhold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2018)</w:t>
      </w:r>
      <w:r w:rsidR="00B229E4">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B229E4">
        <w:rPr>
          <w:rFonts w:ascii="Times New Roman" w:hAnsi="Times New Roman" w:cs="Times New Roman"/>
          <w:sz w:val="24"/>
          <w:szCs w:val="24"/>
          <w:lang w:val="en-US"/>
        </w:rPr>
        <w:t xml:space="preserve"> </w:t>
      </w:r>
      <w:r>
        <w:rPr>
          <w:rFonts w:ascii="Times New Roman" w:hAnsi="Times New Roman" w:cs="Times New Roman"/>
          <w:sz w:val="24"/>
          <w:szCs w:val="24"/>
          <w:lang w:val="en-US"/>
        </w:rPr>
        <w:t>H</w:t>
      </w:r>
      <w:r w:rsidR="00B229E4">
        <w:rPr>
          <w:rFonts w:ascii="Times New Roman" w:hAnsi="Times New Roman" w:cs="Times New Roman"/>
          <w:sz w:val="24"/>
          <w:szCs w:val="24"/>
          <w:lang w:val="en-US"/>
        </w:rPr>
        <w:t xml:space="preserve">owever, </w:t>
      </w:r>
      <w:r>
        <w:rPr>
          <w:rFonts w:ascii="Times New Roman" w:hAnsi="Times New Roman" w:cs="Times New Roman"/>
          <w:sz w:val="24"/>
          <w:szCs w:val="24"/>
          <w:lang w:val="en-US"/>
        </w:rPr>
        <w:t xml:space="preserve">such </w:t>
      </w:r>
      <w:r w:rsidR="00B229E4">
        <w:rPr>
          <w:rFonts w:ascii="Times New Roman" w:hAnsi="Times New Roman" w:cs="Times New Roman"/>
          <w:sz w:val="24"/>
          <w:szCs w:val="24"/>
          <w:lang w:val="en-US"/>
        </w:rPr>
        <w:t xml:space="preserve">approach is limited regarding the mechanisms that can be evoked to explain the phylogenetic diversity patterns of present day assemblages </w:t>
      </w:r>
      <w:r w:rsidR="00B229E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{"citationItems":[{"id":"ITEM-1","itemData":{"DOI":"10.1111/1365-2435.12425","ISBN":"1365-2435","ISSN":"13652435","abstract":"1. The subdiscipline of 'community phylogenetics' is rapidly growing and influencing thinking regarding community assembly. In particular, phylogenetic dispersion of co-occurring species within a community is commonly used as a proxy to identify which community assembly pro-cesses may have structured a particular community: phylogenetic clustering as a proxy for abi-otic assembly, that is habitat filtering, and phylogenetic overdispersion as a proxy for biotic assembly, notably competition. 2. We challenge this approach by highlighting (typically) implicit assumptions that are, in reality, only weakly supported, including (i) phylogenetic dispersion reflects trait dispersion; (ii) a given ecological function can be performed only by a single trait state or combination of trait states; (iii) trait similarity causes enhanced competition; (iv) competition causes species exclusion; (v) commu-nities are at equilibrium with processes of assembly having been completed; (vi) assembly through habitat filtering decreases in importance if assembly through competition increases, such that the relative balance of the two can be thus quantified by a single parameter; and (vii) observed phylo-genetic dispersion is driven predominantly by local and present-day processes. 3. Moreover, technical sophistication of the phylogenetic-patterns-as-proxy approach trades off against sophistication in alternative, potentially more pertinent approaches to directly observe or manipulate assembly processes. 4. Despite concerns about using phylogenetic dispersion as a proxy for community assembly processes, we suggest there are underappreciated benefits of quantifying the phylogenetic structure of communities, including (i) understanding how coexistence leads to the macro-evolutionary diversification of habitat lineage-pools (i.e. phylogenetic-patterns-as-result approach); and (ii) understanding the macroevolutionary contingency of habitat lineage-pools and how it affects present-day species coexistence in local communities (i.e. phylogenetic-patterns-as-cause approach). 5. We conclude that phylogenetic patterns may be little useful as proxy of community assembly. However, such patterns can prove useful to identify and test novel hypotheses on (i) how local coexistence may control macroevolution of the habitat lineage-pool, for example through com-petition among close relatives triggering displacement and diversification of characters, and (ii) how macroevolution within the habitat l…","author":[{"dropping-particle":"","family":"Gerhold","given":"Pille","non-dropping-particle":"","parse-names":false,"suffix":""},{"dropping-particle":"","family":"Cahill","given":"James F.","non-dropping-particle":"","parse-names":false,"suffix":""},{"dropping-particle":"","family":"Winter","given":"Marten","non-dropping-particle":"","parse-names":false,"suffix":""},{"dropping-particle":"V.","family":"Bartish","given":"Igor","non-dropping-particle":"","parse-names":false,"suffix":""},{"dropping-particle":"","family":"Prinzing","given":"Andreas","non-dropping-particle":"","parse-names":false,"suffix":""}],"container-title":"Functional Ecology","id":"ITEM-1","issue":"5","issued":{"date-parts":[["2015"]]},"page":"600-614","title":"Phylogenetic patterns are not proxies of community assembly mechanisms (they are far better)","type":"article-journal","volume":"29"},"uris":["http://www.mendeley.com/documents/?uuid=388d73e7-dfc5-48ef-9e3d-c4d6bacba1bf"]}],"mendeley":{"formattedCitation":"(Gerhold &lt;i&gt;et al.&lt;/i&gt;, 2015)","manualFormatting":"(Gerhold et al. 2015)","plainTextFormattedCitation":"(Gerhold et al., 2015)","previouslyFormattedCitation":"(Gerhold, Cahill, Winter, Bartish, &amp; Prinzing, 2015)"},"properties":{"noteIndex":0},"schema":"https://github.com/citation-style-language/schema/raw/master/csl-citation.json"}</w:instrText>
      </w:r>
      <w:r w:rsidR="00B229E4">
        <w:rPr>
          <w:rFonts w:ascii="Times New Roman" w:hAnsi="Times New Roman" w:cs="Times New Roman"/>
          <w:sz w:val="24"/>
          <w:szCs w:val="24"/>
          <w:lang w:val="en-US"/>
        </w:rPr>
        <w:fldChar w:fldCharType="separate"/>
      </w:r>
      <w:r w:rsidR="00B229E4" w:rsidRPr="00C92575">
        <w:rPr>
          <w:rFonts w:ascii="Times New Roman" w:hAnsi="Times New Roman" w:cs="Times New Roman"/>
          <w:noProof/>
          <w:sz w:val="24"/>
          <w:szCs w:val="24"/>
          <w:lang w:val="en-US"/>
        </w:rPr>
        <w:t>(Gerhold et al. 2015)</w:t>
      </w:r>
      <w:r w:rsidR="00B229E4">
        <w:rPr>
          <w:rFonts w:ascii="Times New Roman" w:hAnsi="Times New Roman" w:cs="Times New Roman"/>
          <w:sz w:val="24"/>
          <w:szCs w:val="24"/>
          <w:lang w:val="en-US"/>
        </w:rPr>
        <w:fldChar w:fldCharType="end"/>
      </w:r>
      <w:r w:rsidR="00B229E4">
        <w:rPr>
          <w:rFonts w:ascii="Times New Roman" w:hAnsi="Times New Roman" w:cs="Times New Roman"/>
          <w:sz w:val="24"/>
          <w:szCs w:val="24"/>
          <w:lang w:val="en-US"/>
        </w:rPr>
        <w:t xml:space="preserve">. Here we show that analyzing only patterns of phylogenetic clustering and overdispersion does not allow to account for the relative importance </w:t>
      </w:r>
      <w:r w:rsidR="00B5624C">
        <w:rPr>
          <w:rFonts w:ascii="Times New Roman" w:hAnsi="Times New Roman" w:cs="Times New Roman"/>
          <w:sz w:val="24"/>
          <w:szCs w:val="24"/>
          <w:lang w:val="en-US"/>
        </w:rPr>
        <w:t xml:space="preserve">of </w:t>
      </w:r>
      <w:r w:rsidR="00B229E4">
        <w:rPr>
          <w:rFonts w:ascii="Times New Roman" w:hAnsi="Times New Roman" w:cs="Times New Roman"/>
          <w:sz w:val="24"/>
          <w:szCs w:val="24"/>
          <w:lang w:val="en-US"/>
        </w:rPr>
        <w:t>distinct historical processes (in situ speciation and historical dispers</w:t>
      </w:r>
      <w:r>
        <w:rPr>
          <w:rFonts w:ascii="Times New Roman" w:hAnsi="Times New Roman" w:cs="Times New Roman"/>
          <w:sz w:val="24"/>
          <w:szCs w:val="24"/>
          <w:lang w:val="en-US"/>
        </w:rPr>
        <w:t>al</w:t>
      </w:r>
      <w:r w:rsidR="00B229E4">
        <w:rPr>
          <w:rFonts w:ascii="Times New Roman" w:hAnsi="Times New Roman" w:cs="Times New Roman"/>
          <w:sz w:val="24"/>
          <w:szCs w:val="24"/>
          <w:lang w:val="en-US"/>
        </w:rPr>
        <w:t xml:space="preserve">), as stated </w:t>
      </w:r>
      <w:r>
        <w:rPr>
          <w:rFonts w:ascii="Times New Roman" w:hAnsi="Times New Roman" w:cs="Times New Roman"/>
          <w:sz w:val="24"/>
          <w:szCs w:val="24"/>
          <w:lang w:val="en-US"/>
        </w:rPr>
        <w:t xml:space="preserve">in </w:t>
      </w:r>
      <w:r w:rsidR="00B229E4">
        <w:rPr>
          <w:rFonts w:ascii="Times New Roman" w:hAnsi="Times New Roman" w:cs="Times New Roman"/>
          <w:sz w:val="24"/>
          <w:szCs w:val="24"/>
          <w:lang w:val="en-US"/>
        </w:rPr>
        <w:t xml:space="preserve">previous </w:t>
      </w:r>
      <w:r>
        <w:rPr>
          <w:rFonts w:ascii="Times New Roman" w:hAnsi="Times New Roman" w:cs="Times New Roman"/>
          <w:sz w:val="24"/>
          <w:szCs w:val="24"/>
          <w:lang w:val="en-US"/>
        </w:rPr>
        <w:t xml:space="preserve">studies </w:t>
      </w:r>
      <w:r w:rsidR="00B229E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{"citationItems":[{"id":"ITEM-1","itemData":{"DOI":"10.1111/ecog.03927","ISSN":"16000587","abstract":"For two centuries evolutionary biologists have sought to explain elevated biodiversity in the Neotropics. Although different process are known to be important, it is still not uncommon for researchers to emphasize a single mechanism. Recently, arguments have highlighted the importance of dispersal shaping community structure and evolution across the region. We examine this hypothesis by visualizing spatial variation in community structure for the majority of South American passerines (Aves) across the northern half of South America. By sampling over a contiguous area we show how community structure varies widely across Amazonia and surrounding regions. Our results support a combination of processes including: the inability of species to disperse across geographic barriers, Andean uplift, and variation in habitat type. Although dispersal is a factor, our results emphasize a lack of dispersal, driven primarily by features of the landscape, coupled with historical changes in climate to be important drivers of Neotropical diversity.","author":[{"dropping-particle":"","family":"Crouch","given":"Nicholas M.A.","non-dropping-particle":"","parse-names":false,"suffix":""},{"dropping-particle":"","family":"Capurucho","given":"João M.G.","non-dropping-particle":"","parse-names":false,"suffix":""},{"dropping-particle":"","family":"Hackett","given":"Shannon J.","non-dropping-particle":"","parse-names":false,"suffix":""},{"dropping-particle":"","family":"Bates","given":"John M.","non-dropping-particle":"","parse-names":false,"suffix":""}],"container-title":"Ecography","id":"ITEM-1","issue":"2","issued":{"date-parts":[["2019"]]},"page":"390-399","title":"Evaluating the contribution of dispersal to community structure in Neotropical passerine birds","type":"article-journal","volume":"42"},"uris":["http://www.mendeley.com/documents/?uuid=bfd436a6-6b0c-4cdb-a2d2-87b85791cf57"]}],"mendeley":{"formattedCitation":"(Crouch &lt;i&gt;et al.&lt;/i&gt;, 2019)","plainTextFormattedCitation":"(Crouch et al., 2019)","previouslyFormattedCitation":"(Crouch et al., 2019)"},"properties":{"noteIndex":0},"schema":"https://github.com/citation-style-language/schema/raw/master/csl-citation.json"}</w:instrText>
      </w:r>
      <w:r w:rsidR="00B229E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(Crouch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2019)</w:t>
      </w:r>
      <w:r w:rsidR="00B229E4">
        <w:rPr>
          <w:rFonts w:ascii="Times New Roman" w:hAnsi="Times New Roman" w:cs="Times New Roman"/>
          <w:sz w:val="24"/>
          <w:szCs w:val="24"/>
          <w:lang w:val="en-US"/>
        </w:rPr>
        <w:fldChar w:fldCharType="end"/>
      </w:r>
      <w:r w:rsidR="00B229E4">
        <w:rPr>
          <w:rFonts w:ascii="Times New Roman" w:hAnsi="Times New Roman" w:cs="Times New Roman"/>
          <w:sz w:val="24"/>
          <w:szCs w:val="24"/>
          <w:lang w:val="en-US"/>
        </w:rPr>
        <w:t>.</w:t>
      </w:r>
    </w:p>
    <w:p w14:paraId="5AE05528" w14:textId="4E004AF1" w:rsidR="00B229E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methodological improvement presented in this </w:t>
      </w:r>
      <w:r w:rsidR="007B207E">
        <w:rPr>
          <w:rFonts w:ascii="Times New Roman" w:hAnsi="Times New Roman" w:cs="Times New Roman"/>
          <w:sz w:val="24"/>
          <w:szCs w:val="24"/>
          <w:lang w:val="en-US"/>
        </w:rPr>
        <w:t>study</w:t>
      </w:r>
      <w:r>
        <w:rPr>
          <w:rFonts w:ascii="Times New Roman" w:hAnsi="Times New Roman" w:cs="Times New Roman"/>
          <w:sz w:val="24"/>
          <w:szCs w:val="24"/>
          <w:lang w:val="en-US"/>
        </w:rPr>
        <w:t xml:space="preserve">, that </w:t>
      </w:r>
      <w:r w:rsidR="00B5624C">
        <w:rPr>
          <w:rFonts w:ascii="Times New Roman" w:hAnsi="Times New Roman" w:cs="Times New Roman"/>
          <w:sz w:val="24"/>
          <w:szCs w:val="24"/>
          <w:lang w:val="en-US"/>
        </w:rPr>
        <w:t>connect the</w:t>
      </w:r>
      <w:r>
        <w:rPr>
          <w:rFonts w:ascii="Times New Roman" w:hAnsi="Times New Roman" w:cs="Times New Roman"/>
          <w:sz w:val="24"/>
          <w:szCs w:val="24"/>
          <w:lang w:val="en-US"/>
        </w:rPr>
        <w:t xml:space="preserve"> phylogenetic diversity assessment with ancestral state reconstruction tools, allowed to </w:t>
      </w:r>
      <w:r w:rsidR="007B207E">
        <w:rPr>
          <w:rFonts w:ascii="Times New Roman" w:hAnsi="Times New Roman" w:cs="Times New Roman"/>
          <w:sz w:val="24"/>
          <w:szCs w:val="24"/>
          <w:lang w:val="en-US"/>
        </w:rPr>
        <w:t xml:space="preserve">infer </w:t>
      </w:r>
      <w:r>
        <w:rPr>
          <w:rFonts w:ascii="Times New Roman" w:hAnsi="Times New Roman" w:cs="Times New Roman"/>
          <w:sz w:val="24"/>
          <w:szCs w:val="24"/>
          <w:lang w:val="en-US"/>
        </w:rPr>
        <w:t xml:space="preserve">TNC as the most probable explanation </w:t>
      </w:r>
      <w:r w:rsidR="00B5624C">
        <w:rPr>
          <w:rFonts w:ascii="Times New Roman" w:hAnsi="Times New Roman" w:cs="Times New Roman"/>
          <w:sz w:val="24"/>
          <w:szCs w:val="24"/>
          <w:lang w:val="en-US"/>
        </w:rPr>
        <w:t>for</w:t>
      </w:r>
      <w:r>
        <w:rPr>
          <w:rFonts w:ascii="Times New Roman" w:hAnsi="Times New Roman" w:cs="Times New Roman"/>
          <w:sz w:val="24"/>
          <w:szCs w:val="24"/>
          <w:lang w:val="en-US"/>
        </w:rPr>
        <w:t xml:space="preserve"> </w:t>
      </w:r>
      <w:r w:rsidR="00B5624C">
        <w:rPr>
          <w:rFonts w:ascii="Times New Roman" w:hAnsi="Times New Roman" w:cs="Times New Roman"/>
          <w:sz w:val="24"/>
          <w:szCs w:val="24"/>
          <w:lang w:val="en-US"/>
        </w:rPr>
        <w:t>to the diversity</w:t>
      </w:r>
      <w:r>
        <w:rPr>
          <w:rFonts w:ascii="Times New Roman" w:hAnsi="Times New Roman" w:cs="Times New Roman"/>
          <w:sz w:val="24"/>
          <w:szCs w:val="24"/>
          <w:lang w:val="en-US"/>
        </w:rPr>
        <w:t xml:space="preserve"> differences among tropical and temperate assemblages of</w:t>
      </w:r>
      <w:r w:rsidR="00B5624C">
        <w:rPr>
          <w:rFonts w:ascii="Times New Roman" w:hAnsi="Times New Roman" w:cs="Times New Roman"/>
          <w:sz w:val="24"/>
          <w:szCs w:val="24"/>
          <w:lang w:val="en-US"/>
        </w:rPr>
        <w:t xml:space="preserve"> </w:t>
      </w:r>
      <w:proofErr w:type="spellStart"/>
      <w:r w:rsidR="00B5624C">
        <w:rPr>
          <w:rFonts w:ascii="Times New Roman" w:hAnsi="Times New Roman" w:cs="Times New Roman"/>
          <w:sz w:val="24"/>
          <w:szCs w:val="24"/>
          <w:lang w:val="en-US"/>
        </w:rPr>
        <w:t>tyranids</w:t>
      </w:r>
      <w:proofErr w:type="spellEnd"/>
      <w:r>
        <w:rPr>
          <w:rFonts w:ascii="Times New Roman" w:hAnsi="Times New Roman" w:cs="Times New Roman"/>
          <w:sz w:val="24"/>
          <w:szCs w:val="24"/>
          <w:lang w:val="en-US"/>
        </w:rPr>
        <w:t xml:space="preserve">. Without a framework that </w:t>
      </w:r>
      <w:r w:rsidR="007B207E">
        <w:rPr>
          <w:rFonts w:ascii="Times New Roman" w:hAnsi="Times New Roman" w:cs="Times New Roman"/>
          <w:sz w:val="24"/>
          <w:szCs w:val="24"/>
          <w:lang w:val="en-US"/>
        </w:rPr>
        <w:t xml:space="preserve">integrate </w:t>
      </w:r>
      <w:r>
        <w:rPr>
          <w:rFonts w:ascii="Times New Roman" w:hAnsi="Times New Roman" w:cs="Times New Roman"/>
          <w:sz w:val="24"/>
          <w:szCs w:val="24"/>
          <w:lang w:val="en-US"/>
        </w:rPr>
        <w:t xml:space="preserve">the information </w:t>
      </w:r>
      <w:r w:rsidR="007B207E">
        <w:rPr>
          <w:rFonts w:ascii="Times New Roman" w:hAnsi="Times New Roman" w:cs="Times New Roman"/>
          <w:sz w:val="24"/>
          <w:szCs w:val="24"/>
          <w:lang w:val="en-US"/>
        </w:rPr>
        <w:t xml:space="preserve">brought </w:t>
      </w:r>
      <w:r>
        <w:rPr>
          <w:rFonts w:ascii="Times New Roman" w:hAnsi="Times New Roman" w:cs="Times New Roman"/>
          <w:sz w:val="24"/>
          <w:szCs w:val="24"/>
          <w:lang w:val="en-US"/>
        </w:rPr>
        <w:t xml:space="preserve">by ancestral character reconstruction and </w:t>
      </w:r>
      <w:r w:rsidR="007B207E">
        <w:rPr>
          <w:rFonts w:ascii="Times New Roman" w:hAnsi="Times New Roman" w:cs="Times New Roman"/>
          <w:sz w:val="24"/>
          <w:szCs w:val="24"/>
          <w:lang w:val="en-US"/>
        </w:rPr>
        <w:t xml:space="preserve">current </w:t>
      </w:r>
      <w:r>
        <w:rPr>
          <w:rFonts w:ascii="Times New Roman" w:hAnsi="Times New Roman" w:cs="Times New Roman"/>
          <w:sz w:val="24"/>
          <w:szCs w:val="24"/>
          <w:lang w:val="en-US"/>
        </w:rPr>
        <w:t xml:space="preserve">patterns of </w:t>
      </w:r>
      <w:r>
        <w:rPr>
          <w:rFonts w:ascii="Times New Roman" w:hAnsi="Times New Roman" w:cs="Times New Roman"/>
          <w:sz w:val="24"/>
          <w:szCs w:val="24"/>
          <w:lang w:val="en-US"/>
        </w:rPr>
        <w:lastRenderedPageBreak/>
        <w:t xml:space="preserve">phylogenetic diversity, the differentiation between competing </w:t>
      </w:r>
      <w:r w:rsidR="000667C4">
        <w:rPr>
          <w:rFonts w:ascii="Times New Roman" w:hAnsi="Times New Roman" w:cs="Times New Roman"/>
          <w:sz w:val="24"/>
          <w:szCs w:val="24"/>
          <w:lang w:val="en-US"/>
        </w:rPr>
        <w:t>hypotheses relying fundamentally on past events</w:t>
      </w:r>
      <w:r>
        <w:rPr>
          <w:rFonts w:ascii="Times New Roman" w:hAnsi="Times New Roman" w:cs="Times New Roman"/>
          <w:sz w:val="24"/>
          <w:szCs w:val="24"/>
          <w:lang w:val="en-US"/>
        </w:rPr>
        <w:t xml:space="preserve"> become impossible by using only phylogenetic metrics that considers the occurrence of present-day species.</w:t>
      </w:r>
    </w:p>
    <w:p w14:paraId="6B2FC26F" w14:textId="6AAB0BAA" w:rsidR="00B229E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rationale of combining the age of assemblage with community phylogenetic metrics was previously presented by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{"citationItems":[{"id":"ITEM-1","itemData":{"DOI":"10.1086/700696","ISSN":"00030147","abstract":"Species co-occurrence in local assemblages is shaped by distinct processes at different spatial and temporal scales. Here we focus on historical explanations and examine the phylogenetic structure of local assemblages of the Furnariides clade (Aves: Passeriformes), assessing the influence of diversification rates on the assembly and species co-occurrence within those assemblages. Using 120 local assemblages across Bolivia and Argentina and a nearly complete phylogeny for the clade, we analyzed assemblage phylogenetic structure, applying a recently developed model (DAMOCLES, or dynamic assembly model of colonization, local extinction, and speciation) accounting for the historical processes of speciation, colonization, and local extinction. We also evaluated how diversification rates determine species co-occurrence. We found that the assembly of Furnariides assemblages can be explained largely by speciation, colonization, and local extinction without invoking current local species interactions. Phylogenetic structure of open habitat assemblages mainly showed clustering, characterized by faster rates of colonization and local extinction than in forest habitats, whereas forest habitat assemblages were congruent with the model’s equal rates expectation, thus highlighting the influence of habitat preferences on assembly and co-occurrence patterns. Our results suggest that historical processes are sufficient to explain local assemblage phylogenetic structure, while there is little evidence for species ecological interactions in avian assemblage diversity and composition.","author":[{"dropping-particle":"","family":"Pinto-Ledezma","given":"Jesús N.","non-dropping-particle":"","parse-names":false,"suffix":""},{"dropping-particle":"","family":"Jahn","given":"Alex E.","non-dropping-particle":"","parse-names":false,"suffix":""},{"dropping-particle":"","family":"Cueto","given":"Victor R.","non-dropping-particle":"","parse-names":false,"suffix":""},{"dropping-particle":"","family":"Diniz-Filho","given":"José Alexandre F.","non-dropping-particle":"","parse-names":false,"suffix":""},{"dropping-particle":"","family":"Villalobos","given":"Fabricio","non-dropping-particle":"","parse-names":false,"suffix":""}],"container-title":"American Naturalist","id":"ITEM-1","issue":"2","issued":{"date-parts":[["2019"]]},"page":"E41-E56","title":"Drivers of phylogenetic assemblage structure of the furnariides, a widespread clade of lowland neotropical birds","type":"article-journal","volume":"193"},"uris":["http://www.mendeley.com/documents/?uuid=2131a6e3-2e54-4858-8a8c-0af81adfb103"]}],"mendeley":{"formattedCitation":"(Pinto-Ledezma &lt;i&gt;et al.&lt;/i&gt;, 2019)","manualFormatting":"Pinto-Ledezma et al. (2019)","plainTextFormattedCitation":"(Pinto-Ledezma et al., 2019)","previouslyFormattedCitation":"(Pinto-Ledezma, Jahn, Cueto, Diniz-Filho, &amp; Villalobos,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351D5">
        <w:rPr>
          <w:rFonts w:ascii="Times New Roman" w:hAnsi="Times New Roman" w:cs="Times New Roman"/>
          <w:noProof/>
          <w:sz w:val="24"/>
          <w:szCs w:val="24"/>
          <w:lang w:val="en-US"/>
        </w:rPr>
        <w:t xml:space="preserve">Pinto-Ledezma et al. </w:t>
      </w:r>
      <w:r>
        <w:rPr>
          <w:rFonts w:ascii="Times New Roman" w:hAnsi="Times New Roman" w:cs="Times New Roman"/>
          <w:noProof/>
          <w:sz w:val="24"/>
          <w:szCs w:val="24"/>
          <w:lang w:val="en-US"/>
        </w:rPr>
        <w:t>(</w:t>
      </w:r>
      <w:r w:rsidRPr="006351D5">
        <w:rPr>
          <w:rFonts w:ascii="Times New Roman" w:hAnsi="Times New Roman" w:cs="Times New Roman"/>
          <w:noProof/>
          <w:sz w:val="24"/>
          <w:szCs w:val="24"/>
          <w:lang w:val="en-US"/>
        </w:rPr>
        <w:t>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 an alternative to find for historical events that explain the phylogenetic structure of Furnari</w:t>
      </w:r>
      <w:r w:rsidR="007B207E">
        <w:rPr>
          <w:rFonts w:ascii="Times New Roman" w:hAnsi="Times New Roman" w:cs="Times New Roman"/>
          <w:sz w:val="24"/>
          <w:szCs w:val="24"/>
          <w:lang w:val="en-US"/>
        </w:rPr>
        <w:t>i</w:t>
      </w:r>
      <w:r>
        <w:rPr>
          <w:rFonts w:ascii="Times New Roman" w:hAnsi="Times New Roman" w:cs="Times New Roman"/>
          <w:sz w:val="24"/>
          <w:szCs w:val="24"/>
          <w:lang w:val="en-US"/>
        </w:rPr>
        <w:t xml:space="preserve">dae species. However, </w:t>
      </w:r>
      <w:r w:rsidR="000667C4">
        <w:rPr>
          <w:rFonts w:ascii="Times New Roman" w:hAnsi="Times New Roman" w:cs="Times New Roman"/>
          <w:sz w:val="24"/>
          <w:szCs w:val="24"/>
          <w:lang w:val="en-US"/>
        </w:rPr>
        <w:t>their approach</w:t>
      </w:r>
      <w:r>
        <w:rPr>
          <w:rFonts w:ascii="Times New Roman" w:hAnsi="Times New Roman" w:cs="Times New Roman"/>
          <w:sz w:val="24"/>
          <w:szCs w:val="24"/>
          <w:lang w:val="en-US"/>
        </w:rPr>
        <w:t xml:space="preserve"> differs from ours in operational and conceptual ways. Operationally, the age of assemblages was calculated as being the length of tip branches in the tree, without considering the area occupied by their ancestors</w:t>
      </w:r>
      <w:r w:rsidR="000667C4">
        <w:rPr>
          <w:rFonts w:ascii="Times New Roman" w:hAnsi="Times New Roman" w:cs="Times New Roman"/>
          <w:sz w:val="24"/>
          <w:szCs w:val="24"/>
          <w:lang w:val="en-US"/>
        </w:rPr>
        <w:t xml:space="preserve"> (</w:t>
      </w:r>
      <w:r w:rsidR="000667C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{"citationItems":[{"id":"ITEM-1","itemData":{"DOI":"10.1086/700696","ISSN":"00030147","abstract":"Species co-occurrence in local assemblages is shaped by distinct processes at different spatial and temporal scales. Here we focus on historical explanations and examine the phylogenetic structure of local assemblages of the Furnariides clade (Aves: Passeriformes), assessing the influence of diversification rates on the assembly and species co-occurrence within those assemblages. Using 120 local assemblages across Bolivia and Argentina and a nearly complete phylogeny for the clade, we analyzed assemblage phylogenetic structure, applying a recently developed model (DAMOCLES, or dynamic assembly model of colonization, local extinction, and speciation) accounting for the historical processes of speciation, colonization, and local extinction. We also evaluated how diversification rates determine species co-occurrence. We found that the assembly of Furnariides assemblages can be explained largely by speciation, colonization, and local extinction without invoking current local species interactions. Phylogenetic structure of open habitat assemblages mainly showed clustering, characterized by faster rates of colonization and local extinction than in forest habitats, whereas forest habitat assemblages were congruent with the model’s equal rates expectation, thus highlighting the influence of habitat preferences on assembly and co-occurrence patterns. Our results suggest that historical processes are sufficient to explain local assemblage phylogenetic structure, while there is little evidence for species ecological interactions in avian assemblage diversity and composition.","author":[{"dropping-particle":"","family":"Pinto-Ledezma","given":"Jesús N.","non-dropping-particle":"","parse-names":false,"suffix":""},{"dropping-particle":"","family":"Jahn","given":"Alex E.","non-dropping-particle":"","parse-names":false,"suffix":""},{"dropping-particle":"","family":"Cueto","given":"Victor R.","non-dropping-particle":"","parse-names":false,"suffix":""},{"dropping-particle":"","family":"Diniz-Filho","given":"José Alexandre F.","non-dropping-particle":"","parse-names":false,"suffix":""},{"dropping-particle":"","family":"Villalobos","given":"Fabricio","non-dropping-particle":"","parse-names":false,"suffix":""}],"container-title":"American Naturalist","id":"ITEM-1","issue":"2","issued":{"date-parts":[["2019"]]},"page":"E41-E56","title":"Drivers of phylogenetic assemblage structure of the furnariides, a widespread clade of lowland neotropical birds","type":"article-journal","volume":"193"},"uris":["http://www.mendeley.com/documents/?uuid=2131a6e3-2e54-4858-8a8c-0af81adfb103"]}],"mendeley":{"formattedCitation":"(Pinto-Ledezma &lt;i&gt;et al.&lt;/i&gt;, 2019)","manualFormatting":"Pinto-Ledezma et al. 2019)","plainTextFormattedCitation":"(Pinto-Ledezma et al., 2019)","previouslyFormattedCitation":"(Pinto-Ledezma, Jahn, Cueto, Diniz-Filho, &amp; Villalobos, 2019)"},"properties":{"noteIndex":0},"schema":"https://github.com/citation-style-language/schema/raw/master/csl-citation.json"}</w:instrText>
      </w:r>
      <w:r w:rsidR="000667C4">
        <w:rPr>
          <w:rFonts w:ascii="Times New Roman" w:hAnsi="Times New Roman" w:cs="Times New Roman"/>
          <w:sz w:val="24"/>
          <w:szCs w:val="24"/>
          <w:lang w:val="en-US"/>
        </w:rPr>
        <w:fldChar w:fldCharType="separate"/>
      </w:r>
      <w:r w:rsidR="000667C4" w:rsidRPr="006351D5">
        <w:rPr>
          <w:rFonts w:ascii="Times New Roman" w:hAnsi="Times New Roman" w:cs="Times New Roman"/>
          <w:noProof/>
          <w:sz w:val="24"/>
          <w:szCs w:val="24"/>
          <w:lang w:val="en-US"/>
        </w:rPr>
        <w:t>Pinto-Ledezma et al. 2019)</w:t>
      </w:r>
      <w:r w:rsidR="000667C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That brings a conceptual difference regarding our assemblage age measure, that allows </w:t>
      </w:r>
      <w:r w:rsidR="000667C4">
        <w:rPr>
          <w:rFonts w:ascii="Times New Roman" w:hAnsi="Times New Roman" w:cs="Times New Roman"/>
          <w:sz w:val="24"/>
          <w:szCs w:val="24"/>
          <w:lang w:val="en-US"/>
        </w:rPr>
        <w:t xml:space="preserve">for </w:t>
      </w:r>
      <w:r>
        <w:rPr>
          <w:rFonts w:ascii="Times New Roman" w:hAnsi="Times New Roman" w:cs="Times New Roman"/>
          <w:sz w:val="24"/>
          <w:szCs w:val="24"/>
          <w:lang w:val="en-US"/>
        </w:rPr>
        <w:t>a direct assessment of how long an assemblage is occupied by the lineages of species observed in the present. Pinto-Ledesma et al (2019) argues that the age of assemblage can be a proxy for diversification rates (</w:t>
      </w:r>
      <w:proofErr w:type="spellStart"/>
      <w:r w:rsidRPr="001D5277">
        <w:rPr>
          <w:rFonts w:ascii="Times New Roman" w:hAnsi="Times New Roman" w:cs="Times New Roman"/>
          <w:i/>
          <w:iCs/>
          <w:sz w:val="24"/>
          <w:szCs w:val="24"/>
          <w:lang w:val="en-US"/>
        </w:rPr>
        <w:t>sensu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time","type":"article-journal","volume":"491"},"uris":["http://www.mendeley.com/documents/?uuid=cb269a45-1ef4-49b1-8d66-42f86c5e113e"]}],"mendeley":{"formattedCitation":"(Jetz &lt;i&gt;et al.&lt;/i&gt;, 2012a)","manualFormatting":"Jetz et al. 2012a)","plainTextFormattedCitation":"(Jetz et al., 2012a)","previouslyFormattedCitation":"(Jetz, Thomas, Joy, Hartmann, &amp; Mooers, 2012a)"},"properties":{"noteIndex":0},"schema":"https://github.com/citation-style-language/schema/raw/master/csl-citation.json"}</w:instrText>
      </w:r>
      <w:r>
        <w:rPr>
          <w:rFonts w:ascii="Times New Roman" w:hAnsi="Times New Roman" w:cs="Times New Roman"/>
          <w:sz w:val="24"/>
          <w:szCs w:val="24"/>
          <w:lang w:val="en-US"/>
        </w:rPr>
        <w:fldChar w:fldCharType="separate"/>
      </w:r>
      <w:r w:rsidRPr="000F7E4C">
        <w:rPr>
          <w:rFonts w:ascii="Times New Roman" w:hAnsi="Times New Roman" w:cs="Times New Roman"/>
          <w:noProof/>
          <w:sz w:val="24"/>
          <w:szCs w:val="24"/>
          <w:lang w:val="en-US"/>
        </w:rPr>
        <w:t>Jetz et al. 2012a)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our measure of assemblage age holds a different meaning and can be viewed as a complementary approach for the study of the role of historical process in structuring assemblages.</w:t>
      </w:r>
    </w:p>
    <w:p w14:paraId="2243138A" w14:textId="151C0394" w:rsidR="00B229E4" w:rsidRPr="00B8640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evidenced that the ages of temperate assemblages are most recent than pointed out in other </w:t>
      </w:r>
      <w:r w:rsidR="007B207E">
        <w:rPr>
          <w:rFonts w:ascii="Times New Roman" w:hAnsi="Times New Roman" w:cs="Times New Roman"/>
          <w:sz w:val="24"/>
          <w:szCs w:val="24"/>
          <w:lang w:val="en-US"/>
        </w:rPr>
        <w:t>studies</w:t>
      </w:r>
      <w:r>
        <w:rPr>
          <w:rFonts w:ascii="Times New Roman" w:hAnsi="Times New Roman" w:cs="Times New Roman"/>
          <w:sz w:val="24"/>
          <w:szCs w:val="24"/>
          <w:lang w:val="en-US"/>
        </w:rPr>
        <w:t xml:space="preserve">.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hypothesis","type":"article-journal"},"uris":["http://www.mendeley.com/documents/?uuid=e2f58a67-33b5-49ec-91dc-71214dee62ac","http://www.mendeley.com/documents/?uuid=7d1cd333-cd5a-3772-9e2b-07dad4618737"]}],"mendeley":{"formattedCitation":"(Duchêne &amp; Cardillo, 2015)","manualFormatting":"Duchêne and Cardillo (2015)","plainTextFormattedCitation":"(Duchêne &amp; Cardillo, 2015)","previouslyFormattedCitation":"(Duchêne &amp; Cardillo, 2015)"},"properties":{"noteIndex":0},"schema":"https://github.com/citation-style-language/schema/raw/master/csl-citation.json"}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1D4832">
        <w:rPr>
          <w:rFonts w:ascii="Times New Roman" w:hAnsi="Times New Roman" w:cs="Times New Roman"/>
          <w:noProof/>
          <w:sz w:val="24"/>
          <w:szCs w:val="24"/>
          <w:lang w:val="en-US"/>
        </w:rPr>
        <w:t xml:space="preserve">Duchêne and Cardillo </w:t>
      </w:r>
      <w:r>
        <w:rPr>
          <w:rFonts w:ascii="Times New Roman" w:hAnsi="Times New Roman" w:cs="Times New Roman"/>
          <w:noProof/>
          <w:sz w:val="24"/>
          <w:szCs w:val="24"/>
          <w:lang w:val="en-US"/>
        </w:rPr>
        <w:t>(</w:t>
      </w:r>
      <w:r w:rsidRPr="001D4832">
        <w:rPr>
          <w:rFonts w:ascii="Times New Roman" w:hAnsi="Times New Roman" w:cs="Times New Roman"/>
          <w:noProof/>
          <w:sz w:val="24"/>
          <w:szCs w:val="24"/>
          <w:lang w:val="en-US"/>
        </w:rPr>
        <w:t>2015)</w:t>
      </w:r>
      <w:r w:rsidRPr="00B8640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defend that the dispersal events under TNC hypothesis occurred during the Eocene-Oligocene climate transition (around 34Mya). </w:t>
      </w:r>
      <w:commentRangeStart w:id="23"/>
      <w:r>
        <w:rPr>
          <w:rFonts w:ascii="Times New Roman" w:hAnsi="Times New Roman" w:cs="Times New Roman"/>
          <w:sz w:val="24"/>
          <w:szCs w:val="24"/>
          <w:lang w:val="en-US"/>
        </w:rPr>
        <w:t>Despite the discrepancy among our results and that found by Duchene and Cardillo (2015)</w:t>
      </w:r>
      <w:r w:rsidR="007B207E">
        <w:rPr>
          <w:rFonts w:ascii="Times New Roman" w:hAnsi="Times New Roman" w:cs="Times New Roman"/>
          <w:sz w:val="24"/>
          <w:szCs w:val="24"/>
          <w:lang w:val="en-US"/>
        </w:rPr>
        <w:t>,</w:t>
      </w:r>
      <w:r>
        <w:rPr>
          <w:rFonts w:ascii="Times New Roman" w:hAnsi="Times New Roman" w:cs="Times New Roman"/>
          <w:sz w:val="24"/>
          <w:szCs w:val="24"/>
          <w:lang w:val="en-US"/>
        </w:rPr>
        <w:t xml:space="preserve"> our </w:t>
      </w:r>
      <w:r w:rsidR="007B207E">
        <w:rPr>
          <w:rFonts w:ascii="Times New Roman" w:hAnsi="Times New Roman" w:cs="Times New Roman"/>
          <w:sz w:val="24"/>
          <w:szCs w:val="24"/>
          <w:lang w:val="en-US"/>
        </w:rPr>
        <w:t xml:space="preserve">findings </w:t>
      </w:r>
      <w:r>
        <w:rPr>
          <w:rFonts w:ascii="Times New Roman" w:hAnsi="Times New Roman" w:cs="Times New Roman"/>
          <w:sz w:val="24"/>
          <w:szCs w:val="24"/>
          <w:lang w:val="en-US"/>
        </w:rPr>
        <w:t xml:space="preserve">are consistent with the fossil record of </w:t>
      </w:r>
      <w:r w:rsidR="007B207E">
        <w:rPr>
          <w:rFonts w:ascii="Times New Roman" w:hAnsi="Times New Roman" w:cs="Times New Roman"/>
          <w:sz w:val="24"/>
          <w:szCs w:val="24"/>
          <w:lang w:val="en-US"/>
        </w:rPr>
        <w:t xml:space="preserve">birds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{"citationItems":[{"id":"ITEM-1","itemData":{"DOI":"10.2307/4090483","ISSN":"00048038","abstract":"Songbirds (Passeriformes) occur in the fossil record of the Northern Hemisphere around the early Oligocene. It has recently been suggested that the major passeriform lineages diverged in Gondwana in the mid- to late Cretaceous and that the oscines, which include all extant European songbirds, originated on the Australian continental plate. Suboscines are assumed to have originated in western Gondwana. Although there is an abundant fossil record of songbirds in Europe, few attempts have been made to set those remains in a phylogenetic context. Our examination of fossil songbirds from three middle Miocene localities in Germany and France shows that many lack the derived morphology of the hypotarsus that characterizes extant Eupasseres (a taxon that comprises oscines and suboscines). We assume that these fossil taxa are outside the crown-group of Eupasseres, which indicates the presence of an ancient songbird avifauna in the Miocene of Europe, in addition to the few fossil Eupasseres already described in the literature.","author":[{"dropping-particle":"","family":"Manegold","given":"Albrecht","non-dropping-particle":"","parse-names":false,"suffix":""},{"dropping-particle":"","family":"Mayr","given":"Gerald","non-dropping-particle":"","parse-names":false,"suffix":""},{"dropping-particle":"","family":"Mourer-Chauviré","given":"Cécile","non-dropping-particle":"","parse-names":false,"suffix":""}],"container-title":"The Auk","id":"ITEM-1","issue":"4","issued":{"date-parts":[["2014"]]},"page":"1155-1160","title":"Miocene Songbirds and the Composition of the European Passeriform Avifauna","type":"article-journal","volume":"121"},"uris":["http://www.mendeley.com/documents/?uuid=2cbd5bb0-f433-4eee-8f2a-24a71fbf29a4","http://www.mendeley.com/documents/?uuid=7f07d2b0-ccf7-49e1-b871-607832e848e2"]},{"id":"ITEM-2","itemData":{"DOI":"10.1126/science.1096856","ISSN":"00368075","abstract":"I report on tiny skeletons of stem-group hummingbirds from the early Oligocene of Germany that are of essentially modern appearance and exhibit morphological specializations toward nectarivory and hovering flight. These are the oldest fossils of modern-type hummingbirds, which had not previously been reported from the Old World. The findings demonstrate that early hummingbird evolution was not restricted to the New World. They further suggest that bird-flower coevolution dates back to the early Oligocene and open another view on the origin of ornithophily in Old World plants.","author":[{"dropping-particle":"","family":"Mayr","given":"Gerald","non-dropping-particle":"","parse-names":false,"suffix":""}],"container-title":"Science","id":"ITEM-2","issue":"5672","issued":{"date-parts":[["2004"]]},"page":"861-864","title":"Old World Fossil Record of Modern-Type Hummingbirds","type":"article-journal","volume":"304"},"uris":["http://www.mendeley.com/documents/?uuid=00e08934-646f-45b8-9b38-eba242448955","http://www.mendeley.com/documents/?uuid=68980452-303c-46ce-acd7-a3dee603d8cc"]}],"mendeley":{"formattedCitation":"(Mayr, 2004; Manegold, Mayr, &amp; Mourer-Chauviré, 2014)","plainTextFormattedCitation":"(Mayr, 2004; Manegold, Mayr, &amp; Mourer-Chauviré, 2014)","previouslyFormattedCitation":"(Manegold, Mayr, &amp; Mourer-Chauviré, 2014; Mayr, 2004)"},"properties":{"noteIndex":0},"schema":"https://github.com/citation-style-language/schema/raw/master/csl-citation.json"}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(Mayr, 2004; Manegold, Mayr, &amp; Mourer-Chauviré, 2014)</w:t>
      </w:r>
      <w:r w:rsidRPr="00B86404">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wood</w:t>
      </w:r>
      <w:r w:rsidR="007B207E">
        <w:rPr>
          <w:rFonts w:ascii="Times New Roman" w:hAnsi="Times New Roman" w:cs="Times New Roman"/>
          <w:sz w:val="24"/>
          <w:szCs w:val="24"/>
          <w:lang w:val="en-US"/>
        </w:rPr>
        <w:t>y</w:t>
      </w:r>
      <w:r>
        <w:rPr>
          <w:rFonts w:ascii="Times New Roman" w:hAnsi="Times New Roman" w:cs="Times New Roman"/>
          <w:sz w:val="24"/>
          <w:szCs w:val="24"/>
          <w:lang w:val="en-US"/>
        </w:rPr>
        <w:t xml:space="preserve"> angiosperms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{"citationItems":[{"id":"ITEM-1","itemData":{"DOI":"10.1073/pnas.1308932111","ISBN":"1308932111","ISSN":"0027-8424","abstract":"Plant diversity, like that of most other taxonomic groups, peaks in the tropics, where climatic conditions are warm and wet, and it declines toward the temperate and polar zones as conditions become colder and drier, with more seasonally variable temperatures. Climate and evolutionary history are often considered competing explanations for the latitudinal gradient, but they are linked by the evolutionarily conserved environmental adaptations of species and the history of Earth's climate system. The tropical conservatism hypothesis (TCH) invokes niche conservatism, climatic limitations on establishment and survival, and paleoclimatic history to explain the latitudinal diversity gradient. Here, we use latitudinal distributions for over 12,500 woody angiosperm species, a fossil-calibrated supertree, and null modeling to test predictions of the TCH. Regional assemblages in the northern and southern temperate zones are less phylogenetically diverse than expected based on their species richness, because temperate taxa are clustered into relatively few clades. Moreover, lineages with temperate affinities are generally younger and nested within older, more tropical lineages. As predicted by the TCH, the vast majority of temperate lineages have arisen since global cooling began at the Eocene-Oligocene boundary (34 Mya). By linking physiological tolerances of species to evolutionary and biogeographic processes, phylogenetic niche conservatism may provide a theoretical framework for a generalized explanation for Earth's predominant pattern of biodiversity.","author":[{"dropping-particle":"","family":"Kerkhoff","given":"A. J.","non-dropping-particle":"","parse-names":false,"suffix":""},{"dropping-particle":"","family":"Moriarty","given":"P. E.","non-dropping-particle":"","parse-names":false,"suffix":""},{"dropping-particle":"","family":"Weiser","given":"M. D.","non-dropping-particle":"","parse-names":false,"suffix":""}],"container-title":"PNAS","id":"ITEM-1","issue":"22","issued":{"date-parts":[["2014"]]},"page":"8125-8130","title":"The latitudinal species richness gradient in New World woody angiosperms is consistent with the tropical conservatism hypothesis","type":"article-journal","volume":"111"},"uris":["http://www.mendeley.com/documents/?uuid=781e6aba-eaab-40af-95bd-ea01b4e682ed","http://www.mendeley.com/documents/?uuid=2de94378-a6ed-4161-981d-8f688a854698"]}],"mendeley":{"formattedCitation":"(Kerkhoff, Moriarty, &amp; Weiser, 2014)","plainTextFormattedCitation":"(Kerkhoff, Moriarty, &amp; Weiser, 2014)","previouslyFormattedCitation":"(Kerkhoff, Moriarty, &amp; Weiser,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(Kerkhoff, Moriarty, &amp; Weiser, 2014)</w:t>
      </w:r>
      <w:r w:rsidRPr="00B86404">
        <w:rPr>
          <w:rFonts w:ascii="Times New Roman" w:hAnsi="Times New Roman" w:cs="Times New Roman"/>
          <w:sz w:val="24"/>
          <w:szCs w:val="24"/>
          <w:lang w:val="en-US"/>
        </w:rPr>
        <w:fldChar w:fldCharType="end"/>
      </w:r>
      <w:r w:rsidR="0036386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226131">
        <w:rPr>
          <w:rFonts w:ascii="Times New Roman" w:hAnsi="Times New Roman" w:cs="Times New Roman"/>
          <w:sz w:val="24"/>
          <w:szCs w:val="24"/>
          <w:lang w:val="en-US"/>
        </w:rPr>
        <w:t>Therefore, we support</w:t>
      </w:r>
      <w:r>
        <w:rPr>
          <w:rFonts w:ascii="Times New Roman" w:hAnsi="Times New Roman" w:cs="Times New Roman"/>
          <w:sz w:val="24"/>
          <w:szCs w:val="24"/>
          <w:lang w:val="en-US"/>
        </w:rPr>
        <w:t xml:space="preserve"> the idea that most of temperate lineages should have arisen after the Eocene-Oligocene climate transition, when the Earth began to cool and tropical environmental shrank in a relative comparison to </w:t>
      </w:r>
      <w:r>
        <w:rPr>
          <w:rFonts w:ascii="Times New Roman" w:hAnsi="Times New Roman" w:cs="Times New Roman"/>
          <w:sz w:val="24"/>
          <w:szCs w:val="24"/>
          <w:lang w:val="en-US"/>
        </w:rPr>
        <w:lastRenderedPageBreak/>
        <w:t>temperate and boreal zones.</w:t>
      </w:r>
      <w:commentRangeEnd w:id="23"/>
      <w:r w:rsidR="007B207E">
        <w:rPr>
          <w:rStyle w:val="Refdecomentrio"/>
        </w:rPr>
        <w:commentReference w:id="23"/>
      </w:r>
      <w:r>
        <w:rPr>
          <w:rFonts w:ascii="Times New Roman" w:hAnsi="Times New Roman" w:cs="Times New Roman"/>
          <w:sz w:val="24"/>
          <w:szCs w:val="24"/>
          <w:lang w:val="en-US"/>
        </w:rPr>
        <w:t xml:space="preserve"> </w:t>
      </w:r>
      <w:r w:rsidRPr="00B86404">
        <w:rPr>
          <w:rFonts w:ascii="Times New Roman" w:hAnsi="Times New Roman" w:cs="Times New Roman"/>
          <w:sz w:val="24"/>
          <w:szCs w:val="24"/>
          <w:lang w:val="en-US"/>
        </w:rPr>
        <w:t>As consequence, a few and recent lineages were found in temperate biomes, supporting the expectations of the TNC and less consistent with the expectations of OTT.</w:t>
      </w:r>
    </w:p>
    <w:p w14:paraId="034FDADD" w14:textId="03E097D8" w:rsidR="00B229E4" w:rsidRPr="00B86404" w:rsidRDefault="00B229E4" w:rsidP="001C7EC6">
      <w:pPr>
        <w:spacing w:after="0" w:line="480" w:lineRule="auto"/>
        <w:ind w:firstLine="708"/>
        <w:rPr>
          <w:rFonts w:ascii="Times New Roman" w:hAnsi="Times New Roman" w:cs="Times New Roman"/>
          <w:sz w:val="24"/>
          <w:szCs w:val="24"/>
          <w:lang w:val="en-US"/>
        </w:rPr>
      </w:pPr>
      <w:r w:rsidRPr="00B86404">
        <w:rPr>
          <w:rFonts w:ascii="Times New Roman" w:hAnsi="Times New Roman" w:cs="Times New Roman"/>
          <w:sz w:val="24"/>
          <w:szCs w:val="24"/>
          <w:lang w:val="en-US"/>
        </w:rPr>
        <w:t>It is interesting to note that the suborder Suboscines appears to originate in austral Gondwana and became isolated in South America when the continent was separated from Antarctica (about 40 M</w:t>
      </w:r>
      <w:r>
        <w:rPr>
          <w:rFonts w:ascii="Times New Roman" w:hAnsi="Times New Roman" w:cs="Times New Roman"/>
          <w:sz w:val="24"/>
          <w:szCs w:val="24"/>
          <w:lang w:val="en-US"/>
        </w:rPr>
        <w:t>y</w:t>
      </w:r>
      <w:r w:rsidRPr="00B86404">
        <w:rPr>
          <w:rFonts w:ascii="Times New Roman" w:hAnsi="Times New Roman" w:cs="Times New Roman"/>
          <w:sz w:val="24"/>
          <w:szCs w:val="24"/>
          <w:lang w:val="en-US"/>
        </w:rPr>
        <w:t xml:space="preserve">a)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{"citationItems":[{"id":"ITEM-1","itemData":{"DOI":"10.1111/jbi.12346","ISBN":"1365-2699","ISSN":"13652699","abstract":"Aim One prominent explanation for the latitudinal gradient in biodiversity proposes that its prime cause is the greater age and/or higher origination rates of tropical clades, and the infrequent or delayed dispersal of their component species into temperate regions. An alternative is that species’ carrying capacities vary regionally, which influences rates of time-averaged diversification via eco- logical opportunity. We contrast these hypotheses, in order to assess potential historical influences upon the latitudinal gradient of New World passerine birds (order Passeriformes), comparing patterns among the two suborders present (oscines and suboscines), which are known to have had different routes of dispersal across the region. Location New World. Methods We examine diversity patterns, their abiotic and biotic correlates, and the distributions of phylogenetically old and young species. Results Strong latitudinal gradients are present within both oscine and subos- cine birds, with maximum diversity towards the equator, but their overall shapes differ. Among the oscines, older lineages are found towards the north, with progressively younger lineages present further south. Regional variation in oscine richness is statistically well explained by a combination of productivity and elevation (R2 = 0.76). In contrast, few suboscine groups have colonized the north, so their current diversity is well correlated with temperature season- ality (R2 = 0.74). Main conclusions Because the oscines colonized the Americas from the north, their latitudinal gradient must reflect regional differences in time-aver- aged diversification rates, and not the time present within a region. The rich- ness patterns derived from phylogenetic data and the strong predictive power of the normalized difference vegetation index (NDVI) suggest that the radia- tion of the oscines is consistent with the idea that entry into a new region stimulates a burst of diversification, which is higher and/or continues for longer in areas with greater carrying capacity. Conversely, the suboscine distri- butions potentially reflect a large historical barrier to dispersal and niche con- servatism of climatic tolerances, possibly coupled with competition from the oscines. Although contemporary conditions can explain much of the passerine diversity patterns, history has had an important influence on the taxonomic composition of this gradient","author":[{"dropping-particle":"","family":"Kennedy","given":"Jonathan D.","non-dropping-particle":"","parse-names":false,"suffix":""},{"dropping-particle":"","family":"Wang","given":"Zhiheng","non-dropping-particle":"","parse-names":false,"suffix":""},{"dropping-particle":"","family":"Weir","given":"Jason T.","non-dropping-particle":"","parse-names":false,"suffix":""},{"dropping-particle":"","family":"Rahbek","given":"Carsten","non-dropping-particle":"","parse-names":false,"suffix":""},{"dropping-particle":"","family":"Fjeldså","given":"Jon","non-dropping-particle":"","parse-names":false,"suffix":""},{"dropping-particle":"","family":"Price","given":"Trevor D.","non-dropping-particle":"","parse-names":false,"suffix":""}],"container-title":"Journal of Biogeography","id":"ITEM-1","issued":{"date-parts":[["2014"]]},"title":"Into and out of the tropics: The generation of the latitudinal gradient among New World passerine birds","type":"article-journal"},"uris":["http://www.mendeley.com/documents/?uuid=9604450f-9b6f-4b9d-9235-6ab906b18ccc","http://www.mendeley.com/documents/?uuid=02728680-7463-39ba-bcb2-b2b3ae796860"]}],"mendeley":{"formattedCitation":"(Kennedy &lt;i&gt;et al.&lt;/i&gt;, 2014)","plainTextFormattedCitation":"(Kennedy et al., 2014)","previouslyFormattedCitation":"(Kennedy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(Kennedy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In the Cenozoic era South America continued isolated and only joined</w:t>
      </w:r>
      <w:r>
        <w:rPr>
          <w:rFonts w:ascii="Times New Roman" w:hAnsi="Times New Roman" w:cs="Times New Roman"/>
          <w:sz w:val="24"/>
          <w:szCs w:val="24"/>
          <w:lang w:val="en-US"/>
        </w:rPr>
        <w:t xml:space="preserve"> North America</w:t>
      </w:r>
      <w:r w:rsidRPr="00B86404">
        <w:rPr>
          <w:rFonts w:ascii="Times New Roman" w:hAnsi="Times New Roman" w:cs="Times New Roman"/>
          <w:sz w:val="24"/>
          <w:szCs w:val="24"/>
          <w:lang w:val="en-US"/>
        </w:rPr>
        <w:t xml:space="preserve"> when the Isthmus of Panama are formed (</w:t>
      </w:r>
      <w:r>
        <w:rPr>
          <w:rFonts w:ascii="Times New Roman" w:hAnsi="Times New Roman" w:cs="Times New Roman"/>
          <w:sz w:val="24"/>
          <w:szCs w:val="24"/>
          <w:lang w:val="en-US"/>
        </w:rPr>
        <w:t>~</w:t>
      </w:r>
      <w:r w:rsidRPr="00B86404">
        <w:rPr>
          <w:rFonts w:ascii="Times New Roman" w:hAnsi="Times New Roman" w:cs="Times New Roman"/>
          <w:sz w:val="24"/>
          <w:szCs w:val="24"/>
          <w:lang w:val="en-US"/>
        </w:rPr>
        <w:t>3-4 M</w:t>
      </w:r>
      <w:r>
        <w:rPr>
          <w:rFonts w:ascii="Times New Roman" w:hAnsi="Times New Roman" w:cs="Times New Roman"/>
          <w:sz w:val="24"/>
          <w:szCs w:val="24"/>
          <w:lang w:val="en-US"/>
        </w:rPr>
        <w:t>ya</w:t>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in the</w:t>
      </w:r>
      <w:r w:rsidRPr="00B86404">
        <w:rPr>
          <w:rFonts w:ascii="Times New Roman" w:hAnsi="Times New Roman" w:cs="Times New Roman"/>
          <w:sz w:val="24"/>
          <w:szCs w:val="24"/>
          <w:lang w:val="en-US"/>
        </w:rPr>
        <w:t xml:space="preserve"> event known as “Great American Biotic Interchange- GABI”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page":"333-342","title":"The profound influence of the late Pliocene Panamanian uplift on the exchange, diversification, and distribution of new world birds","type":"article-journal","volume":"33"},"uris":["http://www.mendeley.com/documents/?uuid=20e75252-4f0f-323d-955f-534f3e4d88f7","http://www.mendeley.com/documents/?uuid=90b12f4e-bb06-44c3-b0a9-51d7965be39a"]}],"mendeley":{"formattedCitation":"(Smith &amp; Klicka, 2010)","plainTextFormattedCitation":"(Smith &amp; Klicka, 2010)","previouslyFormattedCitation":"(Smith &amp; Klicka, 2010)"},"properties":{"noteIndex":0},"schema":"https://github.com/citation-style-language/schema/raw/master/csl-citation.json"}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(Smith &amp; Klicka, 2010)</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After that</w:t>
      </w:r>
      <w:r>
        <w:rPr>
          <w:rFonts w:ascii="Times New Roman" w:hAnsi="Times New Roman" w:cs="Times New Roman"/>
          <w:sz w:val="24"/>
          <w:szCs w:val="24"/>
          <w:lang w:val="en-US"/>
        </w:rPr>
        <w:t xml:space="preserve"> </w:t>
      </w:r>
      <w:r w:rsidRPr="00B86404">
        <w:rPr>
          <w:rFonts w:ascii="Times New Roman" w:hAnsi="Times New Roman" w:cs="Times New Roman"/>
          <w:sz w:val="24"/>
          <w:szCs w:val="24"/>
          <w:lang w:val="en-US"/>
        </w:rPr>
        <w:t xml:space="preserve">few lineages of Tyrannidae have colonized North America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{"citationItems":[{"id":"ITEM-1","itemData":{"DOI":"10.1034/j.1600-048X.2002.330301.x","ISBN":"09088857","ISSN":"09088857","PMID":"181","abstract":"Comments on the historical ecology of the South American passerine fauna.  South America as an isolated island continent throughout most of the Tertiary period; Relationship between oscines and suboscines as plausible example of the replacement of major clades of birds by new arrivals.","author":[{"dropping-particle":"","family":"Ricklefs","given":"Robert E.","non-dropping-particle":"","parse-names":false,"suffix":""}],"container-title":"Journal of Avian Biology","id":"ITEM-1","issued":{"date-parts":[["2002"]]},"title":"Splendid isolation: Historical ecology of the South American passerine fauna","type":"article"},"uris":["http://www.mendeley.com/documents/?uuid=a32b5875-f147-428f-9bc9-6539e3c39fbe","http://www.mendeley.com/documents/?uuid=9a3f8710-caae-3304-8eab-b5264c5d5afe"]}],"mendeley":{"formattedCitation":"(Ricklefs, 2002)","plainTextFormattedCitation":"(Ricklefs, 2002)","previouslyFormattedCitation":"(Ricklefs, 2002)"},"properties":{"noteIndex":0},"schema":"https://github.com/citation-style-language/schema/raw/master/csl-citation.json"}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(Ricklefs, 2002)</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Our results are concordant to the history of colonization of Tyran</w:t>
      </w:r>
      <w:r w:rsidR="0056694D">
        <w:rPr>
          <w:rFonts w:ascii="Times New Roman" w:hAnsi="Times New Roman" w:cs="Times New Roman"/>
          <w:sz w:val="24"/>
          <w:szCs w:val="24"/>
          <w:lang w:val="en-US"/>
        </w:rPr>
        <w:t>n</w:t>
      </w:r>
      <w:r>
        <w:rPr>
          <w:rFonts w:ascii="Times New Roman" w:hAnsi="Times New Roman" w:cs="Times New Roman"/>
          <w:sz w:val="24"/>
          <w:szCs w:val="24"/>
          <w:lang w:val="en-US"/>
        </w:rPr>
        <w:t xml:space="preserve">idae family, since we can note older assemblages in South America (with approximately 35Mya) and </w:t>
      </w:r>
      <w:r w:rsidR="00486494">
        <w:rPr>
          <w:rFonts w:ascii="Times New Roman" w:hAnsi="Times New Roman" w:cs="Times New Roman"/>
          <w:sz w:val="24"/>
          <w:szCs w:val="24"/>
          <w:lang w:val="en-US"/>
        </w:rPr>
        <w:t xml:space="preserve">newer </w:t>
      </w:r>
      <w:r>
        <w:rPr>
          <w:rFonts w:ascii="Times New Roman" w:hAnsi="Times New Roman" w:cs="Times New Roman"/>
          <w:sz w:val="24"/>
          <w:szCs w:val="24"/>
          <w:lang w:val="en-US"/>
        </w:rPr>
        <w:t xml:space="preserve">assemblages in North America (approximately 3Mya) with a transition area in the local that correspond to the Isthmus containing assemblages with intermediate ages </w:t>
      </w:r>
      <w:r w:rsidR="008B45CF">
        <w:rPr>
          <w:rFonts w:ascii="Times New Roman" w:hAnsi="Times New Roman" w:cs="Times New Roman"/>
          <w:sz w:val="24"/>
          <w:szCs w:val="24"/>
          <w:lang w:val="en-US"/>
        </w:rPr>
        <w:t xml:space="preserve">between </w:t>
      </w:r>
      <w:r>
        <w:rPr>
          <w:rFonts w:ascii="Times New Roman" w:hAnsi="Times New Roman" w:cs="Times New Roman"/>
          <w:sz w:val="24"/>
          <w:szCs w:val="24"/>
          <w:lang w:val="en-US"/>
        </w:rPr>
        <w:t>these two continents (Figure 4b). This result evidence the importance of in situ speciation in South America</w:t>
      </w:r>
      <w:r w:rsidR="007D1F40">
        <w:rPr>
          <w:rFonts w:ascii="Times New Roman" w:hAnsi="Times New Roman" w:cs="Times New Roman"/>
          <w:sz w:val="24"/>
          <w:szCs w:val="24"/>
          <w:lang w:val="en-US"/>
        </w:rPr>
        <w:t>,</w:t>
      </w:r>
      <w:r>
        <w:rPr>
          <w:rFonts w:ascii="Times New Roman" w:hAnsi="Times New Roman" w:cs="Times New Roman"/>
          <w:sz w:val="24"/>
          <w:szCs w:val="24"/>
          <w:lang w:val="en-US"/>
        </w:rPr>
        <w:t xml:space="preserve"> recent historical migrations in North America</w:t>
      </w:r>
      <w:r w:rsidR="007D1F40">
        <w:rPr>
          <w:rFonts w:ascii="Times New Roman" w:hAnsi="Times New Roman" w:cs="Times New Roman"/>
          <w:sz w:val="24"/>
          <w:szCs w:val="24"/>
          <w:lang w:val="en-US"/>
        </w:rPr>
        <w:t xml:space="preserve"> and the connection </w:t>
      </w:r>
      <w:r w:rsidR="003004E3">
        <w:rPr>
          <w:rFonts w:ascii="Times New Roman" w:hAnsi="Times New Roman" w:cs="Times New Roman"/>
          <w:sz w:val="24"/>
          <w:szCs w:val="24"/>
          <w:lang w:val="en-US"/>
        </w:rPr>
        <w:t>among these two continents allowed by the Isthmus</w:t>
      </w:r>
      <w:r w:rsidR="001C7EC6" w:rsidRPr="00B86404">
        <w:rPr>
          <w:rFonts w:ascii="Times New Roman" w:hAnsi="Times New Roman" w:cs="Times New Roman"/>
          <w:sz w:val="24"/>
          <w:szCs w:val="24"/>
          <w:lang w:val="en-US"/>
        </w:rPr>
        <w:t xml:space="preserve"> </w:t>
      </w:r>
      <w:r w:rsidR="001C7EC6" w:rsidRPr="00B86404">
        <w:rPr>
          <w:rFonts w:ascii="Times New Roman" w:hAnsi="Times New Roman" w:cs="Times New Roman"/>
          <w:sz w:val="24"/>
          <w:szCs w:val="24"/>
          <w:lang w:val="en-US"/>
        </w:rPr>
        <w:fldChar w:fldCharType="begin" w:fldLock="1"/>
      </w:r>
      <w:r w:rsidR="001C7EC6">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&lt;i&gt;et al.&lt;/i&gt;, 2009)","plainTextFormattedCitation":"(Weir et al., 2009)","previouslyFormattedCitation":"(Weir et al., 2009)"},"properties":{"noteIndex":0},"schema":"https://github.com/citation-style-language/schema/raw/master/csl-citation.json"}</w:instrText>
      </w:r>
      <w:r w:rsidR="001C7EC6" w:rsidRPr="00B86404">
        <w:rPr>
          <w:rFonts w:ascii="Times New Roman" w:hAnsi="Times New Roman" w:cs="Times New Roman"/>
          <w:sz w:val="24"/>
          <w:szCs w:val="24"/>
          <w:lang w:val="en-US"/>
        </w:rPr>
        <w:fldChar w:fldCharType="separate"/>
      </w:r>
      <w:r w:rsidR="001C7EC6" w:rsidRPr="00DD5FE0">
        <w:rPr>
          <w:rFonts w:ascii="Times New Roman" w:hAnsi="Times New Roman" w:cs="Times New Roman"/>
          <w:noProof/>
          <w:sz w:val="24"/>
          <w:szCs w:val="24"/>
          <w:lang w:val="en-US"/>
        </w:rPr>
        <w:t xml:space="preserve">(Weir </w:t>
      </w:r>
      <w:r w:rsidR="001C7EC6" w:rsidRPr="00DD5FE0">
        <w:rPr>
          <w:rFonts w:ascii="Times New Roman" w:hAnsi="Times New Roman" w:cs="Times New Roman"/>
          <w:i/>
          <w:noProof/>
          <w:sz w:val="24"/>
          <w:szCs w:val="24"/>
          <w:lang w:val="en-US"/>
        </w:rPr>
        <w:t>et al.</w:t>
      </w:r>
      <w:r w:rsidR="001C7EC6" w:rsidRPr="00DD5FE0">
        <w:rPr>
          <w:rFonts w:ascii="Times New Roman" w:hAnsi="Times New Roman" w:cs="Times New Roman"/>
          <w:noProof/>
          <w:sz w:val="24"/>
          <w:szCs w:val="24"/>
          <w:lang w:val="en-US"/>
        </w:rPr>
        <w:t>, 2009)</w:t>
      </w:r>
      <w:r w:rsidR="001C7EC6" w:rsidRPr="00B86404">
        <w:rPr>
          <w:rFonts w:ascii="Times New Roman" w:hAnsi="Times New Roman" w:cs="Times New Roman"/>
          <w:sz w:val="24"/>
          <w:szCs w:val="24"/>
          <w:lang w:val="en-US"/>
        </w:rPr>
        <w:fldChar w:fldCharType="end"/>
      </w:r>
      <w:r w:rsidR="001C7EC6" w:rsidRPr="00B86404">
        <w:rPr>
          <w:rFonts w:ascii="Times New Roman" w:hAnsi="Times New Roman" w:cs="Times New Roman"/>
          <w:sz w:val="24"/>
          <w:szCs w:val="24"/>
          <w:lang w:val="en-US"/>
        </w:rPr>
        <w:t>.</w:t>
      </w:r>
    </w:p>
    <w:p w14:paraId="298C13CD" w14:textId="7F2BA9ED" w:rsidR="00B229E4" w:rsidRDefault="00B229E4" w:rsidP="00B229E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Some</w:t>
      </w:r>
      <w:r w:rsidRPr="00B86404">
        <w:rPr>
          <w:rFonts w:ascii="Times New Roman" w:hAnsi="Times New Roman" w:cs="Times New Roman"/>
          <w:sz w:val="24"/>
          <w:szCs w:val="24"/>
          <w:lang w:val="en-US"/>
        </w:rPr>
        <w:t xml:space="preserve"> caveats</w:t>
      </w:r>
      <w:r>
        <w:rPr>
          <w:rFonts w:ascii="Times New Roman" w:hAnsi="Times New Roman" w:cs="Times New Roman"/>
          <w:sz w:val="24"/>
          <w:szCs w:val="24"/>
          <w:lang w:val="en-US"/>
        </w:rPr>
        <w:t xml:space="preserve"> must be highlighted</w:t>
      </w:r>
      <w:r w:rsidRPr="00B86404">
        <w:rPr>
          <w:rFonts w:ascii="Times New Roman" w:hAnsi="Times New Roman" w:cs="Times New Roman"/>
          <w:sz w:val="24"/>
          <w:szCs w:val="24"/>
          <w:lang w:val="en-US"/>
        </w:rPr>
        <w:t xml:space="preserve">. First, the estimation of the ancestral area is based on the results of </w:t>
      </w:r>
      <w:proofErr w:type="spellStart"/>
      <w:r w:rsidRPr="00B86404">
        <w:rPr>
          <w:rFonts w:ascii="Times New Roman" w:hAnsi="Times New Roman" w:cs="Times New Roman"/>
          <w:sz w:val="24"/>
          <w:szCs w:val="24"/>
          <w:lang w:val="en-US"/>
        </w:rPr>
        <w:t>BioGEOBEARS</w:t>
      </w:r>
      <w:proofErr w:type="spellEnd"/>
      <w:r>
        <w:rPr>
          <w:rFonts w:ascii="Times New Roman" w:hAnsi="Times New Roman" w:cs="Times New Roman"/>
          <w:sz w:val="24"/>
          <w:szCs w:val="24"/>
          <w:lang w:val="en-US"/>
        </w:rPr>
        <w:t xml:space="preserve"> that can present different outcomes depending on the model choose to perform the character reconstruction</w:t>
      </w:r>
      <w:r w:rsidRPr="00B86404">
        <w:rPr>
          <w:rFonts w:ascii="Times New Roman" w:hAnsi="Times New Roman" w:cs="Times New Roman"/>
          <w:sz w:val="24"/>
          <w:szCs w:val="24"/>
          <w:lang w:val="en-US"/>
        </w:rPr>
        <w:t xml:space="preserve">. In our case, the </w:t>
      </w:r>
      <w:r>
        <w:rPr>
          <w:rFonts w:ascii="Times New Roman" w:hAnsi="Times New Roman" w:cs="Times New Roman"/>
          <w:sz w:val="24"/>
          <w:szCs w:val="24"/>
          <w:lang w:val="en-US"/>
        </w:rPr>
        <w:t xml:space="preserve">best support was found for </w:t>
      </w:r>
      <w:proofErr w:type="spellStart"/>
      <w:r w:rsidRPr="00B86404">
        <w:rPr>
          <w:rFonts w:ascii="Times New Roman" w:hAnsi="Times New Roman" w:cs="Times New Roman"/>
          <w:sz w:val="24"/>
          <w:szCs w:val="24"/>
          <w:lang w:val="en-US"/>
        </w:rPr>
        <w:t>BayArea+J</w:t>
      </w:r>
      <w:proofErr w:type="spellEnd"/>
      <w:r>
        <w:rPr>
          <w:rFonts w:ascii="Times New Roman" w:hAnsi="Times New Roman" w:cs="Times New Roman"/>
          <w:sz w:val="24"/>
          <w:szCs w:val="24"/>
          <w:lang w:val="en-US"/>
        </w:rPr>
        <w:t xml:space="preserve"> model</w:t>
      </w:r>
      <w:r w:rsidRPr="00B86404">
        <w:rPr>
          <w:rFonts w:ascii="Times New Roman" w:hAnsi="Times New Roman" w:cs="Times New Roman"/>
          <w:sz w:val="24"/>
          <w:szCs w:val="24"/>
          <w:lang w:val="en-US"/>
        </w:rPr>
        <w:t>. We assumed that no range evolution occurs at cladogenesis, which means that the ancestral range is copied to both daughters’ lineages</w:t>
      </w:r>
      <w:r>
        <w:rPr>
          <w:rFonts w:ascii="Times New Roman" w:hAnsi="Times New Roman" w:cs="Times New Roman"/>
          <w:sz w:val="24"/>
          <w:szCs w:val="24"/>
          <w:lang w:val="en-US"/>
        </w:rPr>
        <w:t>. Despite this caveat, our framework allows to use the results came from other models of character reconstruction, however the test of different models and its effects on the estimates of ages of assemblages is out of the scope of the present work.</w:t>
      </w:r>
      <w:r w:rsidRPr="00B86404">
        <w:rPr>
          <w:rFonts w:ascii="Times New Roman" w:hAnsi="Times New Roman" w:cs="Times New Roman"/>
          <w:sz w:val="24"/>
          <w:szCs w:val="24"/>
          <w:lang w:val="en-US"/>
        </w:rPr>
        <w:t xml:space="preserve"> The </w:t>
      </w:r>
      <w:r w:rsidRPr="00B86404">
        <w:rPr>
          <w:rFonts w:ascii="Times New Roman" w:hAnsi="Times New Roman" w:cs="Times New Roman"/>
          <w:sz w:val="24"/>
          <w:szCs w:val="24"/>
          <w:lang w:val="en-US"/>
        </w:rPr>
        <w:lastRenderedPageBreak/>
        <w:t xml:space="preserve">second caveat is the lack of good fossil record, particularly in tropical biomes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{"citationItems":[{"id":"ITEM-1","itemData":{"DOI":"10.1073/pnas.0903811106","ISSN":"0027-8424","abstract":"The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World.","author":[{"dropping-particle":"","family":"Weir","given":"J. T.","non-dropping-particle":"","parse-names":false,"suffix":""},{"dropping-particle":"","family":"Bermingham","given":"E.","non-dropping-particle":"","parse-names":false,"suffix":""},{"dropping-particle":"","family":"Schluter","given":"D.","non-dropping-particle":"","parse-names":false,"suffix":""}],"container-title":"Proceedings of the National Academy of Sciences","id":"ITEM-1","issue":"51","issued":{"date-parts":[["2009","12"]]},"page":"21737-21742","publisher":"Proceedings of the National Academy of Sciences","title":"The Great American Biotic Interchange in birds","type":"article-journal","volume":"106"},"uris":["http://www.mendeley.com/documents/?uuid=ffadf54c-9a9f-42fd-944e-f33314a0186f","http://www.mendeley.com/documents/?uuid=bc689e23-ca01-3625-ab7b-3c77d12cccae"]}],"mendeley":{"formattedCitation":"(Weir &lt;i&gt;et al.&lt;/i&gt;, 2009)","plainTextFormattedCitation":"(Weir et al., 2009)","previouslyFormattedCitation":"(Weir et al., 2009)"},"properties":{"noteIndex":0},"schema":"https://github.com/citation-style-language/schema/raw/master/csl-citation.json"}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(Weir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2009)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since avian bones are thin and light as a consequence fossilize poorly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{"citationItems":[{"id":"ITEM-1","itemData":{"DOI":"10.1111/j.1600-0587.2009.06335.x","ISSN":"09067590","abstract":"Separated throughout most of the Cenozoic era, North and South America were joined during the mid-Pliocene when the uplift of Panama formed a land bridge between these two continents. The fossil record indicates that this connection allowed an unprecedented degree of inter-continental exchange to occur between unique, previously isolated biotic assemblages, a phenomenon now recognized as the ‘‘Great American Biotic Interchange’’. However, a relatively poor avian fossil record has prevented our understanding the role of the land bridge in shaping New World avian communities. To address the question of avian participation in the GABI, we compiled 64 avian phylogenetic studies and applied a relaxed molecular clock to estimate the timing of trans-isthmus diversification events. Here, we show that a significant pulse of avian interchange occurred in concert with the isthmus uplift. The avian exchange was temporally consistent with the well understood mammalian interchange, despite the presumed greater vagility of birds. Birds inhabiting a variety of habitats and elevational zones responded to the newly available corridor. Within the tropics, exchange was equal in both directions although between extratropical and tropical regions it was not. Avian lineages with Nearctic origins have repeatedly invaded the tropics and radiated throughout South America; whereas, lineages with South American tropical origins remain largely restricted to the confines of the Neotropical region. This previously unrecognized pattern of asymmetric niche conservatism may represent an important and underappreciated contributor to the latitude diversity gradient.","author":[{"dropping-particle":"","family":"Smith","given":"Brian Tilston","non-dropping-particle":"","parse-names":false,"suffix":""},{"dropping-particle":"","family":"Klicka","given":"John","non-dropping-particle":"","parse-names":false,"suffix":""}],"container-title":"Ecography","id":"ITEM-1","issue":"2","issued":{"date-parts":[["2010","5"]]},"page":"333-342","title":"The profound influence of the late Pliocene Panamanian uplift on the exchange, diversification, and distribution of new world birds","type":"article-journal","volume":"33"},"uris":["http://www.mendeley.com/documents/?uuid=90b12f4e-bb06-44c3-b0a9-51d7965be39a","http://www.mendeley.com/documents/?uuid=20e75252-4f0f-323d-955f-534f3e4d88f7"]}],"mendeley":{"formattedCitation":"(Smith &amp; Klicka, 2010)","plainTextFormattedCitation":"(Smith &amp; Klicka, 2010)","previouslyFormattedCitation":"(Smith &amp; Klicka, 2010)"},"properties":{"noteIndex":0},"schema":"https://github.com/citation-style-language/schema/raw/master/csl-citation.json"}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(Smith &amp; Klicka, 2010)</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Also, more specifically, the fossil record of New World Suboscines is very sparse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{"citationItems":[{"id":"ITEM-1","itemData":{"DOI":"10.1016/j.ympev.2014.06.025","ISSN":"10959513","abstract":"We inferred the phylogenetic relationships, divergence time and biogeography of Conopophagidae (gnateaters) based on sequence data of mitochondrial genes (ND2, ND3 and cytb) and nuclear introns (TGFB2 and G3PDH) from 45 tissue samples (43 Conopophaga and 2 Pittasoma) representing all currently recognized species of the family and the majority of subspecies. Phylogenetic relationships were estimated by maximum likelihood and Bayesian inference. Divergence time estimates were obtained based on a Bayesian relaxed clock model. These chronograms were used to calculate diversification rates and reconstruct ancestral areas of the genus Conopophaga. The phylogenetic analyses support the reciprocal monophyly of the two genera, Conopophaga and Pittasoma. All species were monophyletic with the exception of C. lineata, as C. lineata cearae did not cluster with the other two C. lineata subspecies. Divergence time estimates for Conopophagidae suggested that diversification took place during the Neogene, and that the diversification rate within Conopophaga clade was highest in the late Miocene, followed by a slower diversification rate, suggesting a diversity-dependent pattern. Our analyses of the diversification of family Conopophagidae provided a scenario for evolution in Terra Firme forest across tropical South America. The spatio-temporal pattern suggests that Conopophaga originated in the Brazilian Shield and that a complex sequence of events possibly related to the Andean uplift and infilling of former sedimentation basins and erosion cycles shaped the current distribution and diversity of this genus. © 2014 Elsevier Inc.","author":[{"dropping-particle":"","family":"Batalha-Filho","given":"Henrique","non-dropping-particle":"","parse-names":false,"suffix":""},{"dropping-particle":"","family":"Pessoa","given":"Rodrigo O.","non-dropping-particle":"","parse-names":false,"suffix":""},{"dropping-particle":"","family":"Fabre","given":"Pierre Henri","non-dropping-particle":"","parse-names":false,"suffix":""},{"dropping-particle":"","family":"Fjeldså","given":"Jon","non-dropping-particle":"","parse-names":false,"suffix":""},{"dropping-particle":"","family":"Irestedt","given":"Martin","non-dropping-particle":"","parse-names":false,"suffix":""},{"dropping-particle":"","family":"Ericson","given":"Per G.P.","non-dropping-particle":"","parse-names":false,"suffix":""},{"dropping-particle":"","family":"Silveira","given":"Luís F.","non-dropping-particle":"","parse-names":false,"suffix":""},{"dropping-particle":"","family":"Miyaki","given":"Cristina Y.","non-dropping-particle":"","parse-names":false,"suffix":""}],"container-title":"Molecular Phylogenetics and Evolution","id":"ITEM-1","issue":"1","issued":{"date-parts":[["2014"]]},"page":"422-432","publisher":"Elsevier Inc.","title":"Phylogeny and historical biogeography of gnateaters (Passeriformes, Conopophagidae) in the South America forests","type":"article-journal","volume":"79"},"uris":["http://www.mendeley.com/documents/?uuid=b6a33097-7228-46b5-900b-1bad2a07ee37","http://www.mendeley.com/documents/?uuid=d0134903-5e38-416f-89d8-547ee6215bbb"]}],"mendeley":{"formattedCitation":"(Batalha-Filho &lt;i&gt;et al.&lt;/i&gt;, 2014)","plainTextFormattedCitation":"(Batalha-Filho et al., 2014)","previouslyFormattedCitation":"(Batalha-Filho et al., 2014)"},"properties":{"noteIndex":0},"schema":"https://github.com/citation-style-language/schema/raw/master/csl-citation.json"}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00DD5FE0" w:rsidRPr="00DD5FE0">
        <w:rPr>
          <w:rFonts w:ascii="Times New Roman" w:hAnsi="Times New Roman" w:cs="Times New Roman"/>
          <w:noProof/>
          <w:sz w:val="24"/>
          <w:szCs w:val="24"/>
          <w:lang w:val="en-US"/>
        </w:rPr>
        <w:t xml:space="preserve">(Batalha-Filho </w:t>
      </w:r>
      <w:r w:rsidR="00DD5FE0" w:rsidRPr="00DD5FE0">
        <w:rPr>
          <w:rFonts w:ascii="Times New Roman" w:hAnsi="Times New Roman" w:cs="Times New Roman"/>
          <w:i/>
          <w:noProof/>
          <w:sz w:val="24"/>
          <w:szCs w:val="24"/>
          <w:lang w:val="en-US"/>
        </w:rPr>
        <w:t>et al.</w:t>
      </w:r>
      <w:r w:rsidR="00DD5FE0" w:rsidRPr="00DD5FE0">
        <w:rPr>
          <w:rFonts w:ascii="Times New Roman" w:hAnsi="Times New Roman" w:cs="Times New Roman"/>
          <w:noProof/>
          <w:sz w:val="24"/>
          <w:szCs w:val="24"/>
          <w:lang w:val="en-US"/>
        </w:rPr>
        <w:t>, 2014)</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For example, the results of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 xml:space="preserve">ADDIN CSL_CITATION {"citationItems":[{"id":"ITEM-1","itemData":{"DOI":"10.1073/pnas.1813206116","ISSN":"0027-8424","abstract":"&lt;p&gt;Avian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DD5FE0">
        <w:rPr>
          <w:rFonts w:ascii="Cambria Math" w:hAnsi="Cambria Math" w:cs="Cambria Math"/>
          <w:sz w:val="24"/>
          <w:szCs w:val="24"/>
          <w:lang w:val="en-US"/>
        </w:rPr>
        <w:instrText>∼</w:instrText>
      </w:r>
      <w:r w:rsidR="00DD5FE0">
        <w:rPr>
          <w:rFonts w:ascii="Times New Roman" w:hAnsi="Times New Roman" w:cs="Times New Roman"/>
          <w:sz w:val="24"/>
          <w:szCs w:val="24"/>
          <w:lang w:val="en-US"/>
        </w:rPr>
        <w:instrText>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speciation.&lt;/p&gt;","author":[{"dropping-particle":"","family":"Oliveros","given":"Carl H.","non-dropping-particle":"","parse-names":false,"suffix":""},{"dropping-particle":"","family":"Field","given":"Daniel J.","non-dropping-particle":"","parse-names":false,"suffix":""},{"dropping-particle":"","family":"Ksepka","given":"Daniel T.","non-dropping-particle":"","parse-names":false,"suffix":""},{"dropping-particle":"","family":"Barker","given":"F. Keith","non-dropping-particle":"","parse-names":false,"suffix":""},{"dropping-particle":"","family":"Aleixo","given":"Alexandre","non-dropping-particle":"","parse-names":false,"suffix":""},{"dropping-particle":"","family":"Andersen","given":"Michael J.","non-dropping-particle":"","parse-names":false,"suffix":""},{"dropping-particle":"","family":"Alström","given":"Per","non-dropping-particle":"","parse-names":false,"suffix":""},{"dropping-particle":"","family":"Benz","given":"Brett W.","non-dropping-particle":"","parse-names":false,"suffix":""},{"dropping-particle":"","family":"Braun","given":"Edward L.","non-dropping-particle":"","parse-names":false,"suffix":""},{"dropping-particle":"","family":"Braun","given":"Michael J.","non-dropping-particle":"","parse-names":false,"suffix":""},{"dropping-particle":"","family":"Bravo","given":"Gustavo A.","non-dropping-particle":"","parse-names":false,"suffix":""},{"dropping-particle":"","family":"Brumfield","given":"Robb T.","non-dropping-particle":"","parse-names":false,"suffix":""},{"dropping-particle":"","family":"Chesser","given":"R. Terry","non-dropping-particle":"","parse-names":false,"suffix":""},{"dropping-particle":"","family":"Claramunt","given":"Santiago","non-dropping-particle":"","parse-names":false,"suffix":""},{"dropping-particle":"","family":"Cracraft","given":"Joel","non-dropping-particle":"","parse-names":false,"suffix":""},{"dropping-particle":"","family":"Cuervo","given":"Andrés M.","non-dropping-particle":"","parse-names":false,"suffix":""},{"dropping-particle":"","family":"Derryberry","given":"Elizabeth P.","non-dropping-particle":"","parse-names":false,"suffix":""},{"dropping-particle":"","family":"Glenn","given":"Travis C.","non-dropping-particle":"","parse-names":false,"suffix":""},{"dropping-particle":"","family":"Harvey","given":"Michael G.","non-dropping-particle":"","parse-names":false,"suffix":""},{"dropping-particle":"","family":"Hosner","given":"Peter A.","non-dropping-particle":"","parse-names":false,"suffix":""},{"dropping-particle":"","family":"Joseph","given":"Leo","non-dropping-particle":"","parse-names":false,"suffix":""},{"dropping-particle":"","family":"Kimball","given":"Rebecca T.","non-dropping-particle":"","parse-names":false,"suffix":""},{"dropping-particle":"","family":"Mack","given":"Andrew L.","non-dropping-particle":"","parse-names":false,"suffix":""},{"dropping-particle":"","family":"Miskelly","given":"Colin M.","non-dropping-particle":"","parse-names":false,"suffix":""},{"dropping-particle":"","family":"Peterson","given":"A. Townsend","non-dropping-particle":"","parse-names":false,"suffix":""},{"dropping-particle":"","family":"Robbins","given":"Mark B.","non-dropping-particle":"","parse-names":false,"suffix":""},{"dropping-particle":"","family":"Sheldon","given":"Frederick H.","non-dropping-particle":"","parse-names":false,"suffix":""},{"dropping-particle":"","family":"Silveira","given":"Luís Fábio","non-dropping-particle":"","parse-names":false,"suffix":""},{"dropping-particle":"","family":"Smith","given":"Brian Tilston","non-dropping-particle":"","parse-names":false,"suffix":""},{"dropping-particle":"","family":"White","given":"Noor D.","non-dropping-particle":"","parse-names":false,"suffix":""},{"dropping-particle":"","family":"Moyle","given":"Robert G.","non-dropping-particle":"","parse-names":false,"suffix":""},{"dropping-particle":"","family":"Faircloth","given":"Brant C.","non-dropping-particle":"","parse-names":false,"suffix":""}],"container-title":"Proceedings of the National Academy of Sciences","id":"ITEM-1","issued":{"date-parts":[["2019","4"]]},"page":"201813206","title":"Earth history and the passerine superradiation","type":"article-journal"},"uris":["http://www.mendeley.com/documents/?uuid=484dd563-e35a-3138-9753-769a82bfccaf","http://www.mendeley.com/documents/?uuid=55bc5680-6d71-4398-9edf-e1dd6bb95d51"]}],"mendeley":{"formattedCitation":"(Oliveros &lt;i&gt;et al.&lt;/i&gt;, 2019)","manualFormatting":"Oliveros et al., (2019)","plainTextFormattedCitation":"(Oliveros et al., 2019)","previouslyFormattedCitation":"(Oliveros et al., 2019)"},"properties":{"noteIndex":0},"schema":"https://github.com/citation-style-language/schema/raw/master/csl-citation.json"}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 xml:space="preserve">Oliveros et al., </w:t>
      </w:r>
      <w:r w:rsidR="000667C4">
        <w:rPr>
          <w:rFonts w:ascii="Times New Roman" w:hAnsi="Times New Roman" w:cs="Times New Roman"/>
          <w:noProof/>
          <w:sz w:val="24"/>
          <w:szCs w:val="24"/>
          <w:lang w:val="en-US"/>
        </w:rPr>
        <w:t>(</w:t>
      </w:r>
      <w:r w:rsidRPr="006E1E98">
        <w:rPr>
          <w:rFonts w:ascii="Times New Roman" w:hAnsi="Times New Roman" w:cs="Times New Roman"/>
          <w:noProof/>
          <w:sz w:val="24"/>
          <w:szCs w:val="24"/>
          <w:lang w:val="en-US"/>
        </w:rPr>
        <w:t>2019)</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indicated that the rate shift within </w:t>
      </w:r>
      <w:proofErr w:type="spellStart"/>
      <w:r w:rsidRPr="00B86404">
        <w:rPr>
          <w:rFonts w:ascii="Times New Roman" w:hAnsi="Times New Roman" w:cs="Times New Roman"/>
          <w:sz w:val="24"/>
          <w:szCs w:val="24"/>
          <w:lang w:val="en-US"/>
        </w:rPr>
        <w:t>Passerida</w:t>
      </w:r>
      <w:proofErr w:type="spellEnd"/>
      <w:r w:rsidRPr="00B86404">
        <w:rPr>
          <w:rFonts w:ascii="Times New Roman" w:hAnsi="Times New Roman" w:cs="Times New Roman"/>
          <w:sz w:val="24"/>
          <w:szCs w:val="24"/>
          <w:lang w:val="en-US"/>
        </w:rPr>
        <w:t xml:space="preserve"> occurred several million years earlier than the expected </w:t>
      </w:r>
      <w:r w:rsidR="000667C4">
        <w:rPr>
          <w:rFonts w:ascii="Times New Roman" w:hAnsi="Times New Roman" w:cs="Times New Roman"/>
          <w:sz w:val="24"/>
          <w:szCs w:val="24"/>
          <w:lang w:val="en-US"/>
        </w:rPr>
        <w:t>from</w:t>
      </w:r>
      <w:r w:rsidRPr="00B86404">
        <w:rPr>
          <w:rFonts w:ascii="Times New Roman" w:hAnsi="Times New Roman" w:cs="Times New Roman"/>
          <w:sz w:val="24"/>
          <w:szCs w:val="24"/>
          <w:lang w:val="en-US"/>
        </w:rPr>
        <w:t xml:space="preserve"> the phylogeny of </w:t>
      </w:r>
      <w:r w:rsidRPr="00B86404">
        <w:rPr>
          <w:rFonts w:ascii="Times New Roman" w:hAnsi="Times New Roman" w:cs="Times New Roman"/>
          <w:sz w:val="24"/>
          <w:szCs w:val="24"/>
          <w:lang w:val="en-US"/>
        </w:rPr>
        <w:fldChar w:fldCharType="begin" w:fldLock="1"/>
      </w:r>
      <w:r w:rsidR="00DD5FE0">
        <w:rPr>
          <w:rFonts w:ascii="Times New Roman" w:hAnsi="Times New Roman" w:cs="Times New Roman"/>
          <w:sz w:val="24"/>
          <w:szCs w:val="24"/>
          <w:lang w:val="en-US"/>
        </w:rPr>
        <w:instrText>ADDIN CSL_CITATION {"citationItems":[{"id":"ITEM-1","itemData":{"DOI":"10.1038/nature11631","ISBN":"1476-4687 (Electronic)\\r0028-0836 (Linking)","ISSN":"00280836","PMID":"23123857","abstract":"Current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time","type":"article-journal","volume":"491"},"uris":["http://www.mendeley.com/documents/?uuid=a71b576b-4c48-44e7-81f0-0a4261aa4145"]}],"mendeley":{"formattedCitation":"(Jetz &lt;i&gt;et al.&lt;/i&gt;, 2012b)","manualFormatting":"Jetz, Thomas, Joy, Hartmann, &amp; Mooers, (2012b)","plainTextFormattedCitation":"(Jetz et al., 2012b)","previouslyFormattedCitation":"(Jetz, Thomas, Joy, Hartmann, &amp; Mooers, 2012b)"},"properties":{"noteIndex":0},"schema":"https://github.com/citation-style-language/schema/raw/master/csl-citation.json"}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6E1E98">
        <w:rPr>
          <w:rFonts w:ascii="Times New Roman" w:hAnsi="Times New Roman" w:cs="Times New Roman"/>
          <w:noProof/>
          <w:sz w:val="24"/>
          <w:szCs w:val="24"/>
          <w:lang w:val="en-US"/>
        </w:rPr>
        <w:t xml:space="preserve">Jetz, Thomas, Joy, Hartmann, &amp; Mooers, </w:t>
      </w:r>
      <w:r w:rsidR="000667C4">
        <w:rPr>
          <w:rFonts w:ascii="Times New Roman" w:hAnsi="Times New Roman" w:cs="Times New Roman"/>
          <w:noProof/>
          <w:sz w:val="24"/>
          <w:szCs w:val="24"/>
          <w:lang w:val="en-US"/>
        </w:rPr>
        <w:t>(</w:t>
      </w:r>
      <w:r w:rsidRPr="006E1E98">
        <w:rPr>
          <w:rFonts w:ascii="Times New Roman" w:hAnsi="Times New Roman" w:cs="Times New Roman"/>
          <w:noProof/>
          <w:sz w:val="24"/>
          <w:szCs w:val="24"/>
          <w:lang w:val="en-US"/>
        </w:rPr>
        <w:t>2012b)</w:t>
      </w:r>
      <w:r w:rsidRPr="00B86404">
        <w:rPr>
          <w:rFonts w:ascii="Times New Roman" w:hAnsi="Times New Roman" w:cs="Times New Roman"/>
          <w:sz w:val="24"/>
          <w:szCs w:val="24"/>
          <w:lang w:val="en-US"/>
        </w:rPr>
        <w:fldChar w:fldCharType="end"/>
      </w:r>
      <w:r w:rsidRPr="00B8640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Finally, </w:t>
      </w:r>
      <w:r w:rsidRPr="00B86404">
        <w:rPr>
          <w:rFonts w:ascii="Times New Roman" w:hAnsi="Times New Roman" w:cs="Times New Roman"/>
          <w:sz w:val="24"/>
          <w:szCs w:val="24"/>
          <w:lang w:val="en-US"/>
        </w:rPr>
        <w:t xml:space="preserve">the time-calibrated tree used in this study could express different information if we had more fossils in our backbone and, as a result, the time of the arrival of the ancestor could be </w:t>
      </w:r>
      <w:r w:rsidR="000667C4">
        <w:rPr>
          <w:rFonts w:ascii="Times New Roman" w:hAnsi="Times New Roman" w:cs="Times New Roman"/>
          <w:sz w:val="24"/>
          <w:szCs w:val="24"/>
          <w:lang w:val="en-US"/>
        </w:rPr>
        <w:t>different</w:t>
      </w:r>
      <w:r w:rsidRPr="00B86404">
        <w:rPr>
          <w:rFonts w:ascii="Times New Roman" w:hAnsi="Times New Roman" w:cs="Times New Roman"/>
          <w:sz w:val="24"/>
          <w:szCs w:val="24"/>
          <w:lang w:val="en-US"/>
        </w:rPr>
        <w:t xml:space="preserve"> and maybe affect the results founded. </w:t>
      </w:r>
    </w:p>
    <w:p w14:paraId="7DE05CD5" w14:textId="0884060C" w:rsidR="00B229E4" w:rsidRDefault="00B229E4" w:rsidP="00B229E4">
      <w:pPr>
        <w:spacing w:after="0" w:line="480" w:lineRule="auto"/>
        <w:ind w:firstLine="708"/>
        <w:rPr>
          <w:rFonts w:ascii="Times New Roman" w:hAnsi="Times New Roman" w:cs="Times New Roman"/>
          <w:color w:val="000000"/>
          <w:sz w:val="24"/>
          <w:szCs w:val="24"/>
          <w:lang w:val="en-US" w:eastAsia="pt-BR"/>
        </w:rPr>
      </w:pPr>
      <w:r>
        <w:rPr>
          <w:rFonts w:ascii="Times New Roman" w:hAnsi="Times New Roman" w:cs="Times New Roman"/>
          <w:sz w:val="24"/>
          <w:szCs w:val="24"/>
          <w:lang w:val="en-US"/>
        </w:rPr>
        <w:t xml:space="preserve">In summary, our </w:t>
      </w:r>
      <w:r w:rsidR="0056694D">
        <w:rPr>
          <w:rFonts w:ascii="Times New Roman" w:hAnsi="Times New Roman" w:cs="Times New Roman"/>
          <w:sz w:val="24"/>
          <w:szCs w:val="24"/>
          <w:lang w:val="en-US"/>
        </w:rPr>
        <w:t xml:space="preserve">study </w:t>
      </w:r>
      <w:r>
        <w:rPr>
          <w:rFonts w:ascii="Times New Roman" w:hAnsi="Times New Roman" w:cs="Times New Roman"/>
          <w:sz w:val="24"/>
          <w:szCs w:val="24"/>
          <w:lang w:val="en-US"/>
        </w:rPr>
        <w:t>overcome</w:t>
      </w:r>
      <w:r w:rsidR="0056694D">
        <w:rPr>
          <w:rFonts w:ascii="Times New Roman" w:hAnsi="Times New Roman" w:cs="Times New Roman"/>
          <w:sz w:val="24"/>
          <w:szCs w:val="24"/>
          <w:lang w:val="en-US"/>
        </w:rPr>
        <w:t>s</w:t>
      </w:r>
      <w:r>
        <w:rPr>
          <w:rFonts w:ascii="Times New Roman" w:hAnsi="Times New Roman" w:cs="Times New Roman"/>
          <w:sz w:val="24"/>
          <w:szCs w:val="24"/>
          <w:lang w:val="en-US"/>
        </w:rPr>
        <w:t xml:space="preserve"> a problem </w:t>
      </w:r>
      <w:r w:rsidR="0056694D">
        <w:rPr>
          <w:rFonts w:ascii="Times New Roman" w:hAnsi="Times New Roman" w:cs="Times New Roman"/>
          <w:sz w:val="24"/>
          <w:szCs w:val="24"/>
          <w:lang w:val="en-US"/>
        </w:rPr>
        <w:t xml:space="preserve">related </w:t>
      </w:r>
      <w:r>
        <w:rPr>
          <w:rFonts w:ascii="Times New Roman" w:hAnsi="Times New Roman" w:cs="Times New Roman"/>
          <w:sz w:val="24"/>
          <w:szCs w:val="24"/>
          <w:lang w:val="en-US"/>
        </w:rPr>
        <w:t>to the use of pattern-to-process approach to infer the role of historical mechanisms to shape ecological communities (in situ speciation and historical dispersal), by explicitly consider</w:t>
      </w:r>
      <w:r w:rsidR="0056694D">
        <w:rPr>
          <w:rFonts w:ascii="Times New Roman" w:hAnsi="Times New Roman" w:cs="Times New Roman"/>
          <w:sz w:val="24"/>
          <w:szCs w:val="24"/>
          <w:lang w:val="en-US"/>
        </w:rPr>
        <w:t>ing</w:t>
      </w:r>
      <w:r>
        <w:rPr>
          <w:rFonts w:ascii="Times New Roman" w:hAnsi="Times New Roman" w:cs="Times New Roman"/>
          <w:sz w:val="24"/>
          <w:szCs w:val="24"/>
          <w:lang w:val="en-US"/>
        </w:rPr>
        <w:t xml:space="preserve"> the information of ancestral states of species to interpret the </w:t>
      </w:r>
      <w:proofErr w:type="gramStart"/>
      <w:r>
        <w:rPr>
          <w:rFonts w:ascii="Times New Roman" w:hAnsi="Times New Roman" w:cs="Times New Roman"/>
          <w:sz w:val="24"/>
          <w:szCs w:val="24"/>
          <w:lang w:val="en-US"/>
        </w:rPr>
        <w:t>present day</w:t>
      </w:r>
      <w:proofErr w:type="gramEnd"/>
      <w:r>
        <w:rPr>
          <w:rFonts w:ascii="Times New Roman" w:hAnsi="Times New Roman" w:cs="Times New Roman"/>
          <w:sz w:val="24"/>
          <w:szCs w:val="24"/>
          <w:lang w:val="en-US"/>
        </w:rPr>
        <w:t xml:space="preserve"> phylogenetic information</w:t>
      </w:r>
      <w:r w:rsidRPr="00B86404">
        <w:rPr>
          <w:rFonts w:ascii="Times New Roman" w:hAnsi="Times New Roman" w:cs="Times New Roman"/>
          <w:color w:val="000000"/>
          <w:sz w:val="24"/>
          <w:szCs w:val="24"/>
          <w:lang w:val="en-US" w:eastAsia="pt-BR"/>
        </w:rPr>
        <w:t xml:space="preserve">. </w:t>
      </w:r>
      <w:r>
        <w:rPr>
          <w:rFonts w:ascii="Times New Roman" w:hAnsi="Times New Roman" w:cs="Times New Roman"/>
          <w:sz w:val="24"/>
          <w:szCs w:val="24"/>
          <w:lang w:val="en-US"/>
        </w:rPr>
        <w:t>Our study brings a different interpretation to explain the phylogenetic structure of Tyra</w:t>
      </w:r>
      <w:r w:rsidR="0056694D">
        <w:rPr>
          <w:rFonts w:ascii="Times New Roman" w:hAnsi="Times New Roman" w:cs="Times New Roman"/>
          <w:sz w:val="24"/>
          <w:szCs w:val="24"/>
          <w:lang w:val="en-US"/>
        </w:rPr>
        <w:t>n</w:t>
      </w:r>
      <w:r>
        <w:rPr>
          <w:rFonts w:ascii="Times New Roman" w:hAnsi="Times New Roman" w:cs="Times New Roman"/>
          <w:sz w:val="24"/>
          <w:szCs w:val="24"/>
          <w:lang w:val="en-US"/>
        </w:rPr>
        <w:t>nidae assemblages br</w:t>
      </w:r>
      <w:r w:rsidR="000667C4">
        <w:rPr>
          <w:rFonts w:ascii="Times New Roman" w:hAnsi="Times New Roman" w:cs="Times New Roman"/>
          <w:sz w:val="24"/>
          <w:szCs w:val="24"/>
          <w:lang w:val="en-US"/>
        </w:rPr>
        <w:t>ought</w:t>
      </w:r>
      <w:r>
        <w:rPr>
          <w:rFonts w:ascii="Times New Roman" w:hAnsi="Times New Roman" w:cs="Times New Roman"/>
          <w:sz w:val="24"/>
          <w:szCs w:val="24"/>
          <w:lang w:val="en-US"/>
        </w:rPr>
        <w:t xml:space="preserve"> by Crouch et al (2019), in which the authors asserts that phylogenetic clustering is an indicative of in situ speciation process</w:t>
      </w:r>
      <w:r w:rsidRPr="00B8640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eastAsia="pt-BR"/>
        </w:rPr>
        <w:t>The methodological improvement allows to evidence that TNC is the most probable process to explain the differences in phylogenetic patterns among temperate and tropical regions for Tyran</w:t>
      </w:r>
      <w:r w:rsidR="0056694D">
        <w:rPr>
          <w:rFonts w:ascii="Times New Roman" w:hAnsi="Times New Roman" w:cs="Times New Roman"/>
          <w:color w:val="000000"/>
          <w:sz w:val="24"/>
          <w:szCs w:val="24"/>
          <w:lang w:val="en-US" w:eastAsia="pt-BR"/>
        </w:rPr>
        <w:t>n</w:t>
      </w:r>
      <w:r>
        <w:rPr>
          <w:rFonts w:ascii="Times New Roman" w:hAnsi="Times New Roman" w:cs="Times New Roman"/>
          <w:color w:val="000000"/>
          <w:sz w:val="24"/>
          <w:szCs w:val="24"/>
          <w:lang w:val="en-US" w:eastAsia="pt-BR"/>
        </w:rPr>
        <w:t>idae.</w:t>
      </w:r>
    </w:p>
    <w:p w14:paraId="598CEDA4" w14:textId="05EEC9FE" w:rsidR="0031116D" w:rsidRDefault="0031116D" w:rsidP="0031116D">
      <w:pPr>
        <w:spacing w:after="0" w:line="480" w:lineRule="auto"/>
        <w:rPr>
          <w:rFonts w:ascii="Times New Roman" w:hAnsi="Times New Roman" w:cs="Times New Roman"/>
          <w:color w:val="000000"/>
          <w:sz w:val="24"/>
          <w:szCs w:val="24"/>
          <w:lang w:val="en-US" w:eastAsia="pt-BR"/>
        </w:rPr>
      </w:pPr>
    </w:p>
    <w:p w14:paraId="34C7D5A3" w14:textId="659EC3BB" w:rsidR="0031116D" w:rsidRPr="0031116D" w:rsidRDefault="0031116D" w:rsidP="0031116D">
      <w:pPr>
        <w:spacing w:after="0" w:line="480" w:lineRule="auto"/>
        <w:rPr>
          <w:rFonts w:ascii="Times New Roman" w:hAnsi="Times New Roman" w:cs="Times New Roman"/>
          <w:b/>
          <w:bCs/>
          <w:color w:val="000000"/>
          <w:sz w:val="24"/>
          <w:szCs w:val="24"/>
          <w:lang w:val="en-US" w:eastAsia="pt-BR"/>
        </w:rPr>
      </w:pPr>
      <w:r w:rsidRPr="0031116D">
        <w:rPr>
          <w:rFonts w:ascii="Times New Roman" w:hAnsi="Times New Roman" w:cs="Times New Roman"/>
          <w:b/>
          <w:bCs/>
          <w:color w:val="000000"/>
          <w:sz w:val="24"/>
          <w:szCs w:val="24"/>
          <w:lang w:val="en-US" w:eastAsia="pt-BR"/>
        </w:rPr>
        <w:t>Acknowledgements</w:t>
      </w:r>
    </w:p>
    <w:p w14:paraId="16C7C8D5" w14:textId="2EAE1DF5" w:rsidR="0031116D" w:rsidRPr="004F0618" w:rsidRDefault="0031116D" w:rsidP="004F0618">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LD r</w:t>
      </w:r>
      <w:r w:rsidRPr="0031116D">
        <w:rPr>
          <w:rFonts w:ascii="Times New Roman" w:hAnsi="Times New Roman" w:cs="Times New Roman"/>
          <w:sz w:val="24"/>
          <w:szCs w:val="24"/>
          <w:lang w:val="en-US"/>
        </w:rPr>
        <w:t xml:space="preserve">esearch </w:t>
      </w:r>
      <w:r>
        <w:rPr>
          <w:rFonts w:ascii="Times New Roman" w:hAnsi="Times New Roman" w:cs="Times New Roman"/>
          <w:sz w:val="24"/>
          <w:szCs w:val="24"/>
          <w:lang w:val="en-US"/>
        </w:rPr>
        <w:t>has</w:t>
      </w:r>
      <w:r w:rsidRPr="0031116D">
        <w:rPr>
          <w:rFonts w:ascii="Times New Roman" w:hAnsi="Times New Roman" w:cs="Times New Roman"/>
          <w:sz w:val="24"/>
          <w:szCs w:val="24"/>
          <w:lang w:val="en-US"/>
        </w:rPr>
        <w:t xml:space="preserve"> been supported by a </w:t>
      </w:r>
      <w:proofErr w:type="spellStart"/>
      <w:r w:rsidRPr="0031116D">
        <w:rPr>
          <w:rFonts w:ascii="Times New Roman" w:hAnsi="Times New Roman" w:cs="Times New Roman"/>
          <w:sz w:val="24"/>
          <w:szCs w:val="24"/>
          <w:lang w:val="en-US"/>
        </w:rPr>
        <w:t>CNPq</w:t>
      </w:r>
      <w:proofErr w:type="spellEnd"/>
      <w:r w:rsidRPr="0031116D">
        <w:rPr>
          <w:rFonts w:ascii="Times New Roman" w:hAnsi="Times New Roman" w:cs="Times New Roman"/>
          <w:sz w:val="24"/>
          <w:szCs w:val="24"/>
          <w:lang w:val="en-US"/>
        </w:rPr>
        <w:t xml:space="preserve"> Productivity Fellowship (grant 307527/2018-2). </w:t>
      </w:r>
      <w:r>
        <w:rPr>
          <w:rFonts w:ascii="Times New Roman" w:hAnsi="Times New Roman" w:cs="Times New Roman"/>
          <w:sz w:val="24"/>
          <w:szCs w:val="24"/>
          <w:lang w:val="en-US"/>
        </w:rPr>
        <w:t xml:space="preserve">GN and </w:t>
      </w:r>
      <w:r w:rsidRPr="0031116D">
        <w:rPr>
          <w:rFonts w:ascii="Times New Roman" w:hAnsi="Times New Roman" w:cs="Times New Roman"/>
          <w:sz w:val="24"/>
          <w:szCs w:val="24"/>
          <w:lang w:val="en-US"/>
        </w:rPr>
        <w:t xml:space="preserve">LD </w:t>
      </w:r>
      <w:r>
        <w:rPr>
          <w:rFonts w:ascii="Times New Roman" w:hAnsi="Times New Roman" w:cs="Times New Roman"/>
          <w:sz w:val="24"/>
          <w:szCs w:val="24"/>
          <w:lang w:val="en-US"/>
        </w:rPr>
        <w:t>are</w:t>
      </w:r>
      <w:r w:rsidRPr="0031116D">
        <w:rPr>
          <w:rFonts w:ascii="Times New Roman" w:hAnsi="Times New Roman" w:cs="Times New Roman"/>
          <w:sz w:val="24"/>
          <w:szCs w:val="24"/>
          <w:lang w:val="en-US"/>
        </w:rPr>
        <w:t xml:space="preserve"> member</w:t>
      </w:r>
      <w:r>
        <w:rPr>
          <w:rFonts w:ascii="Times New Roman" w:hAnsi="Times New Roman" w:cs="Times New Roman"/>
          <w:sz w:val="24"/>
          <w:szCs w:val="24"/>
          <w:lang w:val="en-US"/>
        </w:rPr>
        <w:t>s</w:t>
      </w:r>
      <w:r w:rsidRPr="0031116D">
        <w:rPr>
          <w:rFonts w:ascii="Times New Roman" w:hAnsi="Times New Roman" w:cs="Times New Roman"/>
          <w:sz w:val="24"/>
          <w:szCs w:val="24"/>
          <w:lang w:val="en-US"/>
        </w:rPr>
        <w:t xml:space="preserve"> of the National Institutes for Science and Technology (INCT) in Ecology, Evolution and Biodiversity Conservation, supported by </w:t>
      </w:r>
      <w:r w:rsidRPr="0031116D">
        <w:rPr>
          <w:rFonts w:ascii="Times New Roman" w:hAnsi="Times New Roman" w:cs="Times New Roman"/>
          <w:sz w:val="24"/>
          <w:szCs w:val="24"/>
          <w:lang w:val="en-US"/>
        </w:rPr>
        <w:lastRenderedPageBreak/>
        <w:t>MCTIC/</w:t>
      </w:r>
      <w:proofErr w:type="spellStart"/>
      <w:r w:rsidRPr="0031116D">
        <w:rPr>
          <w:rFonts w:ascii="Times New Roman" w:hAnsi="Times New Roman" w:cs="Times New Roman"/>
          <w:sz w:val="24"/>
          <w:szCs w:val="24"/>
          <w:lang w:val="en-US"/>
        </w:rPr>
        <w:t>CNPq</w:t>
      </w:r>
      <w:proofErr w:type="spellEnd"/>
      <w:r w:rsidRPr="0031116D">
        <w:rPr>
          <w:rFonts w:ascii="Times New Roman" w:hAnsi="Times New Roman" w:cs="Times New Roman"/>
          <w:sz w:val="24"/>
          <w:szCs w:val="24"/>
          <w:lang w:val="en-US"/>
        </w:rPr>
        <w:t xml:space="preserve"> (proc. 465610/2014-5) and FAPEG (proc.</w:t>
      </w:r>
      <w:r w:rsidRPr="0031116D">
        <w:rPr>
          <w:rFonts w:ascii="Times New Roman" w:hAnsi="Times New Roman" w:cs="Times New Roman"/>
          <w:i/>
          <w:iCs/>
          <w:sz w:val="24"/>
          <w:szCs w:val="24"/>
          <w:lang w:val="en-US"/>
        </w:rPr>
        <w:t xml:space="preserve"> </w:t>
      </w:r>
      <w:r w:rsidRPr="0031116D">
        <w:rPr>
          <w:rFonts w:ascii="Times New Roman" w:hAnsi="Times New Roman" w:cs="Times New Roman"/>
          <w:sz w:val="24"/>
          <w:szCs w:val="24"/>
          <w:lang w:val="en-US"/>
        </w:rPr>
        <w:t>201810267000023).</w:t>
      </w:r>
      <w:r w:rsidR="004F0618" w:rsidRPr="005979F7">
        <w:rPr>
          <w:lang w:val="en-US"/>
        </w:rPr>
        <w:t xml:space="preserve"> </w:t>
      </w:r>
      <w:r w:rsidR="004F0618">
        <w:rPr>
          <w:rFonts w:ascii="Times New Roman" w:hAnsi="Times New Roman" w:cs="Times New Roman"/>
          <w:sz w:val="24"/>
          <w:szCs w:val="24"/>
          <w:lang w:val="en-US"/>
        </w:rPr>
        <w:t xml:space="preserve">RM was supported by </w:t>
      </w:r>
      <w:proofErr w:type="spellStart"/>
      <w:r w:rsidR="004F0618">
        <w:rPr>
          <w:rFonts w:ascii="Times New Roman" w:hAnsi="Times New Roman" w:cs="Times New Roman"/>
          <w:sz w:val="24"/>
          <w:szCs w:val="24"/>
          <w:lang w:val="en-US"/>
        </w:rPr>
        <w:t>CNPq</w:t>
      </w:r>
      <w:proofErr w:type="spellEnd"/>
      <w:r w:rsidR="004F0618">
        <w:rPr>
          <w:rFonts w:ascii="Times New Roman" w:hAnsi="Times New Roman" w:cs="Times New Roman"/>
          <w:sz w:val="24"/>
          <w:szCs w:val="24"/>
          <w:lang w:val="en-US"/>
        </w:rPr>
        <w:t xml:space="preserve"> (150391/2017-</w:t>
      </w:r>
      <w:r w:rsidR="004F0618" w:rsidRPr="004F0618">
        <w:rPr>
          <w:rFonts w:ascii="Times New Roman" w:hAnsi="Times New Roman" w:cs="Times New Roman"/>
          <w:sz w:val="24"/>
          <w:szCs w:val="24"/>
          <w:lang w:val="en-US"/>
        </w:rPr>
        <w:t>0)</w:t>
      </w:r>
      <w:r w:rsidR="004F0618">
        <w:rPr>
          <w:rFonts w:ascii="Times New Roman" w:hAnsi="Times New Roman" w:cs="Times New Roman"/>
          <w:sz w:val="24"/>
          <w:szCs w:val="24"/>
          <w:lang w:val="en-US"/>
        </w:rPr>
        <w:t xml:space="preserve"> and UFRGS.</w:t>
      </w:r>
    </w:p>
    <w:p w14:paraId="235646E0" w14:textId="77777777" w:rsidR="00B229E4" w:rsidRPr="00B86404" w:rsidRDefault="00B229E4" w:rsidP="00B229E4">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3FE9BDA4" w14:textId="77777777" w:rsidR="00B229E4" w:rsidRPr="00B86404" w:rsidRDefault="00B229E4" w:rsidP="00B229E4">
      <w:pPr>
        <w:spacing w:after="0" w:line="480" w:lineRule="auto"/>
        <w:rPr>
          <w:rFonts w:ascii="Times New Roman" w:eastAsia="Times New Roman" w:hAnsi="Times New Roman" w:cs="Times New Roman"/>
          <w:b/>
          <w:bCs/>
          <w:sz w:val="24"/>
          <w:szCs w:val="24"/>
          <w:lang w:val="en-US"/>
        </w:rPr>
      </w:pPr>
      <w:r w:rsidRPr="00B86404">
        <w:rPr>
          <w:rFonts w:ascii="Times New Roman" w:eastAsia="Times New Roman" w:hAnsi="Times New Roman" w:cs="Times New Roman"/>
          <w:b/>
          <w:bCs/>
          <w:sz w:val="24"/>
          <w:szCs w:val="24"/>
          <w:lang w:val="en-US"/>
        </w:rPr>
        <w:lastRenderedPageBreak/>
        <w:t>References</w:t>
      </w:r>
    </w:p>
    <w:p w14:paraId="051D1440" w14:textId="77777777" w:rsidR="00B229E4" w:rsidRPr="0031116D" w:rsidRDefault="00B229E4" w:rsidP="00B229E4">
      <w:pPr>
        <w:widowControl w:val="0"/>
        <w:autoSpaceDE w:val="0"/>
        <w:autoSpaceDN w:val="0"/>
        <w:adjustRightInd w:val="0"/>
        <w:spacing w:after="0" w:line="480" w:lineRule="auto"/>
        <w:ind w:left="480" w:hanging="480"/>
        <w:rPr>
          <w:rFonts w:ascii="Times New Roman" w:eastAsia="Times New Roman" w:hAnsi="Times New Roman" w:cs="Times New Roman"/>
          <w:sz w:val="24"/>
          <w:szCs w:val="24"/>
        </w:rPr>
      </w:pPr>
      <w:r w:rsidRPr="00B86404">
        <w:rPr>
          <w:rFonts w:ascii="Times New Roman" w:eastAsia="Times New Roman" w:hAnsi="Times New Roman" w:cs="Times New Roman"/>
          <w:sz w:val="24"/>
          <w:szCs w:val="24"/>
          <w:lang w:val="en-US"/>
        </w:rPr>
        <w:t xml:space="preserve">Fitzpatrick, J.W. (1980). Foraging behavior of neotropical tyrant flycatchers. cooper </w:t>
      </w:r>
      <w:proofErr w:type="spellStart"/>
      <w:r w:rsidRPr="00B86404">
        <w:rPr>
          <w:rFonts w:ascii="Times New Roman" w:eastAsia="Times New Roman" w:hAnsi="Times New Roman" w:cs="Times New Roman"/>
          <w:i/>
          <w:iCs/>
          <w:sz w:val="24"/>
          <w:szCs w:val="24"/>
          <w:lang w:val="en-US"/>
        </w:rPr>
        <w:t>Ornithol</w:t>
      </w:r>
      <w:proofErr w:type="spellEnd"/>
      <w:r w:rsidRPr="00B86404">
        <w:rPr>
          <w:rFonts w:ascii="Times New Roman" w:eastAsia="Times New Roman" w:hAnsi="Times New Roman" w:cs="Times New Roman"/>
          <w:i/>
          <w:iCs/>
          <w:sz w:val="24"/>
          <w:szCs w:val="24"/>
          <w:lang w:val="en-US"/>
        </w:rPr>
        <w:t xml:space="preserve">. </w:t>
      </w:r>
      <w:r w:rsidRPr="0031116D">
        <w:rPr>
          <w:rFonts w:ascii="Times New Roman" w:eastAsia="Times New Roman" w:hAnsi="Times New Roman" w:cs="Times New Roman"/>
          <w:i/>
          <w:iCs/>
          <w:sz w:val="24"/>
          <w:szCs w:val="24"/>
        </w:rPr>
        <w:t>Soc</w:t>
      </w:r>
      <w:r w:rsidRPr="0031116D">
        <w:rPr>
          <w:rFonts w:ascii="Times New Roman" w:eastAsia="Times New Roman" w:hAnsi="Times New Roman" w:cs="Times New Roman"/>
          <w:sz w:val="24"/>
          <w:szCs w:val="24"/>
        </w:rPr>
        <w:t>., 43–57.</w:t>
      </w:r>
    </w:p>
    <w:p w14:paraId="0C2A9ABA" w14:textId="35CF7F88" w:rsidR="00DD5FE0" w:rsidRPr="00DD5FE0" w:rsidRDefault="00B229E4" w:rsidP="00DD5FE0">
      <w:pPr>
        <w:widowControl w:val="0"/>
        <w:autoSpaceDE w:val="0"/>
        <w:autoSpaceDN w:val="0"/>
        <w:adjustRightInd w:val="0"/>
        <w:spacing w:after="0" w:line="480" w:lineRule="auto"/>
        <w:rPr>
          <w:rFonts w:ascii="Times New Roman" w:hAnsi="Times New Roman" w:cs="Times New Roman"/>
          <w:noProof/>
          <w:sz w:val="24"/>
        </w:rPr>
      </w:pPr>
      <w:r w:rsidRPr="00B86404">
        <w:rPr>
          <w:rFonts w:ascii="Times New Roman" w:eastAsia="Times New Roman" w:hAnsi="Times New Roman" w:cs="Times New Roman"/>
          <w:sz w:val="24"/>
          <w:szCs w:val="24"/>
          <w:lang w:val="en-US"/>
        </w:rPr>
        <w:fldChar w:fldCharType="begin" w:fldLock="1"/>
      </w:r>
      <w:r w:rsidRPr="0031116D">
        <w:rPr>
          <w:rFonts w:ascii="Times New Roman" w:eastAsia="Times New Roman" w:hAnsi="Times New Roman" w:cs="Times New Roman"/>
          <w:sz w:val="24"/>
          <w:szCs w:val="24"/>
        </w:rPr>
        <w:instrText xml:space="preserve">ADDIN Mendeley Bibliography CSL_BIBLIOGRAPHY </w:instrText>
      </w:r>
      <w:r w:rsidRPr="00B86404">
        <w:rPr>
          <w:rFonts w:ascii="Times New Roman" w:eastAsia="Times New Roman" w:hAnsi="Times New Roman" w:cs="Times New Roman"/>
          <w:sz w:val="24"/>
          <w:szCs w:val="24"/>
          <w:lang w:val="en-US"/>
        </w:rPr>
        <w:fldChar w:fldCharType="separate"/>
      </w:r>
      <w:r w:rsidR="00DD5FE0" w:rsidRPr="00DD5FE0">
        <w:rPr>
          <w:rFonts w:ascii="Times New Roman" w:hAnsi="Times New Roman" w:cs="Times New Roman"/>
          <w:b/>
          <w:bCs/>
          <w:noProof/>
          <w:sz w:val="24"/>
        </w:rPr>
        <w:t>Batalha-Filho H, Pessoa RO, Fabre PH, Fjeldså J, Irestedt M, Ericson PGP, Silveira LF &amp; Miyaki CY</w:t>
      </w:r>
      <w:r w:rsidR="00DD5FE0" w:rsidRPr="00DD5FE0">
        <w:rPr>
          <w:rFonts w:ascii="Times New Roman" w:hAnsi="Times New Roman" w:cs="Times New Roman"/>
          <w:noProof/>
          <w:sz w:val="24"/>
        </w:rPr>
        <w:t xml:space="preserve">. </w:t>
      </w:r>
      <w:r w:rsidR="00DD5FE0" w:rsidRPr="00DD5FE0">
        <w:rPr>
          <w:rFonts w:ascii="Times New Roman" w:hAnsi="Times New Roman" w:cs="Times New Roman"/>
          <w:b/>
          <w:bCs/>
          <w:noProof/>
          <w:sz w:val="24"/>
        </w:rPr>
        <w:t>2014</w:t>
      </w:r>
      <w:r w:rsidR="00DD5FE0" w:rsidRPr="00DD5FE0">
        <w:rPr>
          <w:rFonts w:ascii="Times New Roman" w:hAnsi="Times New Roman" w:cs="Times New Roman"/>
          <w:noProof/>
          <w:sz w:val="24"/>
        </w:rPr>
        <w:t xml:space="preserve">. Phylogeny and historical biogeography of gnateaters (Passeriformes, Conopophagidae) in the South America forests. </w:t>
      </w:r>
      <w:r w:rsidR="00DD5FE0" w:rsidRPr="00DD5FE0">
        <w:rPr>
          <w:rFonts w:ascii="Times New Roman" w:hAnsi="Times New Roman" w:cs="Times New Roman"/>
          <w:i/>
          <w:iCs/>
          <w:noProof/>
          <w:sz w:val="24"/>
        </w:rPr>
        <w:t>Molecular Phylogenetics and Evolution</w:t>
      </w:r>
      <w:r w:rsidR="00DD5FE0" w:rsidRPr="00DD5FE0">
        <w:rPr>
          <w:rFonts w:ascii="Times New Roman" w:hAnsi="Times New Roman" w:cs="Times New Roman"/>
          <w:noProof/>
          <w:sz w:val="24"/>
        </w:rPr>
        <w:t xml:space="preserve"> </w:t>
      </w:r>
      <w:r w:rsidR="00DD5FE0" w:rsidRPr="00DD5FE0">
        <w:rPr>
          <w:rFonts w:ascii="Times New Roman" w:hAnsi="Times New Roman" w:cs="Times New Roman"/>
          <w:b/>
          <w:bCs/>
          <w:noProof/>
          <w:sz w:val="24"/>
        </w:rPr>
        <w:t>79</w:t>
      </w:r>
      <w:r w:rsidR="00DD5FE0" w:rsidRPr="00DD5FE0">
        <w:rPr>
          <w:rFonts w:ascii="Times New Roman" w:hAnsi="Times New Roman" w:cs="Times New Roman"/>
          <w:noProof/>
          <w:sz w:val="24"/>
        </w:rPr>
        <w:t>: 422–432.</w:t>
      </w:r>
    </w:p>
    <w:p w14:paraId="597E772F"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Bini LM, Diniz-Filho JAF &amp; Hawkins BA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2004</w:t>
      </w:r>
      <w:r w:rsidRPr="00DD5FE0">
        <w:rPr>
          <w:rFonts w:ascii="Times New Roman" w:hAnsi="Times New Roman" w:cs="Times New Roman"/>
          <w:noProof/>
          <w:sz w:val="24"/>
        </w:rPr>
        <w:t xml:space="preserve">. Macroecological explanations for differences in species richness gradients: A canonical analysis of South American birds. </w:t>
      </w:r>
      <w:r w:rsidRPr="00DD5FE0">
        <w:rPr>
          <w:rFonts w:ascii="Times New Roman" w:hAnsi="Times New Roman" w:cs="Times New Roman"/>
          <w:i/>
          <w:iCs/>
          <w:noProof/>
          <w:sz w:val="24"/>
        </w:rPr>
        <w:t>Journal of Biogeography</w:t>
      </w:r>
      <w:r w:rsidRPr="00DD5FE0">
        <w:rPr>
          <w:rFonts w:ascii="Times New Roman" w:hAnsi="Times New Roman" w:cs="Times New Roman"/>
          <w:noProof/>
          <w:sz w:val="24"/>
        </w:rPr>
        <w:t>.</w:t>
      </w:r>
    </w:p>
    <w:p w14:paraId="63AF26F4"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Crouch NMA, Capurucho JMG, Hackett SJ &amp; Bates JM</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2019</w:t>
      </w:r>
      <w:r w:rsidRPr="00DD5FE0">
        <w:rPr>
          <w:rFonts w:ascii="Times New Roman" w:hAnsi="Times New Roman" w:cs="Times New Roman"/>
          <w:noProof/>
          <w:sz w:val="24"/>
        </w:rPr>
        <w:t xml:space="preserve">. Evaluating the contribution of dispersal to community structure in Neotropical passerine birds. </w:t>
      </w:r>
      <w:r w:rsidRPr="00DD5FE0">
        <w:rPr>
          <w:rFonts w:ascii="Times New Roman" w:hAnsi="Times New Roman" w:cs="Times New Roman"/>
          <w:i/>
          <w:iCs/>
          <w:noProof/>
          <w:sz w:val="24"/>
        </w:rPr>
        <w:t>Ecography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42</w:t>
      </w:r>
      <w:r w:rsidRPr="00DD5FE0">
        <w:rPr>
          <w:rFonts w:ascii="Times New Roman" w:hAnsi="Times New Roman" w:cs="Times New Roman"/>
          <w:noProof/>
          <w:sz w:val="24"/>
        </w:rPr>
        <w:t>: 390–399.</w:t>
      </w:r>
    </w:p>
    <w:p w14:paraId="51765986"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Duchêne DA &amp; Cardillo M</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2015</w:t>
      </w:r>
      <w:r w:rsidRPr="00DD5FE0">
        <w:rPr>
          <w:rFonts w:ascii="Times New Roman" w:hAnsi="Times New Roman" w:cs="Times New Roman"/>
          <w:noProof/>
          <w:sz w:val="24"/>
        </w:rPr>
        <w:t xml:space="preserve">. Phylogenetic patterns in the geographic distributions of birds support the tropical conservatism hypothesis. </w:t>
      </w:r>
      <w:r w:rsidRPr="00DD5FE0">
        <w:rPr>
          <w:rFonts w:ascii="Times New Roman" w:hAnsi="Times New Roman" w:cs="Times New Roman"/>
          <w:i/>
          <w:iCs/>
          <w:noProof/>
          <w:sz w:val="24"/>
        </w:rPr>
        <w:t>Global Ecology and Biogeography</w:t>
      </w:r>
      <w:r w:rsidRPr="00DD5FE0">
        <w:rPr>
          <w:rFonts w:ascii="Times New Roman" w:hAnsi="Times New Roman" w:cs="Times New Roman"/>
          <w:noProof/>
          <w:sz w:val="24"/>
        </w:rPr>
        <w:t>.</w:t>
      </w:r>
    </w:p>
    <w:p w14:paraId="44553F5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Gerhold P, Cahill JF, Winter M, Bartish I V. &amp; Prinzing 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2015</w:t>
      </w:r>
      <w:r w:rsidRPr="00DD5FE0">
        <w:rPr>
          <w:rFonts w:ascii="Times New Roman" w:hAnsi="Times New Roman" w:cs="Times New Roman"/>
          <w:noProof/>
          <w:sz w:val="24"/>
        </w:rPr>
        <w:t xml:space="preserve">. Phylogenetic patterns are not proxies of community assembly mechanisms (they are far better). </w:t>
      </w:r>
      <w:r w:rsidRPr="00DD5FE0">
        <w:rPr>
          <w:rFonts w:ascii="Times New Roman" w:hAnsi="Times New Roman" w:cs="Times New Roman"/>
          <w:i/>
          <w:iCs/>
          <w:noProof/>
          <w:sz w:val="24"/>
        </w:rPr>
        <w:t>Functional Ecology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29</w:t>
      </w:r>
      <w:r w:rsidRPr="00DD5FE0">
        <w:rPr>
          <w:rFonts w:ascii="Times New Roman" w:hAnsi="Times New Roman" w:cs="Times New Roman"/>
          <w:noProof/>
          <w:sz w:val="24"/>
        </w:rPr>
        <w:t>: 600–614.</w:t>
      </w:r>
    </w:p>
    <w:p w14:paraId="156B1E3C"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Gerhold P, Carlucci MB, Procheş Ş &amp; Prinzing 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2018</w:t>
      </w:r>
      <w:r w:rsidRPr="00DD5FE0">
        <w:rPr>
          <w:rFonts w:ascii="Times New Roman" w:hAnsi="Times New Roman" w:cs="Times New Roman"/>
          <w:noProof/>
          <w:sz w:val="24"/>
        </w:rPr>
        <w:t xml:space="preserve">. The Deep Past Controls the Phylogenetic Structure of Present, Local Communities. </w:t>
      </w:r>
      <w:r w:rsidRPr="00DD5FE0">
        <w:rPr>
          <w:rFonts w:ascii="Times New Roman" w:hAnsi="Times New Roman" w:cs="Times New Roman"/>
          <w:i/>
          <w:iCs/>
          <w:noProof/>
          <w:sz w:val="24"/>
        </w:rPr>
        <w:t>Annual Review of Ecology, Evolution, and Systematics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49</w:t>
      </w:r>
      <w:r w:rsidRPr="00DD5FE0">
        <w:rPr>
          <w:rFonts w:ascii="Times New Roman" w:hAnsi="Times New Roman" w:cs="Times New Roman"/>
          <w:noProof/>
          <w:sz w:val="24"/>
        </w:rPr>
        <w:t>: 477–497.</w:t>
      </w:r>
    </w:p>
    <w:p w14:paraId="4973976C"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Hawkins BA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2001</w:t>
      </w:r>
      <w:r w:rsidRPr="00DD5FE0">
        <w:rPr>
          <w:rFonts w:ascii="Times New Roman" w:hAnsi="Times New Roman" w:cs="Times New Roman"/>
          <w:noProof/>
          <w:sz w:val="24"/>
        </w:rPr>
        <w:t xml:space="preserve">. Ecology’s oldest pattern? </w:t>
      </w:r>
      <w:r w:rsidRPr="00DD5FE0">
        <w:rPr>
          <w:rFonts w:ascii="Times New Roman" w:hAnsi="Times New Roman" w:cs="Times New Roman"/>
          <w:i/>
          <w:iCs/>
          <w:noProof/>
          <w:sz w:val="24"/>
        </w:rPr>
        <w:t>Trends in Ecology and Evolution</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16</w:t>
      </w:r>
      <w:r w:rsidRPr="00DD5FE0">
        <w:rPr>
          <w:rFonts w:ascii="Times New Roman" w:hAnsi="Times New Roman" w:cs="Times New Roman"/>
          <w:noProof/>
          <w:sz w:val="24"/>
        </w:rPr>
        <w:t>.</w:t>
      </w:r>
    </w:p>
    <w:p w14:paraId="7284E9D7"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Heled J &amp; Bouckaert RR</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2013</w:t>
      </w:r>
      <w:r w:rsidRPr="00DD5FE0">
        <w:rPr>
          <w:rFonts w:ascii="Times New Roman" w:hAnsi="Times New Roman" w:cs="Times New Roman"/>
          <w:noProof/>
          <w:sz w:val="24"/>
        </w:rPr>
        <w:t xml:space="preserve">. Looking for trees in the forest: Summary tree from posterior samples. </w:t>
      </w:r>
      <w:r w:rsidRPr="00DD5FE0">
        <w:rPr>
          <w:rFonts w:ascii="Times New Roman" w:hAnsi="Times New Roman" w:cs="Times New Roman"/>
          <w:i/>
          <w:iCs/>
          <w:noProof/>
          <w:sz w:val="24"/>
        </w:rPr>
        <w:t>BMC Evolutionary Biology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13</w:t>
      </w:r>
      <w:r w:rsidRPr="00DD5FE0">
        <w:rPr>
          <w:rFonts w:ascii="Times New Roman" w:hAnsi="Times New Roman" w:cs="Times New Roman"/>
          <w:noProof/>
          <w:sz w:val="24"/>
        </w:rPr>
        <w:t>.</w:t>
      </w:r>
    </w:p>
    <w:p w14:paraId="700BD49D"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lastRenderedPageBreak/>
        <w:t>Hillebrand H</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2004</w:t>
      </w:r>
      <w:r w:rsidRPr="00DD5FE0">
        <w:rPr>
          <w:rFonts w:ascii="Times New Roman" w:hAnsi="Times New Roman" w:cs="Times New Roman"/>
          <w:noProof/>
          <w:sz w:val="24"/>
        </w:rPr>
        <w:t xml:space="preserve">. On the Generality of the Latitudinal Diversity Gradient. </w:t>
      </w:r>
      <w:r w:rsidRPr="00DD5FE0">
        <w:rPr>
          <w:rFonts w:ascii="Times New Roman" w:hAnsi="Times New Roman" w:cs="Times New Roman"/>
          <w:i/>
          <w:iCs/>
          <w:noProof/>
          <w:sz w:val="24"/>
        </w:rPr>
        <w:t>Am. Nat</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163</w:t>
      </w:r>
      <w:r w:rsidRPr="00DD5FE0">
        <w:rPr>
          <w:rFonts w:ascii="Times New Roman" w:hAnsi="Times New Roman" w:cs="Times New Roman"/>
          <w:noProof/>
          <w:sz w:val="24"/>
        </w:rPr>
        <w:t>: 192–211.</w:t>
      </w:r>
    </w:p>
    <w:p w14:paraId="10E8807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Jablonski D, Roy K &amp; Valentine JW</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2006</w:t>
      </w:r>
      <w:r w:rsidRPr="00DD5FE0">
        <w:rPr>
          <w:rFonts w:ascii="Times New Roman" w:hAnsi="Times New Roman" w:cs="Times New Roman"/>
          <w:noProof/>
          <w:sz w:val="24"/>
        </w:rPr>
        <w:t xml:space="preserve">. Out of the tropics: Evolutionary dynamics of the latitudinal diversity gradient. </w:t>
      </w:r>
      <w:r w:rsidRPr="00DD5FE0">
        <w:rPr>
          <w:rFonts w:ascii="Times New Roman" w:hAnsi="Times New Roman" w:cs="Times New Roman"/>
          <w:i/>
          <w:iCs/>
          <w:noProof/>
          <w:sz w:val="24"/>
        </w:rPr>
        <w:t>Science</w:t>
      </w:r>
      <w:r w:rsidRPr="00DD5FE0">
        <w:rPr>
          <w:rFonts w:ascii="Times New Roman" w:hAnsi="Times New Roman" w:cs="Times New Roman"/>
          <w:noProof/>
          <w:sz w:val="24"/>
        </w:rPr>
        <w:t>.</w:t>
      </w:r>
    </w:p>
    <w:p w14:paraId="42948788"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Jetz W, Thomas GH, Joy JB, Hartmann K &amp; Mooers AO</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2012a</w:t>
      </w:r>
      <w:r w:rsidRPr="00DD5FE0">
        <w:rPr>
          <w:rFonts w:ascii="Times New Roman" w:hAnsi="Times New Roman" w:cs="Times New Roman"/>
          <w:noProof/>
          <w:sz w:val="24"/>
        </w:rPr>
        <w:t xml:space="preserve">. The global diversity of birds in space and time. </w:t>
      </w:r>
      <w:r w:rsidRPr="00DD5FE0">
        <w:rPr>
          <w:rFonts w:ascii="Times New Roman" w:hAnsi="Times New Roman" w:cs="Times New Roman"/>
          <w:i/>
          <w:iCs/>
          <w:noProof/>
          <w:sz w:val="24"/>
        </w:rPr>
        <w:t>Nature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491</w:t>
      </w:r>
      <w:r w:rsidRPr="00DD5FE0">
        <w:rPr>
          <w:rFonts w:ascii="Times New Roman" w:hAnsi="Times New Roman" w:cs="Times New Roman"/>
          <w:noProof/>
          <w:sz w:val="24"/>
        </w:rPr>
        <w:t>: 444–448.</w:t>
      </w:r>
    </w:p>
    <w:p w14:paraId="5720386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Jetz W, Thomas GH, Joy JB, Hartmann K &amp; Mooers AO</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2012b</w:t>
      </w:r>
      <w:r w:rsidRPr="00DD5FE0">
        <w:rPr>
          <w:rFonts w:ascii="Times New Roman" w:hAnsi="Times New Roman" w:cs="Times New Roman"/>
          <w:noProof/>
          <w:sz w:val="24"/>
        </w:rPr>
        <w:t xml:space="preserve">. The global diversity of birds in space and time. </w:t>
      </w:r>
      <w:r w:rsidRPr="00DD5FE0">
        <w:rPr>
          <w:rFonts w:ascii="Times New Roman" w:hAnsi="Times New Roman" w:cs="Times New Roman"/>
          <w:i/>
          <w:iCs/>
          <w:noProof/>
          <w:sz w:val="24"/>
        </w:rPr>
        <w:t>Nature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491</w:t>
      </w:r>
      <w:r w:rsidRPr="00DD5FE0">
        <w:rPr>
          <w:rFonts w:ascii="Times New Roman" w:hAnsi="Times New Roman" w:cs="Times New Roman"/>
          <w:noProof/>
          <w:sz w:val="24"/>
        </w:rPr>
        <w:t>: 444–448.</w:t>
      </w:r>
    </w:p>
    <w:p w14:paraId="0A1FE87D"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Kembel SW, Cowan PD, Helmus MR, Cornwell WK, Morlon H, Ackerly DD, Blomberg SP &amp; Webb CO</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2010</w:t>
      </w:r>
      <w:r w:rsidRPr="00DD5FE0">
        <w:rPr>
          <w:rFonts w:ascii="Times New Roman" w:hAnsi="Times New Roman" w:cs="Times New Roman"/>
          <w:noProof/>
          <w:sz w:val="24"/>
        </w:rPr>
        <w:t xml:space="preserve">. Picante: R tools for integrating phylogenies and ecology. </w:t>
      </w:r>
      <w:r w:rsidRPr="00DD5FE0">
        <w:rPr>
          <w:rFonts w:ascii="Times New Roman" w:hAnsi="Times New Roman" w:cs="Times New Roman"/>
          <w:i/>
          <w:iCs/>
          <w:noProof/>
          <w:sz w:val="24"/>
        </w:rPr>
        <w:t>Bioinformatics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26</w:t>
      </w:r>
      <w:r w:rsidRPr="00DD5FE0">
        <w:rPr>
          <w:rFonts w:ascii="Times New Roman" w:hAnsi="Times New Roman" w:cs="Times New Roman"/>
          <w:noProof/>
          <w:sz w:val="24"/>
        </w:rPr>
        <w:t>: 1463–1464.</w:t>
      </w:r>
    </w:p>
    <w:p w14:paraId="0526B19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Kennedy JD, Wang Z, Weir JT, Rahbek C, Fjeldså J &amp; Price TD</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2014</w:t>
      </w:r>
      <w:r w:rsidRPr="00DD5FE0">
        <w:rPr>
          <w:rFonts w:ascii="Times New Roman" w:hAnsi="Times New Roman" w:cs="Times New Roman"/>
          <w:noProof/>
          <w:sz w:val="24"/>
        </w:rPr>
        <w:t xml:space="preserve">. Into and out of the tropics: The generation of the latitudinal gradient among New World passerine birds. </w:t>
      </w:r>
      <w:r w:rsidRPr="00DD5FE0">
        <w:rPr>
          <w:rFonts w:ascii="Times New Roman" w:hAnsi="Times New Roman" w:cs="Times New Roman"/>
          <w:i/>
          <w:iCs/>
          <w:noProof/>
          <w:sz w:val="24"/>
        </w:rPr>
        <w:t>Journal of Biogeography</w:t>
      </w:r>
      <w:r w:rsidRPr="00DD5FE0">
        <w:rPr>
          <w:rFonts w:ascii="Times New Roman" w:hAnsi="Times New Roman" w:cs="Times New Roman"/>
          <w:noProof/>
          <w:sz w:val="24"/>
        </w:rPr>
        <w:t>.</w:t>
      </w:r>
    </w:p>
    <w:p w14:paraId="3876DD5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Kerkhoff AJ, Moriarty PE &amp; Weiser MD</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2014</w:t>
      </w:r>
      <w:r w:rsidRPr="00DD5FE0">
        <w:rPr>
          <w:rFonts w:ascii="Times New Roman" w:hAnsi="Times New Roman" w:cs="Times New Roman"/>
          <w:noProof/>
          <w:sz w:val="24"/>
        </w:rPr>
        <w:t xml:space="preserve">. The latitudinal species richness gradient in New World woody angiosperms is consistent with the tropical conservatism hypothesis. </w:t>
      </w:r>
      <w:r w:rsidRPr="00DD5FE0">
        <w:rPr>
          <w:rFonts w:ascii="Times New Roman" w:hAnsi="Times New Roman" w:cs="Times New Roman"/>
          <w:i/>
          <w:iCs/>
          <w:noProof/>
          <w:sz w:val="24"/>
        </w:rPr>
        <w:t>PNAS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111</w:t>
      </w:r>
      <w:r w:rsidRPr="00DD5FE0">
        <w:rPr>
          <w:rFonts w:ascii="Times New Roman" w:hAnsi="Times New Roman" w:cs="Times New Roman"/>
          <w:noProof/>
          <w:sz w:val="24"/>
        </w:rPr>
        <w:t>: 8125–8130.</w:t>
      </w:r>
    </w:p>
    <w:p w14:paraId="43155DDE"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Kraft NJB, Cornwell WK, Webb CO &amp; Ackerly DD</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2007</w:t>
      </w:r>
      <w:r w:rsidRPr="00DD5FE0">
        <w:rPr>
          <w:rFonts w:ascii="Times New Roman" w:hAnsi="Times New Roman" w:cs="Times New Roman"/>
          <w:noProof/>
          <w:sz w:val="24"/>
        </w:rPr>
        <w:t xml:space="preserve">. Trait evolution, community assembly, and the phylogenetic structure of ecological communities. </w:t>
      </w:r>
      <w:r w:rsidRPr="00DD5FE0">
        <w:rPr>
          <w:rFonts w:ascii="Times New Roman" w:hAnsi="Times New Roman" w:cs="Times New Roman"/>
          <w:i/>
          <w:iCs/>
          <w:noProof/>
          <w:sz w:val="24"/>
        </w:rPr>
        <w:t>The American naturalist</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170</w:t>
      </w:r>
      <w:r w:rsidRPr="00DD5FE0">
        <w:rPr>
          <w:rFonts w:ascii="Times New Roman" w:hAnsi="Times New Roman" w:cs="Times New Roman"/>
          <w:noProof/>
          <w:sz w:val="24"/>
        </w:rPr>
        <w:t>: 271–283.</w:t>
      </w:r>
    </w:p>
    <w:p w14:paraId="25BEE7A4"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Landis MJ, Matzke NJ, Moore BR &amp; Huelsenbeck JP</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2013</w:t>
      </w:r>
      <w:r w:rsidRPr="00DD5FE0">
        <w:rPr>
          <w:rFonts w:ascii="Times New Roman" w:hAnsi="Times New Roman" w:cs="Times New Roman"/>
          <w:noProof/>
          <w:sz w:val="24"/>
        </w:rPr>
        <w:t xml:space="preserve">. Bayesian analysis of biogeography when the number of areas is large. </w:t>
      </w:r>
      <w:r w:rsidRPr="00DD5FE0">
        <w:rPr>
          <w:rFonts w:ascii="Times New Roman" w:hAnsi="Times New Roman" w:cs="Times New Roman"/>
          <w:i/>
          <w:iCs/>
          <w:noProof/>
          <w:sz w:val="24"/>
        </w:rPr>
        <w:t>Systematic Biology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62</w:t>
      </w:r>
      <w:r w:rsidRPr="00DD5FE0">
        <w:rPr>
          <w:rFonts w:ascii="Times New Roman" w:hAnsi="Times New Roman" w:cs="Times New Roman"/>
          <w:noProof/>
          <w:sz w:val="24"/>
        </w:rPr>
        <w:t>: 789–804.</w:t>
      </w:r>
    </w:p>
    <w:p w14:paraId="27C937D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Manegold A, Mayr G &amp; Mourer-Chauviré C</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2014</w:t>
      </w:r>
      <w:r w:rsidRPr="00DD5FE0">
        <w:rPr>
          <w:rFonts w:ascii="Times New Roman" w:hAnsi="Times New Roman" w:cs="Times New Roman"/>
          <w:noProof/>
          <w:sz w:val="24"/>
        </w:rPr>
        <w:t xml:space="preserve">. Miocene Songbirds and the Composition of the European Passeriform Avifauna. </w:t>
      </w:r>
      <w:r w:rsidRPr="00DD5FE0">
        <w:rPr>
          <w:rFonts w:ascii="Times New Roman" w:hAnsi="Times New Roman" w:cs="Times New Roman"/>
          <w:i/>
          <w:iCs/>
          <w:noProof/>
          <w:sz w:val="24"/>
        </w:rPr>
        <w:t>The Auk</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121</w:t>
      </w:r>
      <w:r w:rsidRPr="00DD5FE0">
        <w:rPr>
          <w:rFonts w:ascii="Times New Roman" w:hAnsi="Times New Roman" w:cs="Times New Roman"/>
          <w:noProof/>
          <w:sz w:val="24"/>
        </w:rPr>
        <w:t>: 1155–1160.</w:t>
      </w:r>
    </w:p>
    <w:p w14:paraId="6D6F6ACC"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Matzke NJ</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2013</w:t>
      </w:r>
      <w:r w:rsidRPr="00DD5FE0">
        <w:rPr>
          <w:rFonts w:ascii="Times New Roman" w:hAnsi="Times New Roman" w:cs="Times New Roman"/>
          <w:noProof/>
          <w:sz w:val="24"/>
        </w:rPr>
        <w:t xml:space="preserve">. Probabilistic historical biogeography: new models for founder-event </w:t>
      </w:r>
      <w:r w:rsidRPr="00DD5FE0">
        <w:rPr>
          <w:rFonts w:ascii="Times New Roman" w:hAnsi="Times New Roman" w:cs="Times New Roman"/>
          <w:noProof/>
          <w:sz w:val="24"/>
        </w:rPr>
        <w:lastRenderedPageBreak/>
        <w:t xml:space="preserve">speciation, imperfect detection, and fossils allow improved accuracy and model-testing. </w:t>
      </w:r>
      <w:r w:rsidRPr="00DD5FE0">
        <w:rPr>
          <w:rFonts w:ascii="Times New Roman" w:hAnsi="Times New Roman" w:cs="Times New Roman"/>
          <w:i/>
          <w:iCs/>
          <w:noProof/>
          <w:sz w:val="24"/>
        </w:rPr>
        <w:t>Frontiers of Biogeography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5</w:t>
      </w:r>
      <w:r w:rsidRPr="00DD5FE0">
        <w:rPr>
          <w:rFonts w:ascii="Times New Roman" w:hAnsi="Times New Roman" w:cs="Times New Roman"/>
          <w:noProof/>
          <w:sz w:val="24"/>
        </w:rPr>
        <w:t>.</w:t>
      </w:r>
    </w:p>
    <w:p w14:paraId="6661097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Mayr G</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2004</w:t>
      </w:r>
      <w:r w:rsidRPr="00DD5FE0">
        <w:rPr>
          <w:rFonts w:ascii="Times New Roman" w:hAnsi="Times New Roman" w:cs="Times New Roman"/>
          <w:noProof/>
          <w:sz w:val="24"/>
        </w:rPr>
        <w:t xml:space="preserve">. Old World Fossil Record of Modern-Type Hummingbirds. </w:t>
      </w:r>
      <w:r w:rsidRPr="00DD5FE0">
        <w:rPr>
          <w:rFonts w:ascii="Times New Roman" w:hAnsi="Times New Roman" w:cs="Times New Roman"/>
          <w:i/>
          <w:iCs/>
          <w:noProof/>
          <w:sz w:val="24"/>
        </w:rPr>
        <w:t>Science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304</w:t>
      </w:r>
      <w:r w:rsidRPr="00DD5FE0">
        <w:rPr>
          <w:rFonts w:ascii="Times New Roman" w:hAnsi="Times New Roman" w:cs="Times New Roman"/>
          <w:noProof/>
          <w:sz w:val="24"/>
        </w:rPr>
        <w:t>: 861–864.</w:t>
      </w:r>
    </w:p>
    <w:p w14:paraId="33B445A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Mittelbach GG, Schemske DW, Cornell H V., Allen AP, Brown JM, Bush MB, Harrison SP, Hurlbert AH, Knowlton N, Lessios H a., McCain CM, McCune AR, McDade L a., McPeek M a., Near TJ, Price TD, Ricklefs RE, Roy K, Sax DF, Schluter D, Sobel JM &amp; Turelli M</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2007</w:t>
      </w:r>
      <w:r w:rsidRPr="00DD5FE0">
        <w:rPr>
          <w:rFonts w:ascii="Times New Roman" w:hAnsi="Times New Roman" w:cs="Times New Roman"/>
          <w:noProof/>
          <w:sz w:val="24"/>
        </w:rPr>
        <w:t xml:space="preserve">. Evolution and the latitudinal diversity gradient: Speciation, extinction and biogeography. </w:t>
      </w:r>
      <w:r w:rsidRPr="00DD5FE0">
        <w:rPr>
          <w:rFonts w:ascii="Times New Roman" w:hAnsi="Times New Roman" w:cs="Times New Roman"/>
          <w:i/>
          <w:iCs/>
          <w:noProof/>
          <w:sz w:val="24"/>
        </w:rPr>
        <w:t>Ecology Letters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10</w:t>
      </w:r>
      <w:r w:rsidRPr="00DD5FE0">
        <w:rPr>
          <w:rFonts w:ascii="Times New Roman" w:hAnsi="Times New Roman" w:cs="Times New Roman"/>
          <w:noProof/>
          <w:sz w:val="24"/>
        </w:rPr>
        <w:t>: 315–331.</w:t>
      </w:r>
    </w:p>
    <w:p w14:paraId="25E05549"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Ohlson J, Fjeldså J &amp; Ericson PGP</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2008</w:t>
      </w:r>
      <w:r w:rsidRPr="00DD5FE0">
        <w:rPr>
          <w:rFonts w:ascii="Times New Roman" w:hAnsi="Times New Roman" w:cs="Times New Roman"/>
          <w:noProof/>
          <w:sz w:val="24"/>
        </w:rPr>
        <w:t xml:space="preserve">. Tyrant flycatchers coming out in the open: Phylogeny and ecological radiation of Tyrannidae (Aves, Passeriformes). </w:t>
      </w:r>
      <w:r w:rsidRPr="00DD5FE0">
        <w:rPr>
          <w:rFonts w:ascii="Times New Roman" w:hAnsi="Times New Roman" w:cs="Times New Roman"/>
          <w:i/>
          <w:iCs/>
          <w:noProof/>
          <w:sz w:val="24"/>
        </w:rPr>
        <w:t>Zoologica Scripta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37</w:t>
      </w:r>
      <w:r w:rsidRPr="00DD5FE0">
        <w:rPr>
          <w:rFonts w:ascii="Times New Roman" w:hAnsi="Times New Roman" w:cs="Times New Roman"/>
          <w:noProof/>
          <w:sz w:val="24"/>
        </w:rPr>
        <w:t>: 315–335.</w:t>
      </w:r>
    </w:p>
    <w:p w14:paraId="2A34878B"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Oliveros CH, Field DJ, Ksepka DT, Barker FK, Aleixo A, Andersen MJ, Alström P, Benz BW, Braun EL, Braun MJ, Bravo GA, Brumfield RT, Chesser RT, Claramunt S, Cracraft J, Cuervo AM, Derryberry EP, Glenn TC, Harvey MG, Hosner PA, Joseph L, Kimball RT, Mack AL, Miskelly CM, Peterson AT, Robbins MB, Sheldon FH, Silveira LF, Smith BT, White ND, Moyle RG &amp; Faircloth BC</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2019</w:t>
      </w:r>
      <w:r w:rsidRPr="00DD5FE0">
        <w:rPr>
          <w:rFonts w:ascii="Times New Roman" w:hAnsi="Times New Roman" w:cs="Times New Roman"/>
          <w:noProof/>
          <w:sz w:val="24"/>
        </w:rPr>
        <w:t xml:space="preserve">. Earth history and the passerine superradiation. </w:t>
      </w:r>
      <w:r w:rsidRPr="00DD5FE0">
        <w:rPr>
          <w:rFonts w:ascii="Times New Roman" w:hAnsi="Times New Roman" w:cs="Times New Roman"/>
          <w:i/>
          <w:iCs/>
          <w:noProof/>
          <w:sz w:val="24"/>
        </w:rPr>
        <w:t>Proceedings of the National Academy of Sciences</w:t>
      </w:r>
      <w:r w:rsidRPr="00DD5FE0">
        <w:rPr>
          <w:rFonts w:ascii="Times New Roman" w:hAnsi="Times New Roman" w:cs="Times New Roman"/>
          <w:noProof/>
          <w:sz w:val="24"/>
        </w:rPr>
        <w:t>: 201813206.</w:t>
      </w:r>
    </w:p>
    <w:p w14:paraId="3C40B7E9"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Olson DM, Dinerstein E, Wikramanayake ED, Burgess ND, Powell GVN, Underwood EC, D’amico JA, Itoua I, Strand HE, Morrison JC, Loucks CJ, Allnutt TF, Ricketts TH, Kura Y, Lamoreux JF, Wettengel WW, Hedao P &amp; Kassem KR</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2001</w:t>
      </w:r>
      <w:r w:rsidRPr="00DD5FE0">
        <w:rPr>
          <w:rFonts w:ascii="Times New Roman" w:hAnsi="Times New Roman" w:cs="Times New Roman"/>
          <w:noProof/>
          <w:sz w:val="24"/>
        </w:rPr>
        <w:t xml:space="preserve">. Terrestrial Ecoregions of the World: A New Map of Life on Earth. </w:t>
      </w:r>
      <w:r w:rsidRPr="00DD5FE0">
        <w:rPr>
          <w:rFonts w:ascii="Times New Roman" w:hAnsi="Times New Roman" w:cs="Times New Roman"/>
          <w:i/>
          <w:iCs/>
          <w:noProof/>
          <w:sz w:val="24"/>
        </w:rPr>
        <w:t>BioScience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51</w:t>
      </w:r>
      <w:r w:rsidRPr="00DD5FE0">
        <w:rPr>
          <w:rFonts w:ascii="Times New Roman" w:hAnsi="Times New Roman" w:cs="Times New Roman"/>
          <w:noProof/>
          <w:sz w:val="24"/>
        </w:rPr>
        <w:t>: 933.</w:t>
      </w:r>
    </w:p>
    <w:p w14:paraId="19DC4C60"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Pinto-Ledezma JN, Jahn AE, Cueto VR, Diniz-Filho JAF &amp; Villalobos F</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2019</w:t>
      </w:r>
      <w:r w:rsidRPr="00DD5FE0">
        <w:rPr>
          <w:rFonts w:ascii="Times New Roman" w:hAnsi="Times New Roman" w:cs="Times New Roman"/>
          <w:noProof/>
          <w:sz w:val="24"/>
        </w:rPr>
        <w:t xml:space="preserve">. </w:t>
      </w:r>
      <w:r w:rsidRPr="00DD5FE0">
        <w:rPr>
          <w:rFonts w:ascii="Times New Roman" w:hAnsi="Times New Roman" w:cs="Times New Roman"/>
          <w:noProof/>
          <w:sz w:val="24"/>
        </w:rPr>
        <w:lastRenderedPageBreak/>
        <w:t xml:space="preserve">Drivers of phylogenetic assemblage structure of the furnariides, a widespread clade of lowland neotropical birds. </w:t>
      </w:r>
      <w:r w:rsidRPr="00DD5FE0">
        <w:rPr>
          <w:rFonts w:ascii="Times New Roman" w:hAnsi="Times New Roman" w:cs="Times New Roman"/>
          <w:i/>
          <w:iCs/>
          <w:noProof/>
          <w:sz w:val="24"/>
        </w:rPr>
        <w:t>American Naturalist</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193</w:t>
      </w:r>
      <w:r w:rsidRPr="00DD5FE0">
        <w:rPr>
          <w:rFonts w:ascii="Times New Roman" w:hAnsi="Times New Roman" w:cs="Times New Roman"/>
          <w:noProof/>
          <w:sz w:val="24"/>
        </w:rPr>
        <w:t>: E41–E56.</w:t>
      </w:r>
    </w:p>
    <w:p w14:paraId="336AB37A" w14:textId="369CF35E" w:rsidR="00DD5FE0" w:rsidRDefault="00DD5FE0" w:rsidP="005B04C5">
      <w:pPr>
        <w:widowControl w:val="0"/>
        <w:autoSpaceDE w:val="0"/>
        <w:autoSpaceDN w:val="0"/>
        <w:adjustRightInd w:val="0"/>
        <w:spacing w:after="0" w:line="480" w:lineRule="auto"/>
        <w:rPr>
          <w:ins w:id="24" w:author="Gabriel Nakamura" w:date="2020-06-25T18:06:00Z"/>
          <w:rFonts w:ascii="Times New Roman" w:hAnsi="Times New Roman" w:cs="Times New Roman"/>
          <w:noProof/>
          <w:sz w:val="24"/>
        </w:rPr>
      </w:pPr>
      <w:r w:rsidRPr="00DD5FE0">
        <w:rPr>
          <w:rFonts w:ascii="Times New Roman" w:hAnsi="Times New Roman" w:cs="Times New Roman"/>
          <w:b/>
          <w:bCs/>
          <w:noProof/>
          <w:sz w:val="24"/>
        </w:rPr>
        <w:t>Pontarp M, Bunnefeld L, Cabral JS, Etienne RS, Fritz SA, Gillespie R, Graham CH, Hagen O, Hartig F, Huang S, Jansson R, Maliet O, Münkemüller T, Pellissier L, Rangel TF, Storch D, Wiegand T &amp; Hurlbert AH</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2019</w:t>
      </w:r>
      <w:r w:rsidRPr="00DD5FE0">
        <w:rPr>
          <w:rFonts w:ascii="Times New Roman" w:hAnsi="Times New Roman" w:cs="Times New Roman"/>
          <w:noProof/>
          <w:sz w:val="24"/>
        </w:rPr>
        <w:t xml:space="preserve">. The Latitudinal Diversity Gradient: Novel Understanding through Mechanistic Eco-evolutionary Models. </w:t>
      </w:r>
      <w:r w:rsidRPr="00DD5FE0">
        <w:rPr>
          <w:rFonts w:ascii="Times New Roman" w:hAnsi="Times New Roman" w:cs="Times New Roman"/>
          <w:i/>
          <w:iCs/>
          <w:noProof/>
          <w:sz w:val="24"/>
        </w:rPr>
        <w:t>Trends in Ecology and Evolution</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34</w:t>
      </w:r>
      <w:r w:rsidRPr="00DD5FE0">
        <w:rPr>
          <w:rFonts w:ascii="Times New Roman" w:hAnsi="Times New Roman" w:cs="Times New Roman"/>
          <w:noProof/>
          <w:sz w:val="24"/>
        </w:rPr>
        <w:t>: 211–223.</w:t>
      </w:r>
    </w:p>
    <w:p w14:paraId="2B1568FC" w14:textId="77777777" w:rsidR="005B04C5" w:rsidRPr="005B04C5" w:rsidRDefault="005B04C5">
      <w:pPr>
        <w:spacing w:after="0" w:line="480" w:lineRule="auto"/>
        <w:rPr>
          <w:ins w:id="25" w:author="Gabriel Nakamura" w:date="2020-06-25T18:06:00Z"/>
          <w:rFonts w:ascii="Times New Roman" w:eastAsia="Times New Roman" w:hAnsi="Times New Roman" w:cs="Times New Roman"/>
          <w:sz w:val="24"/>
          <w:szCs w:val="24"/>
          <w:lang w:val="pt-US" w:eastAsia="pt-BR"/>
        </w:rPr>
        <w:pPrChange w:id="26" w:author="Gabriel Nakamura" w:date="2020-06-25T18:06:00Z">
          <w:pPr>
            <w:spacing w:after="0" w:line="240" w:lineRule="auto"/>
          </w:pPr>
        </w:pPrChange>
      </w:pPr>
      <w:ins w:id="27" w:author="Gabriel Nakamura" w:date="2020-06-25T18:06:00Z">
        <w:r w:rsidRPr="005B04C5">
          <w:rPr>
            <w:rFonts w:ascii="Times New Roman" w:eastAsia="Times New Roman" w:hAnsi="Times New Roman" w:cs="Times New Roman"/>
            <w:b/>
            <w:bCs/>
            <w:sz w:val="24"/>
            <w:szCs w:val="24"/>
            <w:lang w:val="pt-US" w:eastAsia="pt-BR"/>
          </w:rPr>
          <w:t>Pyron RA</w:t>
        </w:r>
        <w:r w:rsidRPr="005B04C5">
          <w:rPr>
            <w:rFonts w:ascii="Times New Roman" w:eastAsia="Times New Roman" w:hAnsi="Times New Roman" w:cs="Times New Roman"/>
            <w:sz w:val="24"/>
            <w:szCs w:val="24"/>
            <w:lang w:val="pt-US" w:eastAsia="pt-BR"/>
          </w:rPr>
          <w:t xml:space="preserve">. </w:t>
        </w:r>
        <w:r w:rsidRPr="005B04C5">
          <w:rPr>
            <w:rFonts w:ascii="Times New Roman" w:eastAsia="Times New Roman" w:hAnsi="Times New Roman" w:cs="Times New Roman"/>
            <w:b/>
            <w:bCs/>
            <w:sz w:val="24"/>
            <w:szCs w:val="24"/>
            <w:lang w:val="pt-US" w:eastAsia="pt-BR"/>
          </w:rPr>
          <w:t>2014</w:t>
        </w:r>
        <w:r w:rsidRPr="005B04C5">
          <w:rPr>
            <w:rFonts w:ascii="Times New Roman" w:eastAsia="Times New Roman" w:hAnsi="Times New Roman" w:cs="Times New Roman"/>
            <w:sz w:val="24"/>
            <w:szCs w:val="24"/>
            <w:lang w:val="pt-US" w:eastAsia="pt-BR"/>
          </w:rPr>
          <w:t xml:space="preserve">. Temperate extinction in squamate reptiles and the roots of latitudinal diversity gradients. </w:t>
        </w:r>
        <w:r w:rsidRPr="005B04C5">
          <w:rPr>
            <w:rFonts w:ascii="Times New Roman" w:eastAsia="Times New Roman" w:hAnsi="Times New Roman" w:cs="Times New Roman"/>
            <w:i/>
            <w:iCs/>
            <w:sz w:val="24"/>
            <w:szCs w:val="24"/>
            <w:lang w:val="pt-US" w:eastAsia="pt-BR"/>
          </w:rPr>
          <w:t>Global Ecology and Biogeography</w:t>
        </w:r>
        <w:r w:rsidRPr="005B04C5">
          <w:rPr>
            <w:rFonts w:ascii="Times New Roman" w:eastAsia="Times New Roman" w:hAnsi="Times New Roman" w:cs="Times New Roman"/>
            <w:sz w:val="24"/>
            <w:szCs w:val="24"/>
            <w:lang w:val="pt-US" w:eastAsia="pt-BR"/>
          </w:rPr>
          <w:t xml:space="preserve"> </w:t>
        </w:r>
        <w:r w:rsidRPr="005B04C5">
          <w:rPr>
            <w:rFonts w:ascii="Times New Roman" w:eastAsia="Times New Roman" w:hAnsi="Times New Roman" w:cs="Times New Roman"/>
            <w:b/>
            <w:bCs/>
            <w:sz w:val="24"/>
            <w:szCs w:val="24"/>
            <w:lang w:val="pt-US" w:eastAsia="pt-BR"/>
          </w:rPr>
          <w:t>23</w:t>
        </w:r>
        <w:r w:rsidRPr="005B04C5">
          <w:rPr>
            <w:rFonts w:ascii="Times New Roman" w:eastAsia="Times New Roman" w:hAnsi="Times New Roman" w:cs="Times New Roman"/>
            <w:sz w:val="24"/>
            <w:szCs w:val="24"/>
            <w:lang w:val="pt-US" w:eastAsia="pt-BR"/>
          </w:rPr>
          <w:t>: 1126–1134.</w:t>
        </w:r>
      </w:ins>
    </w:p>
    <w:p w14:paraId="3E313A82" w14:textId="5870A740" w:rsidR="00757169" w:rsidRPr="00DD5FE0" w:rsidDel="005B04C5" w:rsidRDefault="00757169" w:rsidP="00DD5FE0">
      <w:pPr>
        <w:widowControl w:val="0"/>
        <w:autoSpaceDE w:val="0"/>
        <w:autoSpaceDN w:val="0"/>
        <w:adjustRightInd w:val="0"/>
        <w:spacing w:after="0" w:line="480" w:lineRule="auto"/>
        <w:rPr>
          <w:del w:id="28" w:author="Gabriel Nakamura" w:date="2020-06-25T18:06:00Z"/>
          <w:rFonts w:ascii="Times New Roman" w:hAnsi="Times New Roman" w:cs="Times New Roman"/>
          <w:noProof/>
          <w:sz w:val="24"/>
        </w:rPr>
      </w:pPr>
    </w:p>
    <w:p w14:paraId="1F74166E"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Rahbek C &amp; Graves GR</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2001</w:t>
      </w:r>
      <w:r w:rsidRPr="00DD5FE0">
        <w:rPr>
          <w:rFonts w:ascii="Times New Roman" w:hAnsi="Times New Roman" w:cs="Times New Roman"/>
          <w:noProof/>
          <w:sz w:val="24"/>
        </w:rPr>
        <w:t xml:space="preserve">. Multiscale assessment of patterns of avian species richness. </w:t>
      </w:r>
      <w:r w:rsidRPr="00DD5FE0">
        <w:rPr>
          <w:rFonts w:ascii="Times New Roman" w:hAnsi="Times New Roman" w:cs="Times New Roman"/>
          <w:i/>
          <w:iCs/>
          <w:noProof/>
          <w:sz w:val="24"/>
        </w:rPr>
        <w:t>Proceedings of the National Academy of Sciences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98</w:t>
      </w:r>
      <w:r w:rsidRPr="00DD5FE0">
        <w:rPr>
          <w:rFonts w:ascii="Times New Roman" w:hAnsi="Times New Roman" w:cs="Times New Roman"/>
          <w:noProof/>
          <w:sz w:val="24"/>
        </w:rPr>
        <w:t>: 4534–4539.</w:t>
      </w:r>
    </w:p>
    <w:p w14:paraId="438D3BE6"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Ree RH &amp; Smith SA</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2008</w:t>
      </w:r>
      <w:r w:rsidRPr="00DD5FE0">
        <w:rPr>
          <w:rFonts w:ascii="Times New Roman" w:hAnsi="Times New Roman" w:cs="Times New Roman"/>
          <w:noProof/>
          <w:sz w:val="24"/>
        </w:rPr>
        <w:t xml:space="preserve">. Maximum likelihood inference of geographic range evolution by dispersal, local extinction, and cladogenesis. </w:t>
      </w:r>
      <w:r w:rsidRPr="00DD5FE0">
        <w:rPr>
          <w:rFonts w:ascii="Times New Roman" w:hAnsi="Times New Roman" w:cs="Times New Roman"/>
          <w:i/>
          <w:iCs/>
          <w:noProof/>
          <w:sz w:val="24"/>
        </w:rPr>
        <w:t>Systematic Biology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57</w:t>
      </w:r>
      <w:r w:rsidRPr="00DD5FE0">
        <w:rPr>
          <w:rFonts w:ascii="Times New Roman" w:hAnsi="Times New Roman" w:cs="Times New Roman"/>
          <w:noProof/>
          <w:sz w:val="24"/>
        </w:rPr>
        <w:t>: 4–14.</w:t>
      </w:r>
    </w:p>
    <w:p w14:paraId="1C3FBA67"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Ricklefs RE</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2002</w:t>
      </w:r>
      <w:r w:rsidRPr="00DD5FE0">
        <w:rPr>
          <w:rFonts w:ascii="Times New Roman" w:hAnsi="Times New Roman" w:cs="Times New Roman"/>
          <w:noProof/>
          <w:sz w:val="24"/>
        </w:rPr>
        <w:t xml:space="preserve">. Splendid isolation: Historical ecology of the South American passerine fauna. </w:t>
      </w:r>
      <w:r w:rsidRPr="00DD5FE0">
        <w:rPr>
          <w:rFonts w:ascii="Times New Roman" w:hAnsi="Times New Roman" w:cs="Times New Roman"/>
          <w:i/>
          <w:iCs/>
          <w:noProof/>
          <w:sz w:val="24"/>
        </w:rPr>
        <w:t>Journal of Avian Biology</w:t>
      </w:r>
      <w:r w:rsidRPr="00DD5FE0">
        <w:rPr>
          <w:rFonts w:ascii="Times New Roman" w:hAnsi="Times New Roman" w:cs="Times New Roman"/>
          <w:noProof/>
          <w:sz w:val="24"/>
        </w:rPr>
        <w:t>.</w:t>
      </w:r>
    </w:p>
    <w:p w14:paraId="53DEBEB5"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Ronquist F</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1997</w:t>
      </w:r>
      <w:r w:rsidRPr="00DD5FE0">
        <w:rPr>
          <w:rFonts w:ascii="Times New Roman" w:hAnsi="Times New Roman" w:cs="Times New Roman"/>
          <w:noProof/>
          <w:sz w:val="24"/>
        </w:rPr>
        <w:t xml:space="preserve">. Dispersal-vicariance analysis: A new approach to the quantification of historical biogeography. </w:t>
      </w:r>
      <w:r w:rsidRPr="00DD5FE0">
        <w:rPr>
          <w:rFonts w:ascii="Times New Roman" w:hAnsi="Times New Roman" w:cs="Times New Roman"/>
          <w:i/>
          <w:iCs/>
          <w:noProof/>
          <w:sz w:val="24"/>
        </w:rPr>
        <w:t>Systematic Biology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46</w:t>
      </w:r>
      <w:r w:rsidRPr="00DD5FE0">
        <w:rPr>
          <w:rFonts w:ascii="Times New Roman" w:hAnsi="Times New Roman" w:cs="Times New Roman"/>
          <w:noProof/>
          <w:sz w:val="24"/>
        </w:rPr>
        <w:t>: 195–203.</w:t>
      </w:r>
    </w:p>
    <w:p w14:paraId="234715EC"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Smith BT &amp; Klicka J</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2010</w:t>
      </w:r>
      <w:r w:rsidRPr="00DD5FE0">
        <w:rPr>
          <w:rFonts w:ascii="Times New Roman" w:hAnsi="Times New Roman" w:cs="Times New Roman"/>
          <w:noProof/>
          <w:sz w:val="24"/>
        </w:rPr>
        <w:t xml:space="preserve">. The profound influence of the late Pliocene Panamanian uplift on the exchange, diversification, and distribution of new world birds. </w:t>
      </w:r>
      <w:r w:rsidRPr="00DD5FE0">
        <w:rPr>
          <w:rFonts w:ascii="Times New Roman" w:hAnsi="Times New Roman" w:cs="Times New Roman"/>
          <w:i/>
          <w:iCs/>
          <w:noProof/>
          <w:sz w:val="24"/>
        </w:rPr>
        <w:t>Ecography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33</w:t>
      </w:r>
      <w:r w:rsidRPr="00DD5FE0">
        <w:rPr>
          <w:rFonts w:ascii="Times New Roman" w:hAnsi="Times New Roman" w:cs="Times New Roman"/>
          <w:noProof/>
          <w:sz w:val="24"/>
        </w:rPr>
        <w:t>: 333–342.</w:t>
      </w:r>
    </w:p>
    <w:p w14:paraId="7920D559"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Swenson NG</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2011</w:t>
      </w:r>
      <w:r w:rsidRPr="00DD5FE0">
        <w:rPr>
          <w:rFonts w:ascii="Times New Roman" w:hAnsi="Times New Roman" w:cs="Times New Roman"/>
          <w:noProof/>
          <w:sz w:val="24"/>
        </w:rPr>
        <w:t xml:space="preserve">. The role of evolutionary processes in producing biodiversity patterns, and the interrelationships between taxonomic, functional and phylogenetic biodiversity. </w:t>
      </w:r>
      <w:r w:rsidRPr="00DD5FE0">
        <w:rPr>
          <w:rFonts w:ascii="Times New Roman" w:hAnsi="Times New Roman" w:cs="Times New Roman"/>
          <w:i/>
          <w:iCs/>
          <w:noProof/>
          <w:sz w:val="24"/>
        </w:rPr>
        <w:t>American Journal of Botany</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98</w:t>
      </w:r>
      <w:r w:rsidRPr="00DD5FE0">
        <w:rPr>
          <w:rFonts w:ascii="Times New Roman" w:hAnsi="Times New Roman" w:cs="Times New Roman"/>
          <w:noProof/>
          <w:sz w:val="24"/>
        </w:rPr>
        <w:t>: 472–480.</w:t>
      </w:r>
    </w:p>
    <w:p w14:paraId="7BA5B6A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Team RC</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2018</w:t>
      </w:r>
      <w:r w:rsidRPr="00DD5FE0">
        <w:rPr>
          <w:rFonts w:ascii="Times New Roman" w:hAnsi="Times New Roman" w:cs="Times New Roman"/>
          <w:noProof/>
          <w:sz w:val="24"/>
        </w:rPr>
        <w:t xml:space="preserve">. R: A language and environment for statistical computing. </w:t>
      </w:r>
      <w:r w:rsidRPr="00DD5FE0">
        <w:rPr>
          <w:rFonts w:ascii="Times New Roman" w:hAnsi="Times New Roman" w:cs="Times New Roman"/>
          <w:i/>
          <w:iCs/>
          <w:noProof/>
          <w:sz w:val="24"/>
        </w:rPr>
        <w:t>R Foundation for Statistical Computing, Vienna, Austria.</w:t>
      </w:r>
    </w:p>
    <w:p w14:paraId="1F5C5612"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lastRenderedPageBreak/>
        <w:t>Webb CO, Ackerly DD, McPeek M a. &amp; Donoghue MJ</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2002</w:t>
      </w:r>
      <w:r w:rsidRPr="00DD5FE0">
        <w:rPr>
          <w:rFonts w:ascii="Times New Roman" w:hAnsi="Times New Roman" w:cs="Times New Roman"/>
          <w:noProof/>
          <w:sz w:val="24"/>
        </w:rPr>
        <w:t xml:space="preserve">. Phylogenies and Community Ecology. </w:t>
      </w:r>
      <w:r w:rsidRPr="00DD5FE0">
        <w:rPr>
          <w:rFonts w:ascii="Times New Roman" w:hAnsi="Times New Roman" w:cs="Times New Roman"/>
          <w:i/>
          <w:iCs/>
          <w:noProof/>
          <w:sz w:val="24"/>
        </w:rPr>
        <w:t>Annual Review of Ecology and Systematics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33</w:t>
      </w:r>
      <w:r w:rsidRPr="00DD5FE0">
        <w:rPr>
          <w:rFonts w:ascii="Times New Roman" w:hAnsi="Times New Roman" w:cs="Times New Roman"/>
          <w:noProof/>
          <w:sz w:val="24"/>
        </w:rPr>
        <w:t>: 475–505.</w:t>
      </w:r>
    </w:p>
    <w:p w14:paraId="345EB5B3"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Weir JT, Bermingham E &amp; Schluter D</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2009</w:t>
      </w:r>
      <w:r w:rsidRPr="00DD5FE0">
        <w:rPr>
          <w:rFonts w:ascii="Times New Roman" w:hAnsi="Times New Roman" w:cs="Times New Roman"/>
          <w:noProof/>
          <w:sz w:val="24"/>
        </w:rPr>
        <w:t xml:space="preserve">. The Great American Biotic Interchange in birds. </w:t>
      </w:r>
      <w:r w:rsidRPr="00DD5FE0">
        <w:rPr>
          <w:rFonts w:ascii="Times New Roman" w:hAnsi="Times New Roman" w:cs="Times New Roman"/>
          <w:i/>
          <w:iCs/>
          <w:noProof/>
          <w:sz w:val="24"/>
        </w:rPr>
        <w:t>Proceedings of the National Academy of Sciences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106</w:t>
      </w:r>
      <w:r w:rsidRPr="00DD5FE0">
        <w:rPr>
          <w:rFonts w:ascii="Times New Roman" w:hAnsi="Times New Roman" w:cs="Times New Roman"/>
          <w:noProof/>
          <w:sz w:val="24"/>
        </w:rPr>
        <w:t>: 21737–21742.</w:t>
      </w:r>
    </w:p>
    <w:p w14:paraId="306D609B" w14:textId="77777777" w:rsidR="00DD5FE0" w:rsidRPr="00DD5FE0" w:rsidRDefault="00DD5FE0" w:rsidP="00DD5FE0">
      <w:pPr>
        <w:widowControl w:val="0"/>
        <w:autoSpaceDE w:val="0"/>
        <w:autoSpaceDN w:val="0"/>
        <w:adjustRightInd w:val="0"/>
        <w:spacing w:after="0" w:line="480" w:lineRule="auto"/>
        <w:rPr>
          <w:rFonts w:ascii="Times New Roman" w:hAnsi="Times New Roman" w:cs="Times New Roman"/>
          <w:noProof/>
          <w:sz w:val="24"/>
        </w:rPr>
      </w:pPr>
      <w:r w:rsidRPr="00DD5FE0">
        <w:rPr>
          <w:rFonts w:ascii="Times New Roman" w:hAnsi="Times New Roman" w:cs="Times New Roman"/>
          <w:b/>
          <w:bCs/>
          <w:noProof/>
          <w:sz w:val="24"/>
        </w:rPr>
        <w:t>Wiens JJ &amp; Graham CH</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2005</w:t>
      </w:r>
      <w:r w:rsidRPr="00DD5FE0">
        <w:rPr>
          <w:rFonts w:ascii="Times New Roman" w:hAnsi="Times New Roman" w:cs="Times New Roman"/>
          <w:noProof/>
          <w:sz w:val="24"/>
        </w:rPr>
        <w:t xml:space="preserve">. Niche Conservatism: Integrating Evolution, Ecology, and Conservation Biology. </w:t>
      </w:r>
      <w:r w:rsidRPr="00DD5FE0">
        <w:rPr>
          <w:rFonts w:ascii="Times New Roman" w:hAnsi="Times New Roman" w:cs="Times New Roman"/>
          <w:i/>
          <w:iCs/>
          <w:noProof/>
          <w:sz w:val="24"/>
        </w:rPr>
        <w:t>Annual Review of Ecology, Evolution, and Systematics</w:t>
      </w:r>
      <w:r w:rsidRPr="00DD5FE0">
        <w:rPr>
          <w:rFonts w:ascii="Times New Roman" w:hAnsi="Times New Roman" w:cs="Times New Roman"/>
          <w:noProof/>
          <w:sz w:val="24"/>
        </w:rPr>
        <w:t xml:space="preserve"> </w:t>
      </w:r>
      <w:r w:rsidRPr="00DD5FE0">
        <w:rPr>
          <w:rFonts w:ascii="Times New Roman" w:hAnsi="Times New Roman" w:cs="Times New Roman"/>
          <w:b/>
          <w:bCs/>
          <w:noProof/>
          <w:sz w:val="24"/>
        </w:rPr>
        <w:t>36</w:t>
      </w:r>
      <w:r w:rsidRPr="00DD5FE0">
        <w:rPr>
          <w:rFonts w:ascii="Times New Roman" w:hAnsi="Times New Roman" w:cs="Times New Roman"/>
          <w:noProof/>
          <w:sz w:val="24"/>
        </w:rPr>
        <w:t>: 519–539.</w:t>
      </w:r>
    </w:p>
    <w:p w14:paraId="00468C11" w14:textId="1F6E8AC6" w:rsidR="00693AF8" w:rsidRDefault="00B229E4" w:rsidP="00DD5FE0">
      <w:pPr>
        <w:widowControl w:val="0"/>
        <w:autoSpaceDE w:val="0"/>
        <w:autoSpaceDN w:val="0"/>
        <w:adjustRightInd w:val="0"/>
        <w:spacing w:after="0" w:line="480" w:lineRule="auto"/>
        <w:ind w:left="480" w:hanging="480"/>
        <w:rPr>
          <w:ins w:id="29" w:author="Gabriel Nakamura" w:date="2020-06-25T11:16:00Z"/>
          <w:rFonts w:ascii="Times New Roman" w:eastAsia="Times New Roman" w:hAnsi="Times New Roman" w:cs="Times New Roman"/>
          <w:sz w:val="24"/>
          <w:szCs w:val="24"/>
          <w:lang w:val="en-US"/>
        </w:rPr>
      </w:pPr>
      <w:r w:rsidRPr="00B86404">
        <w:rPr>
          <w:rFonts w:ascii="Times New Roman" w:eastAsia="Times New Roman" w:hAnsi="Times New Roman" w:cs="Times New Roman"/>
          <w:sz w:val="24"/>
          <w:szCs w:val="24"/>
          <w:lang w:val="en-US"/>
        </w:rPr>
        <w:fldChar w:fldCharType="end"/>
      </w:r>
    </w:p>
    <w:p w14:paraId="6ECE8E4A" w14:textId="77777777" w:rsidR="00693AF8" w:rsidRDefault="00693AF8">
      <w:pPr>
        <w:spacing w:after="0" w:line="240" w:lineRule="auto"/>
        <w:rPr>
          <w:ins w:id="30" w:author="Gabriel Nakamura" w:date="2020-06-25T11:16:00Z"/>
          <w:rFonts w:ascii="Times New Roman" w:eastAsia="Times New Roman" w:hAnsi="Times New Roman" w:cs="Times New Roman"/>
          <w:sz w:val="24"/>
          <w:szCs w:val="24"/>
          <w:lang w:val="en-US"/>
        </w:rPr>
      </w:pPr>
      <w:ins w:id="31" w:author="Gabriel Nakamura" w:date="2020-06-25T11:16:00Z">
        <w:r>
          <w:rPr>
            <w:rFonts w:ascii="Times New Roman" w:eastAsia="Times New Roman" w:hAnsi="Times New Roman" w:cs="Times New Roman"/>
            <w:sz w:val="24"/>
            <w:szCs w:val="24"/>
            <w:lang w:val="en-US"/>
          </w:rPr>
          <w:br w:type="page"/>
        </w:r>
      </w:ins>
    </w:p>
    <w:p w14:paraId="2676D6B8" w14:textId="31395438" w:rsidR="00F7717E" w:rsidRPr="00296302" w:rsidRDefault="00F7717E" w:rsidP="00F7717E">
      <w:pPr>
        <w:autoSpaceDE w:val="0"/>
        <w:autoSpaceDN w:val="0"/>
        <w:adjustRightInd w:val="0"/>
        <w:spacing w:line="480" w:lineRule="auto"/>
        <w:jc w:val="both"/>
        <w:rPr>
          <w:rFonts w:ascii="Times New Roman" w:hAnsi="Times New Roman" w:cs="Times New Roman"/>
          <w:lang w:val="en-US"/>
        </w:rPr>
      </w:pPr>
      <w:r w:rsidRPr="00296302">
        <w:rPr>
          <w:rFonts w:ascii="Times New Roman" w:hAnsi="Times New Roman" w:cs="Times New Roman"/>
          <w:lang w:val="en"/>
        </w:rPr>
        <w:lastRenderedPageBreak/>
        <w:t xml:space="preserve">Table 1: Differences between </w:t>
      </w:r>
      <w:r>
        <w:rPr>
          <w:rFonts w:ascii="Times New Roman" w:hAnsi="Times New Roman" w:cs="Times New Roman"/>
          <w:lang w:val="en"/>
        </w:rPr>
        <w:t xml:space="preserve">OTT and TNC regarding </w:t>
      </w:r>
      <w:ins w:id="32" w:author="Gabriel Nakamura" w:date="2020-06-25T19:12:00Z">
        <w:r w:rsidR="00A7279D">
          <w:rPr>
            <w:rFonts w:ascii="Times New Roman" w:hAnsi="Times New Roman" w:cs="Times New Roman"/>
            <w:lang w:val="en"/>
          </w:rPr>
          <w:t xml:space="preserve">historical </w:t>
        </w:r>
      </w:ins>
      <w:r>
        <w:rPr>
          <w:rFonts w:ascii="Times New Roman" w:hAnsi="Times New Roman" w:cs="Times New Roman"/>
          <w:lang w:val="en"/>
        </w:rPr>
        <w:t>process and predicted patterns of NRI</w:t>
      </w:r>
      <w:r w:rsidRPr="00296302">
        <w:rPr>
          <w:rFonts w:ascii="Times New Roman" w:hAnsi="Times New Roman" w:cs="Times New Roman"/>
          <w:lang w:val="en"/>
        </w:rPr>
        <w:t>.</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287"/>
        <w:gridCol w:w="1674"/>
        <w:gridCol w:w="1700"/>
      </w:tblGrid>
      <w:tr w:rsidR="00F7717E" w:rsidRPr="00296302" w14:paraId="1CB5CCFA" w14:textId="77777777" w:rsidTr="00A137B0">
        <w:tc>
          <w:tcPr>
            <w:tcW w:w="1843" w:type="dxa"/>
            <w:tcBorders>
              <w:top w:val="single" w:sz="4" w:space="0" w:color="auto"/>
              <w:bottom w:val="single" w:sz="4" w:space="0" w:color="auto"/>
            </w:tcBorders>
          </w:tcPr>
          <w:p w14:paraId="38181EC5" w14:textId="77777777" w:rsidR="00F7717E" w:rsidRPr="00296302" w:rsidRDefault="00F7717E" w:rsidP="00FB2362">
            <w:pPr>
              <w:pStyle w:val="SemEspaamento"/>
              <w:spacing w:line="480" w:lineRule="auto"/>
              <w:jc w:val="center"/>
              <w:rPr>
                <w:rFonts w:ascii="Times New Roman" w:hAnsi="Times New Roman" w:cs="Times New Roman"/>
                <w:b/>
                <w:bCs/>
                <w:lang w:val="en-US"/>
              </w:rPr>
            </w:pPr>
            <w:r w:rsidRPr="00296302">
              <w:rPr>
                <w:rFonts w:ascii="Times New Roman" w:hAnsi="Times New Roman" w:cs="Times New Roman"/>
                <w:b/>
                <w:bCs/>
                <w:lang w:val="en-US"/>
              </w:rPr>
              <w:t>Hypothesis</w:t>
            </w:r>
          </w:p>
        </w:tc>
        <w:tc>
          <w:tcPr>
            <w:tcW w:w="3287" w:type="dxa"/>
            <w:tcBorders>
              <w:top w:val="single" w:sz="4" w:space="0" w:color="auto"/>
              <w:bottom w:val="single" w:sz="4" w:space="0" w:color="auto"/>
            </w:tcBorders>
          </w:tcPr>
          <w:p w14:paraId="106141D0" w14:textId="77777777" w:rsidR="00F7717E" w:rsidRPr="00296302" w:rsidRDefault="00F7717E" w:rsidP="00FB2362">
            <w:pPr>
              <w:pStyle w:val="SemEspaamento"/>
              <w:spacing w:line="480" w:lineRule="auto"/>
              <w:jc w:val="center"/>
              <w:rPr>
                <w:rFonts w:ascii="Times New Roman" w:hAnsi="Times New Roman" w:cs="Times New Roman"/>
                <w:b/>
                <w:bCs/>
                <w:lang w:val="en-US"/>
              </w:rPr>
            </w:pPr>
            <w:r w:rsidRPr="00296302">
              <w:rPr>
                <w:rFonts w:ascii="Times New Roman" w:hAnsi="Times New Roman" w:cs="Times New Roman"/>
                <w:b/>
                <w:bCs/>
                <w:lang w:val="en-US"/>
              </w:rPr>
              <w:t>Proposed patterns</w:t>
            </w:r>
          </w:p>
        </w:tc>
        <w:tc>
          <w:tcPr>
            <w:tcW w:w="1674" w:type="dxa"/>
            <w:tcBorders>
              <w:top w:val="single" w:sz="4" w:space="0" w:color="auto"/>
              <w:bottom w:val="single" w:sz="4" w:space="0" w:color="auto"/>
            </w:tcBorders>
          </w:tcPr>
          <w:p w14:paraId="7E267EA8" w14:textId="77777777" w:rsidR="00F7717E" w:rsidRPr="00296302" w:rsidRDefault="00F7717E" w:rsidP="00FB2362">
            <w:pPr>
              <w:pStyle w:val="SemEspaamento"/>
              <w:spacing w:line="480" w:lineRule="auto"/>
              <w:jc w:val="center"/>
              <w:rPr>
                <w:rFonts w:ascii="Times New Roman" w:hAnsi="Times New Roman" w:cs="Times New Roman"/>
                <w:b/>
                <w:bCs/>
                <w:lang w:val="en-US"/>
              </w:rPr>
            </w:pPr>
            <w:r w:rsidRPr="00296302">
              <w:rPr>
                <w:rFonts w:ascii="Times New Roman" w:hAnsi="Times New Roman" w:cs="Times New Roman"/>
                <w:b/>
                <w:bCs/>
                <w:lang w:val="en-US"/>
              </w:rPr>
              <w:t>Predictions</w:t>
            </w:r>
          </w:p>
        </w:tc>
        <w:tc>
          <w:tcPr>
            <w:tcW w:w="1700" w:type="dxa"/>
            <w:tcBorders>
              <w:top w:val="single" w:sz="4" w:space="0" w:color="auto"/>
              <w:bottom w:val="single" w:sz="4" w:space="0" w:color="auto"/>
            </w:tcBorders>
          </w:tcPr>
          <w:p w14:paraId="25D5F8C8" w14:textId="77777777" w:rsidR="00F7717E" w:rsidRPr="00296302" w:rsidRDefault="00F7717E" w:rsidP="00FB2362">
            <w:pPr>
              <w:pStyle w:val="SemEspaamento"/>
              <w:spacing w:line="480" w:lineRule="auto"/>
              <w:jc w:val="center"/>
              <w:rPr>
                <w:rFonts w:ascii="Times New Roman" w:hAnsi="Times New Roman" w:cs="Times New Roman"/>
                <w:b/>
                <w:bCs/>
                <w:lang w:val="en-US"/>
              </w:rPr>
            </w:pPr>
            <w:r w:rsidRPr="00296302">
              <w:rPr>
                <w:rFonts w:ascii="Times New Roman" w:hAnsi="Times New Roman" w:cs="Times New Roman"/>
                <w:b/>
                <w:bCs/>
                <w:lang w:val="en-US"/>
              </w:rPr>
              <w:t>References</w:t>
            </w:r>
          </w:p>
        </w:tc>
      </w:tr>
      <w:tr w:rsidR="00F7717E" w:rsidRPr="00296302" w14:paraId="622961CA" w14:textId="77777777" w:rsidTr="00A137B0">
        <w:trPr>
          <w:trHeight w:val="1408"/>
        </w:trPr>
        <w:tc>
          <w:tcPr>
            <w:tcW w:w="1843" w:type="dxa"/>
            <w:vMerge w:val="restart"/>
            <w:tcBorders>
              <w:top w:val="single" w:sz="4" w:space="0" w:color="auto"/>
            </w:tcBorders>
            <w:vAlign w:val="center"/>
          </w:tcPr>
          <w:p w14:paraId="05854EC4"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t>Tropical Niche Conservatism (TNC)</w:t>
            </w:r>
          </w:p>
        </w:tc>
        <w:tc>
          <w:tcPr>
            <w:tcW w:w="3287" w:type="dxa"/>
            <w:tcBorders>
              <w:top w:val="single" w:sz="4" w:space="0" w:color="auto"/>
            </w:tcBorders>
            <w:vAlign w:val="center"/>
          </w:tcPr>
          <w:p w14:paraId="662B74AA" w14:textId="63AE9B59" w:rsidR="00F7717E" w:rsidRDefault="00F7717E" w:rsidP="00A137B0">
            <w:pPr>
              <w:pStyle w:val="SemEspaamento"/>
              <w:spacing w:line="480" w:lineRule="auto"/>
              <w:ind w:left="720"/>
              <w:rPr>
                <w:rFonts w:ascii="Times New Roman" w:hAnsi="Times New Roman" w:cs="Times New Roman"/>
                <w:lang w:val="en-US"/>
              </w:rPr>
            </w:pPr>
            <w:r w:rsidRPr="00296302">
              <w:rPr>
                <w:rFonts w:ascii="Times New Roman" w:hAnsi="Times New Roman" w:cs="Times New Roman"/>
                <w:lang w:val="en-US"/>
              </w:rPr>
              <w:t xml:space="preserve">Tropical origins of major groups of organisms; only few species could evolve adaptations to invade and persist in freezing temperatures, implying that species are endemic and </w:t>
            </w:r>
            <w:del w:id="33" w:author="Gabriel Nakamura" w:date="2020-06-25T19:11:00Z">
              <w:r w:rsidRPr="00296302" w:rsidDel="00C41832">
                <w:rPr>
                  <w:rFonts w:ascii="Times New Roman" w:hAnsi="Times New Roman" w:cs="Times New Roman"/>
                  <w:lang w:val="en-US"/>
                </w:rPr>
                <w:delText xml:space="preserve">clustered </w:delText>
              </w:r>
            </w:del>
            <w:r w:rsidRPr="00296302">
              <w:rPr>
                <w:rFonts w:ascii="Times New Roman" w:hAnsi="Times New Roman" w:cs="Times New Roman"/>
                <w:lang w:val="en-US"/>
              </w:rPr>
              <w:t>phylogenetically</w:t>
            </w:r>
            <w:ins w:id="34" w:author="Gabriel Nakamura" w:date="2020-06-25T19:11:00Z">
              <w:r w:rsidR="00C41832">
                <w:rPr>
                  <w:rFonts w:ascii="Times New Roman" w:hAnsi="Times New Roman" w:cs="Times New Roman"/>
                  <w:lang w:val="en-US"/>
                </w:rPr>
                <w:t xml:space="preserve"> clustered </w:t>
              </w:r>
            </w:ins>
            <w:r w:rsidRPr="00296302">
              <w:rPr>
                <w:rFonts w:ascii="Times New Roman" w:hAnsi="Times New Roman" w:cs="Times New Roman"/>
                <w:lang w:val="en-US"/>
              </w:rPr>
              <w:t>in temperate biomes</w:t>
            </w:r>
          </w:p>
          <w:p w14:paraId="2C279831" w14:textId="77777777" w:rsidR="00F7717E" w:rsidRPr="00296302" w:rsidRDefault="00F7717E" w:rsidP="00FB2362">
            <w:pPr>
              <w:pStyle w:val="SemEspaamento"/>
              <w:spacing w:line="480" w:lineRule="auto"/>
              <w:ind w:left="720"/>
              <w:rPr>
                <w:rFonts w:ascii="Times New Roman" w:hAnsi="Times New Roman" w:cs="Times New Roman"/>
                <w:lang w:val="en-US"/>
              </w:rPr>
            </w:pPr>
          </w:p>
        </w:tc>
        <w:tc>
          <w:tcPr>
            <w:tcW w:w="1674" w:type="dxa"/>
            <w:tcBorders>
              <w:top w:val="single" w:sz="4" w:space="0" w:color="auto"/>
            </w:tcBorders>
            <w:vAlign w:val="center"/>
          </w:tcPr>
          <w:p w14:paraId="06066200"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t>Values of NRI</w:t>
            </w:r>
            <w:r>
              <w:rPr>
                <w:rFonts w:ascii="Times New Roman" w:hAnsi="Times New Roman" w:cs="Times New Roman"/>
                <w:lang w:val="en-US"/>
              </w:rPr>
              <w:t xml:space="preserve"> </w:t>
            </w:r>
            <w:r w:rsidRPr="00296302">
              <w:rPr>
                <w:rFonts w:ascii="Times New Roman" w:hAnsi="Times New Roman" w:cs="Times New Roman"/>
                <w:lang w:val="en-US"/>
              </w:rPr>
              <w:t>are positive in temperate zones because only few ancestors arrived</w:t>
            </w:r>
          </w:p>
        </w:tc>
        <w:tc>
          <w:tcPr>
            <w:tcW w:w="1700" w:type="dxa"/>
            <w:tcBorders>
              <w:top w:val="single" w:sz="4" w:space="0" w:color="auto"/>
            </w:tcBorders>
            <w:vAlign w:val="center"/>
          </w:tcPr>
          <w:p w14:paraId="3DEA5771"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noProof/>
                <w:lang w:val="en-US"/>
              </w:rPr>
              <w:t>(Wiens and Donoghue 2004, Jansson et al. 2013, Duchêne and Cardillo 2015</w:t>
            </w:r>
            <w:r>
              <w:rPr>
                <w:rFonts w:ascii="Times New Roman" w:hAnsi="Times New Roman" w:cs="Times New Roman"/>
                <w:noProof/>
                <w:lang w:val="en-US"/>
              </w:rPr>
              <w:t>)</w:t>
            </w:r>
          </w:p>
        </w:tc>
      </w:tr>
      <w:tr w:rsidR="00F7717E" w:rsidRPr="00296302" w14:paraId="02360531" w14:textId="77777777" w:rsidTr="00A137B0">
        <w:trPr>
          <w:trHeight w:val="1408"/>
        </w:trPr>
        <w:tc>
          <w:tcPr>
            <w:tcW w:w="1843" w:type="dxa"/>
            <w:vMerge/>
          </w:tcPr>
          <w:p w14:paraId="6899771E" w14:textId="77777777" w:rsidR="00F7717E" w:rsidRPr="00296302" w:rsidRDefault="00F7717E" w:rsidP="00FB2362">
            <w:pPr>
              <w:pStyle w:val="SemEspaamento"/>
              <w:spacing w:line="480" w:lineRule="auto"/>
              <w:jc w:val="center"/>
              <w:rPr>
                <w:rFonts w:ascii="Times New Roman" w:hAnsi="Times New Roman" w:cs="Times New Roman"/>
                <w:lang w:val="en-US"/>
              </w:rPr>
            </w:pPr>
          </w:p>
        </w:tc>
        <w:tc>
          <w:tcPr>
            <w:tcW w:w="3287" w:type="dxa"/>
            <w:vAlign w:val="center"/>
          </w:tcPr>
          <w:p w14:paraId="627BB9F3" w14:textId="77777777" w:rsidR="00F7717E" w:rsidRDefault="00F7717E" w:rsidP="00A137B0">
            <w:pPr>
              <w:pStyle w:val="SemEspaamento"/>
              <w:spacing w:line="480" w:lineRule="auto"/>
              <w:ind w:left="720"/>
              <w:rPr>
                <w:rFonts w:ascii="Times New Roman" w:hAnsi="Times New Roman" w:cs="Times New Roman"/>
                <w:lang w:val="en-US"/>
              </w:rPr>
            </w:pPr>
            <w:r w:rsidRPr="00296302">
              <w:rPr>
                <w:rFonts w:ascii="Times New Roman" w:hAnsi="Times New Roman" w:cs="Times New Roman"/>
                <w:lang w:val="en-US"/>
              </w:rPr>
              <w:t xml:space="preserve">The dispersal event to temperate biomes is recent because during the Eocene-Oligocene Climate Transition (around 34 Ma) the average temperatures in high latitudes dropped by around 5º C </w:t>
            </w:r>
            <w:r w:rsidRPr="00296302">
              <w:rPr>
                <w:rFonts w:ascii="Times New Roman" w:hAnsi="Times New Roman" w:cs="Times New Roman"/>
                <w:lang w:val="en-US"/>
              </w:rPr>
              <w:fldChar w:fldCharType="begin" w:fldLock="1"/>
            </w:r>
            <w:r w:rsidRPr="00296302">
              <w:rPr>
                <w:rFonts w:ascii="Times New Roman" w:hAnsi="Times New Roman" w:cs="Times New Roman"/>
                <w:lang w:val="en-US"/>
              </w:rPr>
              <w:instrText>ADDIN CSL_CITATION {"citationItems":[{"id":"ITEM-1","itemData":{"ISSN":"0944-1174","PMID":"8012512","abstract":"A 58-year-old Japanese man was admitted to our hospital with appendicitis and marked unconjugated hyperbilirubinemia (11.6 mg/dl). The jaundice worsened following appendectomy, and the direct-reacting bilirubin increased, probably due to the ceftizoxime administered postoperatively. Bilirubin diglucuronide was the main component of the serum direct-reacting bilirubin (51%) in serum measured by liquid chromatography. Because the discontinuation of ceftizoxime did not markedly improve the jaundice, epomediol, 200 mg tid, was administered orally. There was a marked decrease of serum bilirubin with an increase in the delta bilirubin/(conjugated bilirubin + delta bilirubin) ratio. After improvement of jaundice to below the pre-surgical level (4.4 mg/dl), we analyzed the duodenal bile for bilirubin fractions; those showed a marked reduction in bilirubin diglucuronide and a marked increase in bilirubin monoglucuronide, which was consistent with type II Crigler-Najjar syndrome. A marked increase of bilirubin diglucuronide in serum of this patient during cholestasis suggests that bilirubin conjugation proceeds in this syndrome when excretion of conjugated bilirubin decreases.","author":[{"dropping-particle":"","family":"Liu","given":"Zhonghui","non-dropping-particle":"","parse-names":false,"suffix":""},{"dropping-particle":"","family":"Pagani","given":"Mark","non-dropping-particle":"","parse-names":false,"suffix":""},{"dropping-particle":"","family":"Zinniker","given":"David","non-dropping-particle":"","parse-names":false,"suffix":""},{"dropping-particle":"","family":"Deconto","given":"Robert M","non-dropping-particle":"","parse-names":false,"suffix":""},{"dropping-particle":"","family":"Huber","given":"Matthew","non-dropping-particle":"","parse-names":false,"suffix":""},{"dropping-particle":"","family":"Brinkhuis","given":"Henk","non-dropping-particle":"","parse-names":false,"suffix":""},{"dropping-particle":"","family":"Shah","given":"Sunita R","non-dropping-particle":"","parse-names":false,"suffix":""},{"dropping-particle":"","family":"Leckie","given":"R Mark","non-dropping-particle":"","parse-names":false,"suffix":""},{"dropping-particle":"","family":"Pearson","given":"Ann","non-dropping-particle":"","parse-names":false,"suffix":""}],"container-title":"Science (New York, N.Y.)","id":"ITEM-1","issue":"February","issued":{"date-parts":[["2009"]]},"page":"1187-1190","title":"Eocene-Oligocene Climate Transition","type":"article-journal","volume":"323"},"uris":["http://www.mendeley.com/documents/?uuid=98f76d11-114a-47f7-a713-d837ba0ada71","http://www.mendeley.com/documents/?uuid=5ec613df-9bc1-402a-9c30-9b4bc19c0cf8"]}],"mendeley":{"formattedCitation":"(Liu et al. 2009)","plainTextFormattedCitation":"(Liu et al. 2009)","previouslyFormattedCitation":"(Liu et al. 2009)"},"properties":{"noteIndex":0},"schema":"https://github.com/citation-style-language/schema/raw/master/csl-citation.json"}</w:instrText>
            </w:r>
            <w:r w:rsidRPr="00296302">
              <w:rPr>
                <w:rFonts w:ascii="Times New Roman" w:hAnsi="Times New Roman" w:cs="Times New Roman"/>
                <w:lang w:val="en-US"/>
              </w:rPr>
              <w:fldChar w:fldCharType="separate"/>
            </w:r>
            <w:r w:rsidRPr="00296302">
              <w:rPr>
                <w:rFonts w:ascii="Times New Roman" w:hAnsi="Times New Roman" w:cs="Times New Roman"/>
                <w:noProof/>
                <w:lang w:val="en-US"/>
              </w:rPr>
              <w:t>(Liu et al. 2009)</w:t>
            </w:r>
            <w:r w:rsidRPr="00296302">
              <w:rPr>
                <w:rFonts w:ascii="Times New Roman" w:hAnsi="Times New Roman" w:cs="Times New Roman"/>
                <w:lang w:val="en-US"/>
              </w:rPr>
              <w:fldChar w:fldCharType="end"/>
            </w:r>
            <w:r w:rsidRPr="00296302">
              <w:rPr>
                <w:rFonts w:ascii="Times New Roman" w:hAnsi="Times New Roman" w:cs="Times New Roman"/>
                <w:lang w:val="en-US"/>
              </w:rPr>
              <w:t>, as a consequence of that permitted the emergence of new large areas with a temperate climate and then the dispersal of tropical lineages to temperate biomes</w:t>
            </w:r>
          </w:p>
          <w:p w14:paraId="3F998960" w14:textId="77777777" w:rsidR="00F7717E" w:rsidRPr="00296302" w:rsidRDefault="00F7717E" w:rsidP="00FB2362">
            <w:pPr>
              <w:pStyle w:val="SemEspaamento"/>
              <w:spacing w:line="480" w:lineRule="auto"/>
              <w:jc w:val="center"/>
              <w:rPr>
                <w:rFonts w:ascii="Times New Roman" w:hAnsi="Times New Roman" w:cs="Times New Roman"/>
                <w:lang w:val="en-US"/>
              </w:rPr>
            </w:pPr>
          </w:p>
        </w:tc>
        <w:tc>
          <w:tcPr>
            <w:tcW w:w="1674" w:type="dxa"/>
            <w:vAlign w:val="center"/>
          </w:tcPr>
          <w:p w14:paraId="00380983"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t>Values of age of assemblage will be younger in temperate assemblages</w:t>
            </w:r>
          </w:p>
        </w:tc>
        <w:tc>
          <w:tcPr>
            <w:tcW w:w="1700" w:type="dxa"/>
            <w:vAlign w:val="center"/>
          </w:tcPr>
          <w:p w14:paraId="00D18DB5"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fldChar w:fldCharType="begin" w:fldLock="1"/>
            </w:r>
            <w:r w:rsidRPr="00296302">
              <w:rPr>
                <w:rFonts w:ascii="Times New Roman" w:hAnsi="Times New Roman" w:cs="Times New Roman"/>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id":"ITEM-2","itemData":{"DOI":"10.1016/j.tree.2004.09.011","ISBN":"0169-5347","ISSN":"01695347","PMID":"16701326","abstract":"Ecology and historical (phylogeny-based) biogeography have much to offer one another, but exchanges between these fields have been limited. Historical biogeography has become narrowly focused on using phylogenies to discover the history of geological connections among regions. Conversely, ecologists often ignore historical biogeography, even when its input can be crucial. Both historical biogeographers and ecologists have more-or-less abandoned attempts to understand the processes that determine the large-scale distribution of clades. Here, we describe the chasm that has developed between ecology and historical biogeography, some of the important questions that have fallen into it and how it might be bridged. To illustrate the benefits of an integrated approach, we expand on a model that can help explain the latitudinal gradient of species richness.","author":[{"dropping-particle":"","family":"Wiens","given":"John J.","non-dropping-particle":"","parse-names":false,"suffix":""},{"dropping-particle":"","family":"Donoghue","given":"Michael J.","non-dropping-particle":"","parse-names":false,"suffix":""}],"container-title":"Trends in Ecology and Evolution","id":"ITEM-2","issue":"12","issued":{"date-parts":[["2004"]]},"page":"639-644","title":"Historical biogeography, ecology and species richness","type":"article-journal","volume":"19"},"uris":["http://www.mendeley.com/documents/?uuid=7896fc06-4d9f-445e-9b4b-ca69e625de31"]},{"id":"ITEM-3","itemData":{"DOI":"10.1111/evo.12089","ISSN":"00143820","abstract":"We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E.","non-dropping-particle":"","parse-names":false,"suffix":""}],"container-title":"Evolution","id":"ITEM-3","issue":"6","issued":{"date-parts":[["2013"]]},"page":"1741-1755","title":"What can multiple phylogenies say about the latitudinal diversity gradient? A new look at the tropical conservatism, out of the tropics, and diversification rate hypotheses","type":"article-journal","volume":"67"},"uris":["http://www.mendeley.com/documents/?uuid=99e33224-d528-4ead-af7a-2e8b179286a4","http://www.mendeley.com/documents/?uuid=36fc42ba-e9d5-433f-a091-2a173261b599","http://www.mendeley.com/documents/?uuid=77f15bad-c058-4f67-97c2-bb21f27999e4"]}],"mendeley":{"formattedCitation":"(Wiens and Donoghue 2004, Jansson et al. 2013, Duchêne and Cardillo 2015)","plainTextFormattedCitation":"(Wiens and Donoghue 2004, Jansson et al. 2013, Duchêne and Cardillo 2015)","previouslyFormattedCitation":"(Wiens and Donoghue 2004, Jansson et al. 2013, Duchêne and Cardillo 2015)"},"properties":{"noteIndex":0},"schema":"https://github.com/citation-style-language/schema/raw/master/csl-citation.json"}</w:instrText>
            </w:r>
            <w:r w:rsidRPr="00296302">
              <w:rPr>
                <w:rFonts w:ascii="Times New Roman" w:hAnsi="Times New Roman" w:cs="Times New Roman"/>
                <w:lang w:val="en-US"/>
              </w:rPr>
              <w:fldChar w:fldCharType="separate"/>
            </w:r>
            <w:r w:rsidRPr="00296302">
              <w:rPr>
                <w:rFonts w:ascii="Times New Roman" w:hAnsi="Times New Roman" w:cs="Times New Roman"/>
                <w:noProof/>
                <w:lang w:val="en-US"/>
              </w:rPr>
              <w:t>(Wiens and Donoghue 2004, Jansson et al. 2013, Duchêne and Cardillo 2015)</w:t>
            </w:r>
            <w:r w:rsidRPr="00296302">
              <w:rPr>
                <w:rFonts w:ascii="Times New Roman" w:hAnsi="Times New Roman" w:cs="Times New Roman"/>
                <w:lang w:val="en-US"/>
              </w:rPr>
              <w:fldChar w:fldCharType="end"/>
            </w:r>
          </w:p>
        </w:tc>
      </w:tr>
      <w:tr w:rsidR="00F7717E" w:rsidRPr="00296302" w14:paraId="47CFB76E" w14:textId="77777777" w:rsidTr="00A137B0">
        <w:tc>
          <w:tcPr>
            <w:tcW w:w="1843" w:type="dxa"/>
            <w:vAlign w:val="center"/>
          </w:tcPr>
          <w:p w14:paraId="6D71DFA2"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lastRenderedPageBreak/>
              <w:t>Out of the Tropics (OTT)</w:t>
            </w:r>
          </w:p>
        </w:tc>
        <w:tc>
          <w:tcPr>
            <w:tcW w:w="3287" w:type="dxa"/>
            <w:vAlign w:val="center"/>
          </w:tcPr>
          <w:p w14:paraId="449D3D2B" w14:textId="77777777" w:rsidR="00F7717E" w:rsidRPr="00296302" w:rsidRDefault="00F7717E" w:rsidP="00A137B0">
            <w:pPr>
              <w:pStyle w:val="SemEspaamento"/>
              <w:spacing w:line="480" w:lineRule="auto"/>
              <w:rPr>
                <w:rFonts w:ascii="Times New Roman" w:hAnsi="Times New Roman" w:cs="Times New Roman"/>
                <w:lang w:val="en-US"/>
              </w:rPr>
            </w:pPr>
            <w:r w:rsidRPr="00296302">
              <w:rPr>
                <w:rFonts w:ascii="Times New Roman" w:hAnsi="Times New Roman" w:cs="Times New Roman"/>
                <w:lang w:val="en-US"/>
              </w:rPr>
              <w:t xml:space="preserve">Tropical biomes continually produce lineages and have a frequent net movement of species from tropical to temperate biomes and because that species would be less closely related and/or phylogenetically </w:t>
            </w:r>
            <w:proofErr w:type="spellStart"/>
            <w:r w:rsidRPr="00296302">
              <w:rPr>
                <w:rFonts w:ascii="Times New Roman" w:hAnsi="Times New Roman" w:cs="Times New Roman"/>
                <w:lang w:val="en-US"/>
              </w:rPr>
              <w:t>overdispersed</w:t>
            </w:r>
            <w:proofErr w:type="spellEnd"/>
            <w:r w:rsidRPr="00296302">
              <w:rPr>
                <w:rFonts w:ascii="Times New Roman" w:hAnsi="Times New Roman" w:cs="Times New Roman"/>
                <w:lang w:val="en-US"/>
              </w:rPr>
              <w:t xml:space="preserve"> in temperate biomes</w:t>
            </w:r>
          </w:p>
        </w:tc>
        <w:tc>
          <w:tcPr>
            <w:tcW w:w="1674" w:type="dxa"/>
            <w:vAlign w:val="center"/>
          </w:tcPr>
          <w:p w14:paraId="5F407A01"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t>Low value of NRI in biomes of temperate region</w:t>
            </w:r>
          </w:p>
        </w:tc>
        <w:tc>
          <w:tcPr>
            <w:tcW w:w="1700" w:type="dxa"/>
            <w:vAlign w:val="center"/>
          </w:tcPr>
          <w:p w14:paraId="47955AF8" w14:textId="77777777" w:rsidR="00F7717E" w:rsidRPr="00296302" w:rsidRDefault="00F7717E" w:rsidP="00FB2362">
            <w:pPr>
              <w:pStyle w:val="SemEspaamento"/>
              <w:spacing w:line="480" w:lineRule="auto"/>
              <w:jc w:val="center"/>
              <w:rPr>
                <w:rFonts w:ascii="Times New Roman" w:hAnsi="Times New Roman" w:cs="Times New Roman"/>
                <w:lang w:val="en-US"/>
              </w:rPr>
            </w:pPr>
            <w:r w:rsidRPr="00296302">
              <w:rPr>
                <w:rFonts w:ascii="Times New Roman" w:hAnsi="Times New Roman" w:cs="Times New Roman"/>
                <w:lang w:val="en-US"/>
              </w:rPr>
              <w:fldChar w:fldCharType="begin" w:fldLock="1"/>
            </w:r>
            <w:r w:rsidRPr="00296302">
              <w:rPr>
                <w:rFonts w:ascii="Times New Roman" w:hAnsi="Times New Roman" w:cs="Times New Roman"/>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e2f58a67-33b5-49ec-91dc-71214dee62ac","http://www.mendeley.com/documents/?uuid=7d1cd333-cd5a-3772-9e2b-07dad4618737"]},{"id":"ITEM-2","itemData":{"DOI":"10.1111/evo.12089","ISSN":"00143820","abstract":"We reviewed published phylogenies and selected 111 phylogenetic studies representing mammals, birds, insects, and flowering plants. We then mapped the latitudinal range of all taxa to test the relative importance of the tropical conservatism, out of the tropics, and diversification rate hypotheses in generating latitudinal diversity gradients. Most clades originated in the tropics, with diversity peaking in the zone of origin. Transitions of lineages between latitudinal zones occurred at 16-22% of the tree nodes. The most common type of transition was range expansions of tropical lineages to encompass also temperate latitudes. Thus, adaptation to new climatic conditions may not represent a major obstacle for many clades. These results contradict predictions of the tropical conservatism hypothesis (i.e., few clades colonizing extratropical latitudes), but support the out-of-the-tropics model (i.e., tropical originations and subsequent latitudinal range expansions). Our results suggest no difference in diversification between tropical and temperate sister lineages; thus, diversity of tropical clades was not explained by higher diversification rates in this zone. Moreover, lineages with latitudinal stasis diversified more compared to sister lineages entering a new latitudinal zone. This preserved preexisting diversity differences between latitudinal zones and can be considered a new mechanism for why diversity tends to peak in the zone of origin.","author":[{"dropping-particle":"","family":"Jansson","given":"Roland","non-dropping-particle":"","parse-names":false,"suffix":""},{"dropping-particle":"","family":"Rodríguez-Castañeda","given":"Genoveva","non-dropping-particle":"","parse-names":false,"suffix":""},{"dropping-particle":"","family":"Harding","given":"Larisa E.","non-dropping-particle":"","parse-names":false,"suffix":""}],"container-title":"Evolution","id":"ITEM-2","issue":"6","issued":{"date-parts":[["2013"]]},"page":"1741-1755","title":"What can multiple phylogenies say about the latitudinal diversity gradient? A new look at the tropical conservatism, out of the tropics, and diversification rate hypotheses","type":"article-journal","volume":"67"},"uris":["http://www.mendeley.com/documents/?uuid=99e33224-d528-4ead-af7a-2e8b179286a4","http://www.mendeley.com/documents/?uuid=36fc42ba-e9d5-433f-a091-2a173261b599","http://www.mendeley.com/documents/?uuid=822438a3-24b4-4a8e-8892-450523ae491f"]},{"id":"ITEM-3","itemData":{"DOI":"10.1126/science.1130880","ISBN":"0036-8075","ISSN":"00368075","PMID":"17023653","abstract":"The evolutionary dynamics underlying the latitudinal gradient in biodiversity have been controversial for over a century. Using a spatially explicit approach that incorporates not only origination and extinction but immigration, a global analysis of genera and subgenera of marine bivalves over the past 11 million years supports an \"out of the tropics\" model, in which taxa preferentially originate in the tropics and expand toward the poles without losing their tropical presence. The tropics are thus both a cradle and a museum of biodiversity, contrary to the conceptual dichotomy dominant since 1974; a tropical diversity crisis would thus have profound evolutionary effects at all latitudes.","author":[{"dropping-particle":"","family":"Jablonski","given":"David","non-dropping-particle":"","parse-names":false,"suffix":""},{"dropping-particle":"","family":"Roy","given":"Kaustuv","non-dropping-particle":"","parse-names":false,"suffix":""},{"dropping-particle":"","family":"Valentine","given":"James W.","non-dropping-particle":"","parse-names":false,"suffix":""}],"container-title":"Science","id":"ITEM-3","issued":{"date-parts":[["2006"]]},"title":"Out of the tropics: Evolutionary dynamics of the latitudinal diversity gradient","type":"article-journal"},"uris":["http://www.mendeley.com/documents/?uuid=140d5692-be2a-451d-a668-c484eee3321e","http://www.mendeley.com/documents/?uuid=12602bbc-13dd-3dca-aa00-c090f5ae4638","http://www.mendeley.com/documents/?uuid=72686bf1-1115-4343-a5b5-1422d29c707b"]},{"id":"ITEM-4","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Letters","id":"ITEM-4","issued":{"date-parts":[["2007"]]},"page":"315-331","title":"Evolution and the latitudinal diversity gradient: Speciation, extinction and biogeography","type":"article-journal","volume":"10"},"uris":["http://www.mendeley.com/documents/?uuid=2baf564d-1545-495e-b855-f1628d32fc9b"]}],"mendeley":{"formattedCitation":"(Jablonski et al. 2006, Mittelbach et al. 2007, Jansson et al. 2013, Duchêne and Cardillo 2015)","plainTextFormattedCitation":"(Jablonski et al. 2006, Mittelbach et al. 2007, Jansson et al. 2013, Duchêne and Cardillo 2015)","previouslyFormattedCitation":"(Jablonski et al. 2006, Mittelbach et al. 2007, Jansson et al. 2013, Duchêne and Cardillo 2015)"},"properties":{"noteIndex":0},"schema":"https://github.com/citation-style-language/schema/raw/master/csl-citation.json"}</w:instrText>
            </w:r>
            <w:r w:rsidRPr="00296302">
              <w:rPr>
                <w:rFonts w:ascii="Times New Roman" w:hAnsi="Times New Roman" w:cs="Times New Roman"/>
                <w:lang w:val="en-US"/>
              </w:rPr>
              <w:fldChar w:fldCharType="separate"/>
            </w:r>
            <w:r w:rsidRPr="00296302">
              <w:rPr>
                <w:rFonts w:ascii="Times New Roman" w:hAnsi="Times New Roman" w:cs="Times New Roman"/>
                <w:noProof/>
                <w:lang w:val="en-US"/>
              </w:rPr>
              <w:t>(Jablonski et al. 2006, Mittelbach et al. 2007, Jansson et al. 2013, Duchêne and Cardillo 2015)</w:t>
            </w:r>
            <w:r w:rsidRPr="00296302">
              <w:rPr>
                <w:rFonts w:ascii="Times New Roman" w:hAnsi="Times New Roman" w:cs="Times New Roman"/>
                <w:lang w:val="en-US"/>
              </w:rPr>
              <w:fldChar w:fldCharType="end"/>
            </w:r>
          </w:p>
        </w:tc>
      </w:tr>
    </w:tbl>
    <w:p w14:paraId="06BCE0EA" w14:textId="77777777" w:rsidR="00F7717E" w:rsidRDefault="00F7717E" w:rsidP="00F7717E">
      <w:pPr>
        <w:rPr>
          <w:rFonts w:ascii="Times New Roman" w:hAnsi="Times New Roman" w:cs="Times New Roman"/>
        </w:rPr>
      </w:pPr>
    </w:p>
    <w:p w14:paraId="2D7817FB" w14:textId="77777777" w:rsidR="00B229E4" w:rsidRPr="0031116D" w:rsidRDefault="00B229E4">
      <w:pPr>
        <w:rPr>
          <w:lang w:val="en-US"/>
        </w:rPr>
      </w:pPr>
    </w:p>
    <w:sectPr w:rsidR="00B229E4" w:rsidRPr="0031116D" w:rsidSect="00C7159A">
      <w:headerReference w:type="default" r:id="rId16"/>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enan Maestri" w:date="2020-06-24T17:29:00Z" w:initials="RM">
    <w:p w14:paraId="37E64A11" w14:textId="4EED3692" w:rsidR="001B0E40" w:rsidRDefault="001B0E40">
      <w:pPr>
        <w:pStyle w:val="Textodecomentrio"/>
      </w:pPr>
      <w:r>
        <w:rPr>
          <w:rStyle w:val="Refdecomentrio"/>
        </w:rPr>
        <w:annotationRef/>
      </w:r>
      <w:r>
        <w:t xml:space="preserve">E a </w:t>
      </w:r>
      <w:proofErr w:type="spellStart"/>
      <w:r>
        <w:t>extinction</w:t>
      </w:r>
      <w:proofErr w:type="spellEnd"/>
      <w:r>
        <w:t>?</w:t>
      </w:r>
    </w:p>
    <w:p w14:paraId="3D782965" w14:textId="77777777" w:rsidR="001B0E40" w:rsidRDefault="001B0E40">
      <w:pPr>
        <w:pStyle w:val="Textodecomentrio"/>
      </w:pPr>
    </w:p>
    <w:p w14:paraId="4EC6E73D" w14:textId="51DFE4CD" w:rsidR="001B0E40" w:rsidRPr="00916908" w:rsidRDefault="001B0E40">
      <w:pPr>
        <w:pStyle w:val="Textodecomentrio"/>
      </w:pPr>
      <w:r>
        <w:rPr>
          <w:rFonts w:ascii="Times New Roman" w:hAnsi="Times New Roman" w:cs="Times New Roman"/>
          <w:sz w:val="24"/>
          <w:szCs w:val="24"/>
          <w:lang w:val="en-US"/>
        </w:rPr>
        <w:t>Ultimately</w:t>
      </w:r>
      <w:r w:rsidRPr="00B86404">
        <w:rPr>
          <w:rFonts w:ascii="Times New Roman" w:hAnsi="Times New Roman" w:cs="Times New Roman"/>
          <w:sz w:val="24"/>
          <w:szCs w:val="24"/>
          <w:lang w:val="en-US"/>
        </w:rPr>
        <w:t>, the mechanisms affecting s</w:t>
      </w:r>
      <w:r>
        <w:rPr>
          <w:rFonts w:ascii="Times New Roman" w:hAnsi="Times New Roman" w:cs="Times New Roman"/>
          <w:sz w:val="24"/>
          <w:szCs w:val="24"/>
          <w:lang w:val="en-US"/>
        </w:rPr>
        <w:t>pecies richness are related to the</w:t>
      </w:r>
      <w:r w:rsidRPr="00B86404">
        <w:rPr>
          <w:rFonts w:ascii="Times New Roman" w:hAnsi="Times New Roman" w:cs="Times New Roman"/>
          <w:sz w:val="24"/>
          <w:szCs w:val="24"/>
          <w:lang w:val="en-US"/>
        </w:rPr>
        <w:t xml:space="preserve"> evolutionary and bioge</w:t>
      </w:r>
      <w:r>
        <w:rPr>
          <w:rFonts w:ascii="Times New Roman" w:hAnsi="Times New Roman" w:cs="Times New Roman"/>
          <w:sz w:val="24"/>
          <w:szCs w:val="24"/>
          <w:lang w:val="en-US"/>
        </w:rPr>
        <w:t>ographic processes of</w:t>
      </w:r>
      <w:r w:rsidRPr="00B86404">
        <w:rPr>
          <w:rFonts w:ascii="Times New Roman" w:hAnsi="Times New Roman" w:cs="Times New Roman"/>
          <w:sz w:val="24"/>
          <w:szCs w:val="24"/>
          <w:lang w:val="en-US"/>
        </w:rPr>
        <w:t xml:space="preserve"> speciation, extinction and dispersal </w:t>
      </w:r>
      <w:r w:rsidRPr="00B86404">
        <w:rPr>
          <w:rFonts w:ascii="Times New Roman" w:hAnsi="Times New Roman" w:cs="Times New Roman"/>
          <w:sz w:val="24"/>
          <w:szCs w:val="24"/>
          <w:lang w:val="en-US"/>
        </w:rPr>
        <w:fldChar w:fldCharType="begin" w:fldLock="1"/>
      </w:r>
      <w:r w:rsidRPr="00B86404">
        <w:rPr>
          <w:rFonts w:ascii="Times New Roman" w:hAnsi="Times New Roman" w:cs="Times New Roman"/>
          <w:sz w:val="24"/>
          <w:szCs w:val="24"/>
          <w:lang w:val="en-US"/>
        </w:rPr>
        <w:instrText>ADDIN CSL_CITATION {"citationItems":[{"id":"ITEM-1","itemData":{"DOI":"10.1111/geb.12370","ISBN":"1466-822X","ISSN":"14668238","abstract":"Aim\\n\\nRecent research suggests that the latitudinal diversity gradient (LDG) in birds is unlikely to result from faster diversification in the tropics. This puts the focus on other mechanisms, such as dispersal, as the primary drivers for the LDG. We aim to distinguish two prominent models, tropical conservatism (TCH) and out of the tropics (OTM), which make distinct predictions about dispersal across latitudes and the phylogenetic clustering of assemblages in temperate regions.\\n\\n\\nLocation\\n\\nGlobal.\\n\\n\\nMethods\\n\\nWe used geographic and phylogenetic data for more than 9000 bird species to reconstruct the ancestral latitudinal zone for each node in each of 100 bird phylogenetic estimates. We used methods that consider discrete latitudinal zones, as well as those that consider latitudinal position as a continuous variable. We then estimated the frequency of ancestor–descendant dispersal within and across latitudinal zones. We also quantified phylogenetic clustering in latitudinal zones separately for bird assemblages within the Old World and the New World.\\n\\n\\nResults\\n\\nLatitudinal distributions are relatively conserved: 60–96% of nodes had the same inferred latitude as their immediate ancestral node. We find that dispersal events out of the tropics were less frequent (4–5%) than dispersal events into the tropics (15–21%), the opposite of what would be expected under the OTM. Nodes with inferred temperate distributions are generally younger than the Eocene–Oligocene Climate Transition, as expected under the TCH. Phylogenetic clustering shows no regular patterns of association with latitude, and is likely to be largely driven by radiations within a few large forested biomes.\\n\\n\\nMain conclusions\\n\\nOur results provide support for the expectations of the TCH, but are less consistent with those of the OTM. Both the deeper origins of tropical clades and the comparatively recent but infrequent dispersal events into temperate regions appear to play a role in generating the strong disparity in tropical and temperate species richness in birds.","author":[{"dropping-particle":"","family":"Duchêne","given":"David A.","non-dropping-particle":"","parse-names":false,"suffix":""},{"dropping-particle":"","family":"Cardillo","given":"Marcel","non-dropping-particle":"","parse-names":false,"suffix":""}],"container-title":"Global Ecology and Biogeography","id":"ITEM-1","issued":{"date-parts":[["2015"]]},"title":"Phylogenetic patterns in the geographic distributions of birds support the tropical conservatism hypothesis","type":"article-journal"},"uris":["http://www.mendeley.com/documents/?uuid=7d1cd333-cd5a-3772-9e2b-07dad4618737"]},{"id":"ITEM-2","itemData":{"DOI":"10.1111/j.1461-0248.2007.01020.x","ISBN":"1461-023X","ISSN":"1461023X","PMID":"17355570","abstract":"A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research.","author":[{"dropping-particle":"","family":"Mittelbach","given":"Gary G.","non-dropping-particle":"","parse-names":false,"suffix":""},{"dropping-particle":"","family":"Schemske","given":"Douglas W.","non-dropping-particle":"","parse-names":false,"suffix":""},{"dropping-particle":"V.","family":"Cornell","given":"Howard","non-dropping-particle":"","parse-names":false,"suffix":""},{"dropping-particle":"","family":"Allen","given":"Andrew P.","non-dropping-particle":"","parse-names":false,"suffix":""},{"dropping-particle":"","family":"Brown","given":"Jonathan M.","non-dropping-particle":"","parse-names":false,"suffix":""},{"dropping-particle":"","family":"Bush","given":"Mark B.","non-dropping-particle":"","parse-names":false,"suffix":""},{"dropping-particle":"","family":"Harrison","given":"Susan P.","non-dropping-particle":"","parse-names":false,"suffix":""},{"dropping-particle":"","family":"Hurlbert","given":"Allen H.","non-dropping-particle":"","parse-names":false,"suffix":""},{"dropping-particle":"","family":"Knowlton","given":"Nancy","non-dropping-particle":"","parse-names":false,"suffix":""},{"dropping-particle":"","family":"Lessios","given":"Harilaos A.","non-dropping-particle":"","parse-names":false,"suffix":""},{"dropping-particle":"","family":"McCain","given":"Christy M.","non-dropping-particle":"","parse-names":false,"suffix":""},{"dropping-particle":"","family":"McCune","given":"Amy R.","non-dropping-particle":"","parse-names":false,"suffix":""},{"dropping-particle":"","family":"McDade","given":"Lucinda A.","non-dropping-particle":"","parse-names":false,"suffix":""},{"dropping-particle":"","family":"McPeek","given":"Mark A.","non-dropping-particle":"","parse-names":false,"suffix":""},{"dropping-particle":"","family":"Near","given":"Thomas J.","non-dropping-particle":"","parse-names":false,"suffix":""},{"dropping-particle":"","family":"Price","given":"Trevor D.","non-dropping-particle":"","parse-names":false,"suffix":""},{"dropping-particle":"","family":"Ricklefs","given":"Robert E.","non-dropping-particle":"","parse-names":false,"suffix":""},{"dropping-particle":"","family":"Roy","given":"Kaustuv","non-dropping-particle":"","parse-names":false,"suffix":""},{"dropping-particle":"","family":"Sax","given":"Dov F.","non-dropping-particle":"","parse-names":false,"suffix":""},{"dropping-particle":"","family":"Schluter","given":"Dolph","non-dropping-particle":"","parse-names":false,"suffix":""},{"dropping-particle":"","family":"Sobel","given":"James M.","non-dropping-particle":"","parse-names":false,"suffix":""},{"dropping-particle":"","family":"Turelli","given":"Michael","non-dropping-particle":"","parse-names":false,"suffix":""}],"container-title":"Ecology Letters","id":"ITEM-2","issued":{"date-parts":[["2007"]]},"title":"Evolution and the latitudinal diversity gradient: Speciation, extinction and biogeography","type":"article"},"uris":["http://www.mendeley.com/documents/?uuid=03cb6710-da4d-30e2-9f82-ae2359434722"]},{"id":"ITEM-3","itemData":{"DOI":"10.1146/annurev.ecolsys.36.102803.095431","ISSN":"1543-592X","abstract":"Niche conservatism is the tendency of species to retain ancestral eco- logical characteristics. In the recent literature, a debate has emerged as to whether niches are conserved. We suggest that simply testing whether niches are conserved is not by itself particularly helpful or interesting and that a more useful focus is on the patterns niche that conservatism may (or may not) create. We focus specifically on how niche conservatism in climatic tolerances may limit geographic range expansion and how this one type of niche con</w:instrText>
      </w:r>
      <w:r w:rsidRPr="00916908">
        <w:rPr>
          <w:rFonts w:ascii="Times New Roman" w:hAnsi="Times New Roman" w:cs="Times New Roman"/>
          <w:sz w:val="24"/>
          <w:szCs w:val="24"/>
        </w:rPr>
        <w:instrText>servatism may be important in (a) allopatric speciation, (b) historical biogeography, (c) patterns of species richness, (d) community structure, (e) the spread of invasive, human-introduced species, (f) responses of species to global climate change, and (g) human history, from 13,000 years ago to the present. We de- scribe how these effects of niche conservatism can be examined with new tools for ecological niche modelin","author":[{"dropping-particle":"","family":"Wiens","given":"John J.","non-dropping-particle":"","parse-names":false,"suffix":""},{"dropping-particle":"","family":"Graham","given":"Catherine H.","non-dropping-particle":"","parse-names":false,"suffix":""}],"container-title":"Annual Review of Ecology, Evolution, and Systematics","id":"ITEM-3","issue":"36","issued":{"date-parts":[["2005","12"]]},"page":"519-539","title":"Niche Conservatism: Integrating Evolution, Ecology, and Conservation Biology","type":"article-journal","volume":"36"},"uris":["http://www.mendeley.com/documents/?uuid=9a2fc4de-059b-3a53-85ec-8a07ca44ecfb"]}],"mendeley":{"formattedCitation":"(Wiens &amp; Graham 2005; Mittelbach &lt;i&gt;et al.&lt;/i&gt; 2007; Duchêne &amp; Cardillo 2015)","plainTextFormattedCitation":"(Wiens &amp; Graham 2005; Mittelbach et al. 2007; Duchêne &amp; Cardillo 2015)","previouslyFormattedCitation":"(Wiens &amp; Graham 2005; Mittelbach &lt;i&gt;et al.&lt;/i&gt; 2007; Duchêne &amp; Cardillo 2015)"},"properties":{"noteIndex":0},"schema":"https://github.com/citation-style-language/schema/raw/master/csl-citation.json"}</w:instrText>
      </w:r>
      <w:r w:rsidRPr="00B86404">
        <w:rPr>
          <w:rFonts w:ascii="Times New Roman" w:hAnsi="Times New Roman" w:cs="Times New Roman"/>
          <w:sz w:val="24"/>
          <w:szCs w:val="24"/>
          <w:lang w:val="en-US"/>
        </w:rPr>
        <w:fldChar w:fldCharType="separate"/>
      </w:r>
      <w:r w:rsidRPr="00916908">
        <w:rPr>
          <w:rFonts w:ascii="Times New Roman" w:hAnsi="Times New Roman" w:cs="Times New Roman"/>
          <w:noProof/>
          <w:sz w:val="24"/>
          <w:szCs w:val="24"/>
        </w:rPr>
        <w:t xml:space="preserve">(Wiens &amp; Graham 2005; Mittelbach </w:t>
      </w:r>
      <w:r w:rsidRPr="00916908">
        <w:rPr>
          <w:rFonts w:ascii="Times New Roman" w:hAnsi="Times New Roman" w:cs="Times New Roman"/>
          <w:i/>
          <w:noProof/>
          <w:sz w:val="24"/>
          <w:szCs w:val="24"/>
        </w:rPr>
        <w:t>et al.</w:t>
      </w:r>
      <w:r w:rsidRPr="00916908">
        <w:rPr>
          <w:rFonts w:ascii="Times New Roman" w:hAnsi="Times New Roman" w:cs="Times New Roman"/>
          <w:noProof/>
          <w:sz w:val="24"/>
          <w:szCs w:val="24"/>
        </w:rPr>
        <w:t xml:space="preserve"> 2007; Duchêne &amp; Cardillo 2015)</w:t>
      </w:r>
      <w:r w:rsidRPr="00B86404">
        <w:rPr>
          <w:rFonts w:ascii="Times New Roman" w:hAnsi="Times New Roman" w:cs="Times New Roman"/>
          <w:sz w:val="24"/>
          <w:szCs w:val="24"/>
          <w:lang w:val="en-US"/>
        </w:rPr>
        <w:fldChar w:fldCharType="end"/>
      </w:r>
      <w:r w:rsidRPr="00916908">
        <w:rPr>
          <w:rFonts w:ascii="Times New Roman" w:hAnsi="Times New Roman" w:cs="Times New Roman"/>
          <w:sz w:val="24"/>
          <w:szCs w:val="24"/>
        </w:rPr>
        <w:t>.</w:t>
      </w:r>
    </w:p>
  </w:comment>
  <w:comment w:id="1" w:author="Renan Maestri" w:date="2020-06-24T17:02:00Z" w:initials="RM">
    <w:p w14:paraId="0F157B02" w14:textId="33F92BBF" w:rsidR="001B0E40" w:rsidRPr="006D642D" w:rsidRDefault="001B0E40">
      <w:pPr>
        <w:pStyle w:val="Textodecomentrio"/>
        <w:rPr>
          <w:lang w:val="en-US"/>
        </w:rPr>
      </w:pPr>
      <w:r>
        <w:rPr>
          <w:rStyle w:val="Refdecomentrio"/>
        </w:rPr>
        <w:annotationRef/>
      </w:r>
      <w:r w:rsidRPr="006D642D">
        <w:rPr>
          <w:lang w:val="en-US"/>
        </w:rPr>
        <w:t>Pyron 2014 Temperate extinction in squamate reptiles and the roots of latitudinal diversity gradients</w:t>
      </w:r>
    </w:p>
  </w:comment>
  <w:comment w:id="2" w:author="Leandro Duarte" w:date="2020-06-24T12:17:00Z" w:initials="LD">
    <w:p w14:paraId="7B60E412" w14:textId="1F082892" w:rsidR="001B0E40" w:rsidRPr="005D1C98" w:rsidRDefault="001B0E40">
      <w:pPr>
        <w:pStyle w:val="Textodecomentrio"/>
        <w:rPr>
          <w:lang w:val="en-US"/>
        </w:rPr>
      </w:pPr>
      <w:r>
        <w:rPr>
          <w:rStyle w:val="Refdecomentrio"/>
        </w:rPr>
        <w:annotationRef/>
      </w:r>
      <w:r w:rsidRPr="005D1C98">
        <w:rPr>
          <w:lang w:val="en-US"/>
        </w:rPr>
        <w:t>Dispersal ≠ dispersion</w:t>
      </w:r>
    </w:p>
  </w:comment>
  <w:comment w:id="3" w:author="Renan Maestri" w:date="2020-06-24T17:20:00Z" w:initials="RM">
    <w:p w14:paraId="17881525" w14:textId="6D5ECF43" w:rsidR="001B0E40" w:rsidRPr="00C32EF6" w:rsidRDefault="001B0E40">
      <w:pPr>
        <w:pStyle w:val="Textodecomentrio"/>
        <w:rPr>
          <w:lang w:val="en-US"/>
        </w:rPr>
      </w:pPr>
      <w:r>
        <w:rPr>
          <w:rStyle w:val="Refdecomentrio"/>
        </w:rPr>
        <w:annotationRef/>
      </w:r>
      <w:r w:rsidRPr="00C32EF6">
        <w:rPr>
          <w:lang w:val="en-US"/>
        </w:rPr>
        <w:t xml:space="preserve">Area of </w:t>
      </w:r>
      <w:proofErr w:type="spellStart"/>
      <w:r w:rsidRPr="00C32EF6">
        <w:rPr>
          <w:lang w:val="en-US"/>
        </w:rPr>
        <w:t>occurence</w:t>
      </w:r>
      <w:proofErr w:type="spellEnd"/>
      <w:r w:rsidRPr="00C32EF6">
        <w:rPr>
          <w:lang w:val="en-US"/>
        </w:rPr>
        <w:t>?</w:t>
      </w:r>
    </w:p>
  </w:comment>
  <w:comment w:id="6" w:author="Leandro Duarte" w:date="2020-06-24T12:22:00Z" w:initials="LD">
    <w:p w14:paraId="004E7102" w14:textId="421AEAA8" w:rsidR="001B0E40" w:rsidRDefault="001B0E40">
      <w:pPr>
        <w:pStyle w:val="Textodecomentrio"/>
      </w:pPr>
      <w:r>
        <w:rPr>
          <w:rStyle w:val="Refdecomentrio"/>
        </w:rPr>
        <w:annotationRef/>
      </w:r>
      <w:r>
        <w:t xml:space="preserve">Eu fiquei confuso com o sinal de + e a seta. Não entendi o que isso quer dizer. Fala em </w:t>
      </w:r>
      <w:proofErr w:type="spellStart"/>
      <w:r>
        <w:t>low</w:t>
      </w:r>
      <w:proofErr w:type="spellEnd"/>
      <w:r>
        <w:t xml:space="preserve"> </w:t>
      </w:r>
      <w:proofErr w:type="gramStart"/>
      <w:r>
        <w:t>NRI</w:t>
      </w:r>
      <w:proofErr w:type="gramEnd"/>
      <w:r>
        <w:t xml:space="preserve"> mas a seta indica + (??). Aliás, no texto fala em </w:t>
      </w:r>
      <w:proofErr w:type="spellStart"/>
      <w:r>
        <w:t>ses.mpd</w:t>
      </w:r>
      <w:proofErr w:type="spellEnd"/>
      <w:r>
        <w:t xml:space="preserve"> – precisa uniformizar, e acho que </w:t>
      </w:r>
      <w:proofErr w:type="spellStart"/>
      <w:r>
        <w:t>ses.mpd</w:t>
      </w:r>
      <w:proofErr w:type="spellEnd"/>
      <w:r>
        <w:t xml:space="preserve"> é melhor porque pode ser interpretado como </w:t>
      </w:r>
      <w:proofErr w:type="spellStart"/>
      <w:r>
        <w:t>phylogenetic</w:t>
      </w:r>
      <w:proofErr w:type="spellEnd"/>
      <w:r>
        <w:t xml:space="preserve"> </w:t>
      </w:r>
      <w:proofErr w:type="spellStart"/>
      <w:r>
        <w:t>diversity</w:t>
      </w:r>
      <w:proofErr w:type="spellEnd"/>
      <w:r>
        <w:t xml:space="preserve">. </w:t>
      </w:r>
      <w:proofErr w:type="spellStart"/>
      <w:r>
        <w:t>Island</w:t>
      </w:r>
      <w:proofErr w:type="spellEnd"/>
      <w:r>
        <w:t xml:space="preserve"> com I maiúsculo. </w:t>
      </w:r>
      <w:proofErr w:type="spellStart"/>
      <w:r>
        <w:t>Historical</w:t>
      </w:r>
      <w:proofErr w:type="spellEnd"/>
      <w:r>
        <w:t xml:space="preserve"> </w:t>
      </w:r>
      <w:proofErr w:type="spellStart"/>
      <w:r>
        <w:t>dispersal</w:t>
      </w:r>
      <w:proofErr w:type="spellEnd"/>
      <w:r>
        <w:t>.</w:t>
      </w:r>
    </w:p>
  </w:comment>
  <w:comment w:id="7" w:author="Leandro Duarte" w:date="2020-06-24T12:26:00Z" w:initials="LD">
    <w:p w14:paraId="5C57270F" w14:textId="7F5F6B08" w:rsidR="001B0E40" w:rsidRDefault="001B0E40">
      <w:pPr>
        <w:pStyle w:val="Textodecomentrio"/>
      </w:pPr>
      <w:r>
        <w:rPr>
          <w:rStyle w:val="Refdecomentrio"/>
        </w:rPr>
        <w:annotationRef/>
      </w:r>
      <w:r>
        <w:t xml:space="preserve">Em métodos, sempre usar </w:t>
      </w:r>
      <w:proofErr w:type="spellStart"/>
      <w:r>
        <w:t>past</w:t>
      </w:r>
      <w:proofErr w:type="spellEnd"/>
      <w:r>
        <w:t xml:space="preserve"> tense.</w:t>
      </w:r>
    </w:p>
  </w:comment>
  <w:comment w:id="13" w:author="Leandro Duarte" w:date="2020-06-24T12:42:00Z" w:initials="LD">
    <w:p w14:paraId="25D70950" w14:textId="532A8493" w:rsidR="001B0E40" w:rsidRDefault="001B0E40">
      <w:pPr>
        <w:pStyle w:val="Textodecomentrio"/>
      </w:pPr>
      <w:r>
        <w:rPr>
          <w:rStyle w:val="Refdecomentrio"/>
        </w:rPr>
        <w:annotationRef/>
      </w:r>
      <w:r>
        <w:t xml:space="preserve">Na Introdução fala sem SES.MPD, que faz mais sentido quando se fala em </w:t>
      </w:r>
      <w:proofErr w:type="spellStart"/>
      <w:r>
        <w:t>phylogenetic</w:t>
      </w:r>
      <w:proofErr w:type="spellEnd"/>
      <w:r>
        <w:t xml:space="preserve"> </w:t>
      </w:r>
      <w:proofErr w:type="spellStart"/>
      <w:r>
        <w:t>diversity</w:t>
      </w:r>
      <w:proofErr w:type="spellEnd"/>
      <w:r>
        <w:t xml:space="preserve">. Mas podemos manter NRI, só seria bom arrumar na introdução. Além disso, ao invés de falar em </w:t>
      </w:r>
      <w:proofErr w:type="spellStart"/>
      <w:r>
        <w:t>phylogenetic</w:t>
      </w:r>
      <w:proofErr w:type="spellEnd"/>
      <w:r>
        <w:t xml:space="preserve"> </w:t>
      </w:r>
      <w:proofErr w:type="spellStart"/>
      <w:r>
        <w:t>diversity</w:t>
      </w:r>
      <w:proofErr w:type="spellEnd"/>
      <w:r>
        <w:t xml:space="preserve">, seria melhor falara </w:t>
      </w:r>
      <w:proofErr w:type="spellStart"/>
      <w:r>
        <w:t>phylogenetic</w:t>
      </w:r>
      <w:proofErr w:type="spellEnd"/>
      <w:r>
        <w:t xml:space="preserve"> </w:t>
      </w:r>
      <w:proofErr w:type="spellStart"/>
      <w:r>
        <w:t>clustering</w:t>
      </w:r>
      <w:proofErr w:type="spellEnd"/>
      <w:r>
        <w:t>.</w:t>
      </w:r>
    </w:p>
  </w:comment>
  <w:comment w:id="14" w:author="Leandro Duarte" w:date="2020-06-24T12:45:00Z" w:initials="LD">
    <w:p w14:paraId="188C128C" w14:textId="26950101" w:rsidR="001B0E40" w:rsidRDefault="001B0E40">
      <w:pPr>
        <w:pStyle w:val="Textodecomentrio"/>
      </w:pPr>
      <w:r>
        <w:rPr>
          <w:rStyle w:val="Refdecomentrio"/>
        </w:rPr>
        <w:annotationRef/>
      </w:r>
      <w:r>
        <w:t xml:space="preserve">Precisa uniformizar o texto em </w:t>
      </w:r>
      <w:proofErr w:type="spellStart"/>
      <w:r>
        <w:t>dispersal</w:t>
      </w:r>
      <w:proofErr w:type="spellEnd"/>
      <w:r>
        <w:t>.</w:t>
      </w:r>
    </w:p>
  </w:comment>
  <w:comment w:id="15" w:author="Leandro Duarte" w:date="2020-06-24T12:48:00Z" w:initials="LD">
    <w:p w14:paraId="48BF4003" w14:textId="4E6F68A2" w:rsidR="001B0E40" w:rsidRDefault="001B0E40">
      <w:pPr>
        <w:pStyle w:val="Textodecomentrio"/>
      </w:pPr>
      <w:r>
        <w:rPr>
          <w:rStyle w:val="Refdecomentrio"/>
        </w:rPr>
        <w:annotationRef/>
      </w:r>
      <w:proofErr w:type="spellStart"/>
      <w:r>
        <w:t>Kruskal</w:t>
      </w:r>
      <w:proofErr w:type="spellEnd"/>
      <w:r>
        <w:t>-Wallis?</w:t>
      </w:r>
    </w:p>
  </w:comment>
  <w:comment w:id="16" w:author="Gabriel Nakamura" w:date="2020-06-25T09:21:00Z" w:initials="GN">
    <w:p w14:paraId="043CDD2C" w14:textId="78D7F6E3" w:rsidR="00776259" w:rsidRDefault="00776259">
      <w:pPr>
        <w:pStyle w:val="Textodecomentrio"/>
      </w:pPr>
      <w:r>
        <w:rPr>
          <w:rStyle w:val="Refdecomentrio"/>
        </w:rPr>
        <w:annotationRef/>
      </w:r>
      <w:r>
        <w:t xml:space="preserve">Não, aqui é ANOVA mesmo, se calcula o F </w:t>
      </w:r>
      <w:r w:rsidR="002D33D1">
        <w:t xml:space="preserve">e compara com uma distribuição nula de </w:t>
      </w:r>
      <w:proofErr w:type="spellStart"/>
      <w:r w:rsidR="002D33D1">
        <w:t>Fs</w:t>
      </w:r>
      <w:proofErr w:type="spellEnd"/>
      <w:r w:rsidR="002D33D1">
        <w:t xml:space="preserve"> gerados a partir de um modelo nulo.</w:t>
      </w:r>
    </w:p>
  </w:comment>
  <w:comment w:id="19" w:author="arthur rodrigues" w:date="2019-11-04T15:06:00Z" w:initials="A">
    <w:p w14:paraId="623631F7" w14:textId="77777777" w:rsidR="001B0E40" w:rsidRDefault="001B0E40" w:rsidP="00B229E4">
      <w:pPr>
        <w:pStyle w:val="Textodecomentrio"/>
      </w:pPr>
      <w:r>
        <w:rPr>
          <w:rStyle w:val="Refdecomentrio"/>
        </w:rPr>
        <w:annotationRef/>
      </w:r>
      <w:r>
        <w:t>Acho que seria interessante ter uma curva modelada para a figura 3</w:t>
      </w:r>
    </w:p>
  </w:comment>
  <w:comment w:id="20" w:author="Renan Maestri" w:date="2020-06-24T18:01:00Z" w:initials="RM">
    <w:p w14:paraId="3939CB65" w14:textId="43877D99" w:rsidR="001B0E40" w:rsidRDefault="001B0E40">
      <w:pPr>
        <w:pStyle w:val="Textodecomentrio"/>
      </w:pPr>
      <w:r>
        <w:rPr>
          <w:rStyle w:val="Refdecomentrio"/>
        </w:rPr>
        <w:annotationRef/>
      </w:r>
      <w:r>
        <w:t>Por que foi o modelo com menor AIC? É preciso informar isso aqui</w:t>
      </w:r>
    </w:p>
  </w:comment>
  <w:comment w:id="21" w:author="Leandro Duarte" w:date="2020-06-24T12:52:00Z" w:initials="LD">
    <w:p w14:paraId="69FEAEB0" w14:textId="560FBE54" w:rsidR="001B0E40" w:rsidRDefault="001B0E40">
      <w:pPr>
        <w:pStyle w:val="Textodecomentrio"/>
      </w:pPr>
      <w:r>
        <w:rPr>
          <w:rStyle w:val="Refdecomentrio"/>
        </w:rPr>
        <w:annotationRef/>
      </w:r>
      <w:r>
        <w:t>Aqui não menciona o principal, quem tem maior NRI.</w:t>
      </w:r>
    </w:p>
  </w:comment>
  <w:comment w:id="22" w:author="Leandro Duarte" w:date="2020-06-24T12:53:00Z" w:initials="LD">
    <w:p w14:paraId="66694BDA" w14:textId="0AA16A30" w:rsidR="001B0E40" w:rsidRDefault="001B0E40">
      <w:pPr>
        <w:pStyle w:val="Textodecomentrio"/>
      </w:pPr>
      <w:r>
        <w:rPr>
          <w:rStyle w:val="Refdecomentrio"/>
        </w:rPr>
        <w:annotationRef/>
      </w:r>
      <w:r>
        <w:t>Sugiro usar a mesma lógica para NRI.</w:t>
      </w:r>
    </w:p>
  </w:comment>
  <w:comment w:id="23" w:author="Leandro Duarte" w:date="2020-06-24T13:06:00Z" w:initials="LD">
    <w:p w14:paraId="3253DBD3" w14:textId="4CAE848F" w:rsidR="001B0E40" w:rsidRDefault="001B0E40">
      <w:pPr>
        <w:pStyle w:val="Textodecomentrio"/>
      </w:pPr>
      <w:r>
        <w:rPr>
          <w:rStyle w:val="Refdecomentrio"/>
        </w:rPr>
        <w:annotationRef/>
      </w:r>
      <w:r>
        <w:t>Isso é uma única frase...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C6E73D" w15:done="0"/>
  <w15:commentEx w15:paraId="0F157B02" w15:done="0"/>
  <w15:commentEx w15:paraId="7B60E412" w15:done="0"/>
  <w15:commentEx w15:paraId="17881525" w15:done="0"/>
  <w15:commentEx w15:paraId="004E7102" w15:done="0"/>
  <w15:commentEx w15:paraId="5C57270F" w15:done="0"/>
  <w15:commentEx w15:paraId="25D70950" w15:done="0"/>
  <w15:commentEx w15:paraId="188C128C" w15:done="0"/>
  <w15:commentEx w15:paraId="48BF4003" w15:done="0"/>
  <w15:commentEx w15:paraId="043CDD2C" w15:paraIdParent="48BF4003" w15:done="0"/>
  <w15:commentEx w15:paraId="623631F7" w15:done="0"/>
  <w15:commentEx w15:paraId="3939CB65" w15:done="0"/>
  <w15:commentEx w15:paraId="69FEAEB0" w15:done="0"/>
  <w15:commentEx w15:paraId="66694BDA" w15:done="0"/>
  <w15:commentEx w15:paraId="3253DB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DC2D9" w16cex:dateUtc="2020-06-24T15:17:00Z"/>
  <w16cex:commentExtensible w16cex:durableId="229DC3F9" w16cex:dateUtc="2020-06-24T15:22:00Z"/>
  <w16cex:commentExtensible w16cex:durableId="229DC4EC" w16cex:dateUtc="2020-06-24T15:26:00Z"/>
  <w16cex:commentExtensible w16cex:durableId="229DC8C2" w16cex:dateUtc="2020-06-24T15:42:00Z"/>
  <w16cex:commentExtensible w16cex:durableId="229DC964" w16cex:dateUtc="2020-06-24T15:45:00Z"/>
  <w16cex:commentExtensible w16cex:durableId="229DCA0D" w16cex:dateUtc="2020-06-24T15:48:00Z"/>
  <w16cex:commentExtensible w16cex:durableId="229EEB29" w16cex:dateUtc="2020-06-25T12:21:00Z"/>
  <w16cex:commentExtensible w16cex:durableId="229DCAFA" w16cex:dateUtc="2020-06-24T15:52:00Z"/>
  <w16cex:commentExtensible w16cex:durableId="229DCB61" w16cex:dateUtc="2020-06-24T15:53:00Z"/>
  <w16cex:commentExtensible w16cex:durableId="229DCE50" w16cex:dateUtc="2020-06-24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C6E73D" w16cid:durableId="229E1A56"/>
  <w16cid:commentId w16cid:paraId="0F157B02" w16cid:durableId="229E1A58"/>
  <w16cid:commentId w16cid:paraId="7B60E412" w16cid:durableId="229DC2D9"/>
  <w16cid:commentId w16cid:paraId="17881525" w16cid:durableId="229E1A5B"/>
  <w16cid:commentId w16cid:paraId="004E7102" w16cid:durableId="229DC3F9"/>
  <w16cid:commentId w16cid:paraId="5C57270F" w16cid:durableId="229DC4EC"/>
  <w16cid:commentId w16cid:paraId="25D70950" w16cid:durableId="229DC8C2"/>
  <w16cid:commentId w16cid:paraId="188C128C" w16cid:durableId="229DC964"/>
  <w16cid:commentId w16cid:paraId="48BF4003" w16cid:durableId="229DCA0D"/>
  <w16cid:commentId w16cid:paraId="043CDD2C" w16cid:durableId="229EEB29"/>
  <w16cid:commentId w16cid:paraId="623631F7" w16cid:durableId="216ABCFD"/>
  <w16cid:commentId w16cid:paraId="3939CB65" w16cid:durableId="229E1A6D"/>
  <w16cid:commentId w16cid:paraId="69FEAEB0" w16cid:durableId="229DCAFA"/>
  <w16cid:commentId w16cid:paraId="66694BDA" w16cid:durableId="229DCB61"/>
  <w16cid:commentId w16cid:paraId="3253DBD3" w16cid:durableId="229DCE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4FF3F" w14:textId="77777777" w:rsidR="00D26281" w:rsidRDefault="00D26281">
      <w:pPr>
        <w:spacing w:after="0" w:line="240" w:lineRule="auto"/>
      </w:pPr>
      <w:r>
        <w:separator/>
      </w:r>
    </w:p>
  </w:endnote>
  <w:endnote w:type="continuationSeparator" w:id="0">
    <w:p w14:paraId="17A24DEC" w14:textId="77777777" w:rsidR="00D26281" w:rsidRDefault="00D26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093FA" w14:textId="77777777" w:rsidR="00D26281" w:rsidRDefault="00D26281">
      <w:pPr>
        <w:spacing w:after="0" w:line="240" w:lineRule="auto"/>
      </w:pPr>
      <w:r>
        <w:separator/>
      </w:r>
    </w:p>
  </w:footnote>
  <w:footnote w:type="continuationSeparator" w:id="0">
    <w:p w14:paraId="72025CB3" w14:textId="77777777" w:rsidR="00D26281" w:rsidRDefault="00D262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66664"/>
      <w:docPartObj>
        <w:docPartGallery w:val="Page Numbers (Top of Page)"/>
        <w:docPartUnique/>
      </w:docPartObj>
    </w:sdtPr>
    <w:sdtEndPr/>
    <w:sdtContent>
      <w:p w14:paraId="256F30E2" w14:textId="77777777" w:rsidR="001B0E40" w:rsidRDefault="001B0E40">
        <w:pPr>
          <w:pStyle w:val="Cabealho"/>
          <w:jc w:val="right"/>
        </w:pPr>
        <w:r>
          <w:fldChar w:fldCharType="begin"/>
        </w:r>
        <w:r>
          <w:instrText>PAGE   \* MERGEFORMAT</w:instrText>
        </w:r>
        <w:r>
          <w:fldChar w:fldCharType="separate"/>
        </w:r>
        <w:r>
          <w:rPr>
            <w:noProof/>
          </w:rPr>
          <w:t>12</w:t>
        </w:r>
        <w:r>
          <w:fldChar w:fldCharType="end"/>
        </w:r>
      </w:p>
    </w:sdtContent>
  </w:sdt>
  <w:p w14:paraId="35B32552" w14:textId="77777777" w:rsidR="001B0E40" w:rsidRDefault="001B0E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AF39E6"/>
    <w:multiLevelType w:val="hybridMultilevel"/>
    <w:tmpl w:val="9D00792E"/>
    <w:lvl w:ilvl="0" w:tplc="DD280B08">
      <w:start w:val="4"/>
      <w:numFmt w:val="bullet"/>
      <w:lvlText w:val="-"/>
      <w:lvlJc w:val="left"/>
      <w:pPr>
        <w:ind w:left="720" w:hanging="360"/>
      </w:pPr>
      <w:rPr>
        <w:rFonts w:ascii="Times New Roman" w:eastAsia="Calibr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andro Duarte">
    <w15:presenceInfo w15:providerId="Windows Live" w15:userId="9802064656d91d34"/>
  </w15:person>
  <w15:person w15:author="Gabriel Nakamura">
    <w15:presenceInfo w15:providerId="Windows Live" w15:userId="1da8a255b971a0b3"/>
  </w15:person>
  <w15:person w15:author="arthur rodrigues">
    <w15:presenceInfo w15:providerId="Windows Live" w15:userId="e49405e5b70e83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9E4"/>
    <w:rsid w:val="00005466"/>
    <w:rsid w:val="00027524"/>
    <w:rsid w:val="00047773"/>
    <w:rsid w:val="000667C4"/>
    <w:rsid w:val="00083A8D"/>
    <w:rsid w:val="000C6CBB"/>
    <w:rsid w:val="000D408F"/>
    <w:rsid w:val="000F44F0"/>
    <w:rsid w:val="00115FF6"/>
    <w:rsid w:val="00133DAF"/>
    <w:rsid w:val="00133F07"/>
    <w:rsid w:val="00161946"/>
    <w:rsid w:val="00182A5E"/>
    <w:rsid w:val="00182C63"/>
    <w:rsid w:val="001B0E40"/>
    <w:rsid w:val="001B5107"/>
    <w:rsid w:val="001C7EC6"/>
    <w:rsid w:val="001D0AFC"/>
    <w:rsid w:val="001D50B9"/>
    <w:rsid w:val="001F5193"/>
    <w:rsid w:val="00204EFB"/>
    <w:rsid w:val="00226131"/>
    <w:rsid w:val="00237F06"/>
    <w:rsid w:val="002564BC"/>
    <w:rsid w:val="00261D3A"/>
    <w:rsid w:val="00280134"/>
    <w:rsid w:val="002D33D1"/>
    <w:rsid w:val="002D4B05"/>
    <w:rsid w:val="002E6648"/>
    <w:rsid w:val="002E6922"/>
    <w:rsid w:val="003004E3"/>
    <w:rsid w:val="00300E31"/>
    <w:rsid w:val="0031116D"/>
    <w:rsid w:val="0031524A"/>
    <w:rsid w:val="00317A62"/>
    <w:rsid w:val="00333FCD"/>
    <w:rsid w:val="0033600D"/>
    <w:rsid w:val="00340931"/>
    <w:rsid w:val="00340A7A"/>
    <w:rsid w:val="003468B9"/>
    <w:rsid w:val="0035223E"/>
    <w:rsid w:val="00353FCA"/>
    <w:rsid w:val="00362355"/>
    <w:rsid w:val="0036386F"/>
    <w:rsid w:val="00366A5F"/>
    <w:rsid w:val="00373623"/>
    <w:rsid w:val="003D62AB"/>
    <w:rsid w:val="00414657"/>
    <w:rsid w:val="004248EA"/>
    <w:rsid w:val="00441A6F"/>
    <w:rsid w:val="00473A86"/>
    <w:rsid w:val="0048549A"/>
    <w:rsid w:val="00486494"/>
    <w:rsid w:val="004A1D3D"/>
    <w:rsid w:val="004A726A"/>
    <w:rsid w:val="004B69AB"/>
    <w:rsid w:val="004C176D"/>
    <w:rsid w:val="004F0618"/>
    <w:rsid w:val="004F1408"/>
    <w:rsid w:val="004F36B8"/>
    <w:rsid w:val="00500A37"/>
    <w:rsid w:val="0051127D"/>
    <w:rsid w:val="005120FB"/>
    <w:rsid w:val="00523E22"/>
    <w:rsid w:val="00530676"/>
    <w:rsid w:val="00533863"/>
    <w:rsid w:val="0053667F"/>
    <w:rsid w:val="00537904"/>
    <w:rsid w:val="0055790E"/>
    <w:rsid w:val="0056694D"/>
    <w:rsid w:val="00572348"/>
    <w:rsid w:val="005979F7"/>
    <w:rsid w:val="005A4248"/>
    <w:rsid w:val="005B04C5"/>
    <w:rsid w:val="005D1C98"/>
    <w:rsid w:val="005F11CC"/>
    <w:rsid w:val="006238CA"/>
    <w:rsid w:val="00651990"/>
    <w:rsid w:val="00675FBD"/>
    <w:rsid w:val="00683B95"/>
    <w:rsid w:val="00691BED"/>
    <w:rsid w:val="00693AF8"/>
    <w:rsid w:val="006C0306"/>
    <w:rsid w:val="006C4F5D"/>
    <w:rsid w:val="006D486D"/>
    <w:rsid w:val="006D642D"/>
    <w:rsid w:val="00713E55"/>
    <w:rsid w:val="00730463"/>
    <w:rsid w:val="0074438D"/>
    <w:rsid w:val="00744BFD"/>
    <w:rsid w:val="00753993"/>
    <w:rsid w:val="00757169"/>
    <w:rsid w:val="00765E14"/>
    <w:rsid w:val="007748B2"/>
    <w:rsid w:val="00776259"/>
    <w:rsid w:val="00783E0C"/>
    <w:rsid w:val="00785DF4"/>
    <w:rsid w:val="00793CA5"/>
    <w:rsid w:val="007A52B7"/>
    <w:rsid w:val="007B03CF"/>
    <w:rsid w:val="007B207E"/>
    <w:rsid w:val="007D1F40"/>
    <w:rsid w:val="007E01BD"/>
    <w:rsid w:val="008016C9"/>
    <w:rsid w:val="00816B65"/>
    <w:rsid w:val="008273F6"/>
    <w:rsid w:val="008452D2"/>
    <w:rsid w:val="00864692"/>
    <w:rsid w:val="00882790"/>
    <w:rsid w:val="00883018"/>
    <w:rsid w:val="008B1A9D"/>
    <w:rsid w:val="008B1CFE"/>
    <w:rsid w:val="008B45CF"/>
    <w:rsid w:val="008B7547"/>
    <w:rsid w:val="008C04AB"/>
    <w:rsid w:val="008D52F3"/>
    <w:rsid w:val="008E35FB"/>
    <w:rsid w:val="008F4E61"/>
    <w:rsid w:val="00904D34"/>
    <w:rsid w:val="00916908"/>
    <w:rsid w:val="0093793F"/>
    <w:rsid w:val="00964399"/>
    <w:rsid w:val="00967C7F"/>
    <w:rsid w:val="009721C8"/>
    <w:rsid w:val="00985142"/>
    <w:rsid w:val="009A3B71"/>
    <w:rsid w:val="009D35E0"/>
    <w:rsid w:val="009E2C2B"/>
    <w:rsid w:val="00A030E2"/>
    <w:rsid w:val="00A12857"/>
    <w:rsid w:val="00A137B0"/>
    <w:rsid w:val="00A335E9"/>
    <w:rsid w:val="00A42F53"/>
    <w:rsid w:val="00A5583F"/>
    <w:rsid w:val="00A72269"/>
    <w:rsid w:val="00A7279D"/>
    <w:rsid w:val="00A76F9E"/>
    <w:rsid w:val="00A91D26"/>
    <w:rsid w:val="00AA6823"/>
    <w:rsid w:val="00AC694C"/>
    <w:rsid w:val="00AF1577"/>
    <w:rsid w:val="00AF377B"/>
    <w:rsid w:val="00AF72C4"/>
    <w:rsid w:val="00B03D9C"/>
    <w:rsid w:val="00B11E90"/>
    <w:rsid w:val="00B229E4"/>
    <w:rsid w:val="00B25A53"/>
    <w:rsid w:val="00B42310"/>
    <w:rsid w:val="00B45855"/>
    <w:rsid w:val="00B5624C"/>
    <w:rsid w:val="00B84BC0"/>
    <w:rsid w:val="00BC0000"/>
    <w:rsid w:val="00C063A8"/>
    <w:rsid w:val="00C077F2"/>
    <w:rsid w:val="00C23E4F"/>
    <w:rsid w:val="00C32EF6"/>
    <w:rsid w:val="00C3723A"/>
    <w:rsid w:val="00C41832"/>
    <w:rsid w:val="00C5163F"/>
    <w:rsid w:val="00C7159A"/>
    <w:rsid w:val="00C967D9"/>
    <w:rsid w:val="00CB4FE3"/>
    <w:rsid w:val="00CF7B0E"/>
    <w:rsid w:val="00D26281"/>
    <w:rsid w:val="00D335FB"/>
    <w:rsid w:val="00D4032F"/>
    <w:rsid w:val="00D52D07"/>
    <w:rsid w:val="00D72E2C"/>
    <w:rsid w:val="00D9504D"/>
    <w:rsid w:val="00DD5FE0"/>
    <w:rsid w:val="00E2746B"/>
    <w:rsid w:val="00E442C6"/>
    <w:rsid w:val="00E54E98"/>
    <w:rsid w:val="00E64387"/>
    <w:rsid w:val="00E94A2A"/>
    <w:rsid w:val="00EB7D40"/>
    <w:rsid w:val="00EC78EC"/>
    <w:rsid w:val="00EE38B4"/>
    <w:rsid w:val="00EE70A1"/>
    <w:rsid w:val="00F05ABB"/>
    <w:rsid w:val="00F261F7"/>
    <w:rsid w:val="00F30C4A"/>
    <w:rsid w:val="00F65923"/>
    <w:rsid w:val="00F7717E"/>
    <w:rsid w:val="00F77C2E"/>
    <w:rsid w:val="00F86F72"/>
    <w:rsid w:val="00FA510D"/>
    <w:rsid w:val="00FD2395"/>
    <w:rsid w:val="00FE31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406C"/>
  <w15:docId w15:val="{DF43D3E3-3EF9-9046-A4A7-1788F0B6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9E4"/>
    <w:pPr>
      <w:spacing w:after="160" w:line="259"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B229E4"/>
    <w:rPr>
      <w:sz w:val="16"/>
      <w:szCs w:val="16"/>
    </w:rPr>
  </w:style>
  <w:style w:type="paragraph" w:styleId="Textodecomentrio">
    <w:name w:val="annotation text"/>
    <w:basedOn w:val="Normal"/>
    <w:link w:val="TextodecomentrioChar"/>
    <w:uiPriority w:val="99"/>
    <w:unhideWhenUsed/>
    <w:rsid w:val="00B229E4"/>
    <w:pPr>
      <w:spacing w:line="240" w:lineRule="auto"/>
    </w:pPr>
    <w:rPr>
      <w:sz w:val="20"/>
      <w:szCs w:val="20"/>
    </w:rPr>
  </w:style>
  <w:style w:type="character" w:customStyle="1" w:styleId="TextodecomentrioChar">
    <w:name w:val="Texto de comentário Char"/>
    <w:basedOn w:val="Fontepargpadro"/>
    <w:link w:val="Textodecomentrio"/>
    <w:uiPriority w:val="99"/>
    <w:rsid w:val="00B229E4"/>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B229E4"/>
    <w:rPr>
      <w:b/>
      <w:bCs/>
    </w:rPr>
  </w:style>
  <w:style w:type="character" w:customStyle="1" w:styleId="AssuntodocomentrioChar">
    <w:name w:val="Assunto do comentário Char"/>
    <w:basedOn w:val="TextodecomentrioChar"/>
    <w:link w:val="Assuntodocomentrio"/>
    <w:uiPriority w:val="99"/>
    <w:semiHidden/>
    <w:rsid w:val="00B229E4"/>
    <w:rPr>
      <w:b/>
      <w:bCs/>
      <w:sz w:val="20"/>
      <w:szCs w:val="20"/>
      <w:lang w:val="pt-BR"/>
    </w:rPr>
  </w:style>
  <w:style w:type="paragraph" w:styleId="Textodebalo">
    <w:name w:val="Balloon Text"/>
    <w:basedOn w:val="Normal"/>
    <w:link w:val="TextodebaloChar"/>
    <w:uiPriority w:val="99"/>
    <w:semiHidden/>
    <w:unhideWhenUsed/>
    <w:rsid w:val="00B229E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229E4"/>
    <w:rPr>
      <w:rFonts w:ascii="Segoe UI" w:hAnsi="Segoe UI" w:cs="Segoe UI"/>
      <w:sz w:val="18"/>
      <w:szCs w:val="18"/>
      <w:lang w:val="pt-BR"/>
    </w:rPr>
  </w:style>
  <w:style w:type="paragraph" w:customStyle="1" w:styleId="Default">
    <w:name w:val="Default"/>
    <w:rsid w:val="00B229E4"/>
    <w:pPr>
      <w:autoSpaceDE w:val="0"/>
      <w:autoSpaceDN w:val="0"/>
      <w:adjustRightInd w:val="0"/>
    </w:pPr>
    <w:rPr>
      <w:rFonts w:ascii="Calibri" w:eastAsia="Calibri" w:hAnsi="Calibri" w:cs="Calibri"/>
      <w:color w:val="000000"/>
    </w:rPr>
  </w:style>
  <w:style w:type="paragraph" w:styleId="SemEspaamento">
    <w:name w:val="No Spacing"/>
    <w:uiPriority w:val="1"/>
    <w:qFormat/>
    <w:rsid w:val="00B229E4"/>
    <w:rPr>
      <w:rFonts w:ascii="Calibri" w:eastAsia="Calibri" w:hAnsi="Calibri" w:cs="Arial"/>
      <w:sz w:val="20"/>
      <w:szCs w:val="20"/>
      <w:lang w:val="es-ES" w:eastAsia="es-ES"/>
    </w:rPr>
  </w:style>
  <w:style w:type="paragraph" w:styleId="Textodenotaderodap">
    <w:name w:val="footnote text"/>
    <w:basedOn w:val="Normal"/>
    <w:link w:val="TextodenotaderodapChar"/>
    <w:uiPriority w:val="99"/>
    <w:semiHidden/>
    <w:unhideWhenUsed/>
    <w:rsid w:val="00B229E4"/>
    <w:pPr>
      <w:spacing w:after="0" w:line="240" w:lineRule="auto"/>
      <w:ind w:firstLine="709"/>
    </w:pPr>
    <w:rPr>
      <w:rFonts w:ascii="Calibri" w:eastAsia="Calibri" w:hAnsi="Calibri" w:cs="Arial"/>
      <w:sz w:val="20"/>
      <w:szCs w:val="20"/>
      <w:lang w:eastAsia="es-ES"/>
    </w:rPr>
  </w:style>
  <w:style w:type="character" w:customStyle="1" w:styleId="TextodenotaderodapChar">
    <w:name w:val="Texto de nota de rodapé Char"/>
    <w:basedOn w:val="Fontepargpadro"/>
    <w:link w:val="Textodenotaderodap"/>
    <w:uiPriority w:val="99"/>
    <w:semiHidden/>
    <w:rsid w:val="00B229E4"/>
    <w:rPr>
      <w:rFonts w:ascii="Calibri" w:eastAsia="Calibri" w:hAnsi="Calibri" w:cs="Arial"/>
      <w:sz w:val="20"/>
      <w:szCs w:val="20"/>
      <w:lang w:val="pt-BR" w:eastAsia="es-ES"/>
    </w:rPr>
  </w:style>
  <w:style w:type="character" w:styleId="Refdenotaderodap">
    <w:name w:val="footnote reference"/>
    <w:uiPriority w:val="99"/>
    <w:semiHidden/>
    <w:unhideWhenUsed/>
    <w:rsid w:val="00B229E4"/>
    <w:rPr>
      <w:vertAlign w:val="superscript"/>
    </w:rPr>
  </w:style>
  <w:style w:type="paragraph" w:styleId="Cabealho">
    <w:name w:val="header"/>
    <w:basedOn w:val="Normal"/>
    <w:link w:val="CabealhoChar"/>
    <w:uiPriority w:val="99"/>
    <w:unhideWhenUsed/>
    <w:rsid w:val="00B229E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229E4"/>
    <w:rPr>
      <w:sz w:val="22"/>
      <w:szCs w:val="22"/>
      <w:lang w:val="pt-BR"/>
    </w:rPr>
  </w:style>
  <w:style w:type="paragraph" w:styleId="Rodap">
    <w:name w:val="footer"/>
    <w:basedOn w:val="Normal"/>
    <w:link w:val="RodapChar"/>
    <w:uiPriority w:val="99"/>
    <w:unhideWhenUsed/>
    <w:rsid w:val="00B229E4"/>
    <w:pPr>
      <w:tabs>
        <w:tab w:val="center" w:pos="4252"/>
        <w:tab w:val="right" w:pos="8504"/>
      </w:tabs>
      <w:spacing w:after="0" w:line="240" w:lineRule="auto"/>
    </w:pPr>
  </w:style>
  <w:style w:type="character" w:customStyle="1" w:styleId="RodapChar">
    <w:name w:val="Rodapé Char"/>
    <w:basedOn w:val="Fontepargpadro"/>
    <w:link w:val="Rodap"/>
    <w:uiPriority w:val="99"/>
    <w:rsid w:val="00B229E4"/>
    <w:rPr>
      <w:sz w:val="22"/>
      <w:szCs w:val="22"/>
      <w:lang w:val="pt-BR"/>
    </w:rPr>
  </w:style>
  <w:style w:type="character" w:styleId="Nmerodelinha">
    <w:name w:val="line number"/>
    <w:basedOn w:val="Fontepargpadro"/>
    <w:uiPriority w:val="99"/>
    <w:semiHidden/>
    <w:unhideWhenUsed/>
    <w:rsid w:val="00B229E4"/>
  </w:style>
  <w:style w:type="table" w:customStyle="1" w:styleId="TabeladeGradeClara1">
    <w:name w:val="Tabela de Grade Clara1"/>
    <w:basedOn w:val="Tabelanormal"/>
    <w:uiPriority w:val="40"/>
    <w:rsid w:val="00B229E4"/>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Fontepargpadro"/>
    <w:uiPriority w:val="99"/>
    <w:unhideWhenUsed/>
    <w:rsid w:val="00B229E4"/>
    <w:rPr>
      <w:color w:val="0563C1" w:themeColor="hyperlink"/>
      <w:u w:val="single"/>
    </w:rPr>
  </w:style>
  <w:style w:type="character" w:customStyle="1" w:styleId="MenoPendente1">
    <w:name w:val="Menção Pendente1"/>
    <w:basedOn w:val="Fontepargpadro"/>
    <w:uiPriority w:val="99"/>
    <w:semiHidden/>
    <w:unhideWhenUsed/>
    <w:rsid w:val="00B229E4"/>
    <w:rPr>
      <w:color w:val="605E5C"/>
      <w:shd w:val="clear" w:color="auto" w:fill="E1DFDD"/>
    </w:rPr>
  </w:style>
  <w:style w:type="paragraph" w:styleId="Reviso">
    <w:name w:val="Revision"/>
    <w:hidden/>
    <w:uiPriority w:val="99"/>
    <w:semiHidden/>
    <w:rsid w:val="008273F6"/>
    <w:rPr>
      <w:sz w:val="22"/>
      <w:szCs w:val="22"/>
    </w:rPr>
  </w:style>
  <w:style w:type="table" w:styleId="Tabelacomgrade">
    <w:name w:val="Table Grid"/>
    <w:basedOn w:val="Tabelanormal"/>
    <w:uiPriority w:val="59"/>
    <w:rsid w:val="00F7717E"/>
    <w:rPr>
      <w:lang w:val="pt-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509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1E043-5185-EB45-B803-0431325EB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24</Pages>
  <Words>30505</Words>
  <Characters>164729</Characters>
  <Application>Microsoft Office Word</Application>
  <DocSecurity>0</DocSecurity>
  <Lines>1372</Lines>
  <Paragraphs>389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Nakamura</dc:creator>
  <cp:lastModifiedBy>Gabriel Nakamura</cp:lastModifiedBy>
  <cp:revision>139</cp:revision>
  <dcterms:created xsi:type="dcterms:W3CDTF">2020-06-24T23:34:00Z</dcterms:created>
  <dcterms:modified xsi:type="dcterms:W3CDTF">2020-06-28T20:58:00Z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http://www.zotero.org/styles/biological-journal-of-the-linnean-society</vt:lpwstr>
  </property>
  <property fmtid="{D5CDD505-2E9C-101B-9397-08002B2CF9AE}" pid="3" name="Mendeley Recent Style Name 0_1">
    <vt:lpwstr>Biological Journal of the Linnean Society</vt:lpwstr>
  </property>
  <property fmtid="{D5CDD505-2E9C-101B-9397-08002B2CF9AE}" pid="4" name="Mendeley Recent Style Id 1_1">
    <vt:lpwstr>http://www.zotero.org/styles/ecography</vt:lpwstr>
  </property>
  <property fmtid="{D5CDD505-2E9C-101B-9397-08002B2CF9AE}" pid="5" name="Mendeley Recent Style Name 1_1">
    <vt:lpwstr>Ecography</vt:lpwstr>
  </property>
  <property fmtid="{D5CDD505-2E9C-101B-9397-08002B2CF9AE}" pid="6" name="Mendeley Recent Style Id 2_1">
    <vt:lpwstr>http://www.zotero.org/styles/ecological-indicators</vt:lpwstr>
  </property>
  <property fmtid="{D5CDD505-2E9C-101B-9397-08002B2CF9AE}" pid="7" name="Mendeley Recent Style Name 2_1">
    <vt:lpwstr>Ecological Indicators</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http://www.zotero.org/styles/journal-of-biogeography</vt:lpwstr>
  </property>
  <property fmtid="{D5CDD505-2E9C-101B-9397-08002B2CF9AE}" pid="11" name="Mendeley Recent Style Name 4_1">
    <vt:lpwstr>Journal of Biogeography</vt:lpwstr>
  </property>
  <property fmtid="{D5CDD505-2E9C-101B-9397-08002B2CF9AE}" pid="12" name="Mendeley Recent Style Id 5_1">
    <vt:lpwstr>https://csl.mendeley.com/styles/78754841/neotropical-ichthyology</vt:lpwstr>
  </property>
  <property fmtid="{D5CDD505-2E9C-101B-9397-08002B2CF9AE}" pid="13" name="Mendeley Recent Style Name 5_1">
    <vt:lpwstr>Neotropical Ichthyology - Oscar Pelaez</vt:lpwstr>
  </property>
  <property fmtid="{D5CDD505-2E9C-101B-9397-08002B2CF9AE}" pid="14" name="Mendeley Recent Style Id 6_1">
    <vt:lpwstr>http://www.zotero.org/styles/oecologia</vt:lpwstr>
  </property>
  <property fmtid="{D5CDD505-2E9C-101B-9397-08002B2CF9AE}" pid="15" name="Mendeley Recent Style Name 6_1">
    <vt:lpwstr>Oecologia</vt:lpwstr>
  </property>
  <property fmtid="{D5CDD505-2E9C-101B-9397-08002B2CF9AE}" pid="16" name="Mendeley Recent Style Id 7_1">
    <vt:lpwstr>http://www.zotero.org/styles/oecologia-australis</vt:lpwstr>
  </property>
  <property fmtid="{D5CDD505-2E9C-101B-9397-08002B2CF9AE}" pid="17" name="Mendeley Recent Style Name 7_1">
    <vt:lpwstr>Oecologia Australis</vt:lpwstr>
  </property>
  <property fmtid="{D5CDD505-2E9C-101B-9397-08002B2CF9AE}" pid="18" name="Mendeley Recent Style Id 8_1">
    <vt:lpwstr>http://www.zotero.org/styles/oikos</vt:lpwstr>
  </property>
  <property fmtid="{D5CDD505-2E9C-101B-9397-08002B2CF9AE}" pid="19" name="Mendeley Recent Style Name 8_1">
    <vt:lpwstr>Oikos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http://www.zotero.org/styles/biological-journal-of-the-linnean-society</vt:lpwstr>
  </property>
  <property fmtid="{D5CDD505-2E9C-101B-9397-08002B2CF9AE}" pid="24" name="Mendeley Unique User Id_1">
    <vt:lpwstr>5dcd8991-9fd4-323d-aec5-c93fff0cdbf2</vt:lpwstr>
  </property>
</Properties>
</file>